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989334" w14:textId="77777777" w:rsidR="00983680" w:rsidRPr="00983680" w:rsidRDefault="00983680" w:rsidP="00983680">
      <w:pPr>
        <w:autoSpaceDE w:val="0"/>
        <w:autoSpaceDN w:val="0"/>
        <w:adjustRightInd w:val="0"/>
        <w:spacing w:after="0" w:line="360" w:lineRule="auto"/>
        <w:jc w:val="center"/>
        <w:rPr>
          <w:rFonts w:ascii="Arial" w:hAnsi="Arial" w:cs="Arial"/>
          <w:b/>
          <w:bCs/>
          <w:sz w:val="28"/>
          <w:szCs w:val="28"/>
        </w:rPr>
      </w:pPr>
      <w:r w:rsidRPr="00983680">
        <w:rPr>
          <w:rFonts w:ascii="Arial" w:hAnsi="Arial" w:cs="Arial"/>
          <w:b/>
          <w:bCs/>
          <w:sz w:val="28"/>
          <w:szCs w:val="28"/>
        </w:rPr>
        <w:t>Univerzita Hradec Králové</w:t>
      </w:r>
    </w:p>
    <w:p w14:paraId="1F540464" w14:textId="77777777" w:rsidR="00F203C1" w:rsidRPr="00983680" w:rsidRDefault="00983680" w:rsidP="00983680">
      <w:pPr>
        <w:spacing w:line="360" w:lineRule="auto"/>
        <w:jc w:val="center"/>
        <w:rPr>
          <w:rFonts w:ascii="Arial" w:hAnsi="Arial" w:cs="Arial"/>
          <w:b/>
          <w:bCs/>
          <w:sz w:val="28"/>
          <w:szCs w:val="28"/>
        </w:rPr>
      </w:pPr>
      <w:r w:rsidRPr="00983680">
        <w:rPr>
          <w:rFonts w:ascii="Arial" w:hAnsi="Arial" w:cs="Arial"/>
          <w:b/>
          <w:bCs/>
          <w:sz w:val="28"/>
          <w:szCs w:val="28"/>
        </w:rPr>
        <w:t>Fakulta informatiky a managementu</w:t>
      </w:r>
    </w:p>
    <w:p w14:paraId="75392347" w14:textId="77777777" w:rsidR="00983680" w:rsidRDefault="00983680" w:rsidP="00983680">
      <w:pPr>
        <w:jc w:val="center"/>
        <w:rPr>
          <w:rFonts w:ascii="ComeniaSans-Bold" w:hAnsi="ComeniaSans-Bold" w:cs="ComeniaSans-Bold"/>
          <w:b/>
          <w:bCs/>
          <w:sz w:val="28"/>
          <w:szCs w:val="28"/>
        </w:rPr>
      </w:pPr>
    </w:p>
    <w:p w14:paraId="2C0B486A" w14:textId="77777777" w:rsidR="00983680" w:rsidRDefault="00983680" w:rsidP="00983680">
      <w:pPr>
        <w:jc w:val="center"/>
        <w:rPr>
          <w:rFonts w:ascii="ComeniaSans-Bold" w:hAnsi="ComeniaSans-Bold" w:cs="ComeniaSans-Bold"/>
          <w:b/>
          <w:bCs/>
          <w:sz w:val="28"/>
          <w:szCs w:val="28"/>
        </w:rPr>
      </w:pPr>
    </w:p>
    <w:p w14:paraId="47E5DA75" w14:textId="77777777" w:rsidR="00983680" w:rsidRDefault="00983680" w:rsidP="00983680">
      <w:pPr>
        <w:jc w:val="center"/>
        <w:rPr>
          <w:rFonts w:ascii="ComeniaSans-Bold" w:hAnsi="ComeniaSans-Bold" w:cs="ComeniaSans-Bold"/>
          <w:b/>
          <w:bCs/>
          <w:sz w:val="28"/>
          <w:szCs w:val="28"/>
        </w:rPr>
      </w:pPr>
    </w:p>
    <w:p w14:paraId="57FA8D13" w14:textId="77777777" w:rsidR="00983680" w:rsidRDefault="00983680" w:rsidP="00983680">
      <w:pPr>
        <w:jc w:val="center"/>
        <w:rPr>
          <w:rFonts w:ascii="ComeniaSans-Bold" w:hAnsi="ComeniaSans-Bold" w:cs="ComeniaSans-Bold"/>
          <w:b/>
          <w:bCs/>
          <w:sz w:val="28"/>
          <w:szCs w:val="28"/>
        </w:rPr>
      </w:pPr>
    </w:p>
    <w:p w14:paraId="4202F22F" w14:textId="77777777" w:rsidR="00983680" w:rsidRDefault="00983680" w:rsidP="00983680">
      <w:pPr>
        <w:jc w:val="center"/>
        <w:rPr>
          <w:rFonts w:ascii="ComeniaSans-Bold" w:hAnsi="ComeniaSans-Bold" w:cs="ComeniaSans-Bold"/>
          <w:b/>
          <w:bCs/>
          <w:sz w:val="28"/>
          <w:szCs w:val="28"/>
        </w:rPr>
      </w:pPr>
    </w:p>
    <w:p w14:paraId="0611DE94" w14:textId="77777777" w:rsidR="00983680" w:rsidRDefault="00983680" w:rsidP="00983680">
      <w:pPr>
        <w:jc w:val="center"/>
        <w:rPr>
          <w:rFonts w:ascii="ComeniaSans-Bold" w:hAnsi="ComeniaSans-Bold" w:cs="ComeniaSans-Bold"/>
          <w:b/>
          <w:bCs/>
          <w:sz w:val="28"/>
          <w:szCs w:val="28"/>
        </w:rPr>
      </w:pPr>
    </w:p>
    <w:p w14:paraId="76947DA6" w14:textId="77777777" w:rsidR="00983680" w:rsidRDefault="00983680" w:rsidP="00983680">
      <w:pPr>
        <w:jc w:val="center"/>
        <w:rPr>
          <w:rFonts w:ascii="ComeniaSans-Bold" w:hAnsi="ComeniaSans-Bold" w:cs="ComeniaSans-Bold"/>
          <w:b/>
          <w:bCs/>
          <w:sz w:val="28"/>
          <w:szCs w:val="28"/>
        </w:rPr>
      </w:pPr>
    </w:p>
    <w:p w14:paraId="39A537C0" w14:textId="77777777" w:rsidR="00983680" w:rsidRDefault="00983680" w:rsidP="00983680">
      <w:pPr>
        <w:jc w:val="center"/>
        <w:rPr>
          <w:rFonts w:ascii="ComeniaSans-Bold" w:hAnsi="ComeniaSans-Bold" w:cs="ComeniaSans-Bold"/>
          <w:b/>
          <w:bCs/>
          <w:sz w:val="28"/>
          <w:szCs w:val="28"/>
        </w:rPr>
      </w:pPr>
    </w:p>
    <w:p w14:paraId="125890B4" w14:textId="77777777" w:rsidR="00983680" w:rsidRDefault="00983680" w:rsidP="00983680">
      <w:pPr>
        <w:pStyle w:val="Titulnnadpis"/>
      </w:pPr>
      <w:r>
        <w:t>BAKALÁŘSKÁ PRÁCE</w:t>
      </w:r>
    </w:p>
    <w:p w14:paraId="6AB3F599" w14:textId="77777777" w:rsidR="00983680" w:rsidRDefault="00983680" w:rsidP="00983680">
      <w:pPr>
        <w:jc w:val="center"/>
        <w:rPr>
          <w:rFonts w:ascii="ComeniaSans-Bold" w:hAnsi="ComeniaSans-Bold" w:cs="ComeniaSans-Bold"/>
          <w:b/>
          <w:bCs/>
          <w:sz w:val="38"/>
          <w:szCs w:val="38"/>
        </w:rPr>
      </w:pPr>
    </w:p>
    <w:p w14:paraId="14E1CEDE" w14:textId="77777777" w:rsidR="00983680" w:rsidRDefault="00983680" w:rsidP="00983680">
      <w:pPr>
        <w:jc w:val="center"/>
        <w:rPr>
          <w:rFonts w:ascii="ComeniaSans-Bold" w:hAnsi="ComeniaSans-Bold" w:cs="ComeniaSans-Bold"/>
          <w:b/>
          <w:bCs/>
          <w:sz w:val="38"/>
          <w:szCs w:val="38"/>
        </w:rPr>
      </w:pPr>
    </w:p>
    <w:p w14:paraId="35C9DDC9" w14:textId="77777777" w:rsidR="00983680" w:rsidRDefault="00983680" w:rsidP="00983680">
      <w:pPr>
        <w:jc w:val="center"/>
        <w:rPr>
          <w:rFonts w:ascii="ComeniaSans-Bold" w:hAnsi="ComeniaSans-Bold" w:cs="ComeniaSans-Bold"/>
          <w:b/>
          <w:bCs/>
          <w:sz w:val="38"/>
          <w:szCs w:val="38"/>
        </w:rPr>
      </w:pPr>
    </w:p>
    <w:p w14:paraId="1C4E3845" w14:textId="77777777" w:rsidR="00983680" w:rsidRDefault="00983680" w:rsidP="00983680">
      <w:pPr>
        <w:jc w:val="center"/>
        <w:rPr>
          <w:rFonts w:ascii="ComeniaSans-Bold" w:hAnsi="ComeniaSans-Bold" w:cs="ComeniaSans-Bold"/>
          <w:b/>
          <w:bCs/>
          <w:sz w:val="38"/>
          <w:szCs w:val="38"/>
        </w:rPr>
      </w:pPr>
    </w:p>
    <w:p w14:paraId="7FD17725" w14:textId="77777777" w:rsidR="00983680" w:rsidRDefault="00983680" w:rsidP="00983680">
      <w:pPr>
        <w:jc w:val="center"/>
        <w:rPr>
          <w:rFonts w:ascii="ComeniaSans-Bold" w:hAnsi="ComeniaSans-Bold" w:cs="ComeniaSans-Bold"/>
          <w:b/>
          <w:bCs/>
          <w:sz w:val="38"/>
          <w:szCs w:val="38"/>
        </w:rPr>
      </w:pPr>
    </w:p>
    <w:p w14:paraId="21D4BC9B" w14:textId="77777777" w:rsidR="00983680" w:rsidRDefault="00983680" w:rsidP="00983680">
      <w:pPr>
        <w:jc w:val="center"/>
        <w:rPr>
          <w:rFonts w:ascii="ComeniaSans-Bold" w:hAnsi="ComeniaSans-Bold" w:cs="ComeniaSans-Bold"/>
          <w:b/>
          <w:bCs/>
          <w:sz w:val="38"/>
          <w:szCs w:val="38"/>
        </w:rPr>
      </w:pPr>
    </w:p>
    <w:p w14:paraId="79544B04" w14:textId="77777777" w:rsidR="00983680" w:rsidRDefault="00983680" w:rsidP="00983680">
      <w:pPr>
        <w:jc w:val="center"/>
        <w:rPr>
          <w:rFonts w:ascii="ComeniaSans-Bold" w:hAnsi="ComeniaSans-Bold" w:cs="ComeniaSans-Bold"/>
          <w:b/>
          <w:bCs/>
          <w:sz w:val="38"/>
          <w:szCs w:val="38"/>
        </w:rPr>
      </w:pPr>
    </w:p>
    <w:p w14:paraId="31CEC7F3" w14:textId="77777777" w:rsidR="00983680" w:rsidRDefault="00983680" w:rsidP="00983680">
      <w:pPr>
        <w:jc w:val="center"/>
        <w:rPr>
          <w:rFonts w:ascii="ComeniaSans-Bold" w:hAnsi="ComeniaSans-Bold" w:cs="ComeniaSans-Bold"/>
          <w:b/>
          <w:bCs/>
          <w:sz w:val="38"/>
          <w:szCs w:val="38"/>
        </w:rPr>
      </w:pPr>
    </w:p>
    <w:p w14:paraId="64D9738A" w14:textId="77777777" w:rsidR="00983680" w:rsidRDefault="00983680" w:rsidP="00983680">
      <w:pPr>
        <w:jc w:val="center"/>
        <w:rPr>
          <w:rFonts w:ascii="ComeniaSans-Bold" w:hAnsi="ComeniaSans-Bold" w:cs="ComeniaSans-Bold"/>
          <w:b/>
          <w:bCs/>
          <w:sz w:val="38"/>
          <w:szCs w:val="38"/>
        </w:rPr>
      </w:pPr>
    </w:p>
    <w:p w14:paraId="0532732B" w14:textId="77777777" w:rsidR="00983680" w:rsidRDefault="00983680" w:rsidP="00983680">
      <w:pPr>
        <w:jc w:val="center"/>
        <w:rPr>
          <w:rFonts w:ascii="ComeniaSans-Bold" w:hAnsi="ComeniaSans-Bold" w:cs="ComeniaSans-Bold"/>
          <w:b/>
          <w:bCs/>
          <w:sz w:val="38"/>
          <w:szCs w:val="38"/>
        </w:rPr>
      </w:pPr>
    </w:p>
    <w:p w14:paraId="7B78D9A9" w14:textId="77777777" w:rsidR="00983680" w:rsidRDefault="00983680" w:rsidP="00983680">
      <w:pPr>
        <w:jc w:val="center"/>
        <w:rPr>
          <w:rFonts w:ascii="ComeniaSans-Bold" w:hAnsi="ComeniaSans-Bold" w:cs="ComeniaSans-Bold"/>
          <w:b/>
          <w:bCs/>
          <w:sz w:val="38"/>
          <w:szCs w:val="38"/>
        </w:rPr>
      </w:pPr>
    </w:p>
    <w:p w14:paraId="66432C91" w14:textId="77777777" w:rsidR="00983680" w:rsidRPr="00983680" w:rsidRDefault="00983680" w:rsidP="00983680">
      <w:pPr>
        <w:rPr>
          <w:rFonts w:ascii="Arial" w:hAnsi="Arial" w:cs="Arial"/>
          <w:b/>
          <w:bCs/>
          <w:sz w:val="24"/>
          <w:szCs w:val="24"/>
        </w:rPr>
      </w:pPr>
      <w:r w:rsidRPr="00983680">
        <w:rPr>
          <w:rFonts w:ascii="Arial" w:hAnsi="Arial" w:cs="Arial"/>
          <w:b/>
          <w:bCs/>
          <w:sz w:val="24"/>
          <w:szCs w:val="24"/>
        </w:rPr>
        <w:t>2017</w:t>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t xml:space="preserve">           Adam Ouhrabka</w:t>
      </w:r>
    </w:p>
    <w:p w14:paraId="3A11A066" w14:textId="77777777" w:rsidR="00983680" w:rsidRDefault="00983680" w:rsidP="00983680">
      <w:pPr>
        <w:rPr>
          <w:rFonts w:ascii="ComeniaSans-Bold" w:hAnsi="ComeniaSans-Bold" w:cs="ComeniaSans-Bold"/>
          <w:b/>
          <w:bCs/>
          <w:sz w:val="24"/>
          <w:szCs w:val="24"/>
        </w:rPr>
      </w:pPr>
    </w:p>
    <w:p w14:paraId="51434E35" w14:textId="77777777" w:rsidR="00983680" w:rsidRDefault="00983680" w:rsidP="00983680">
      <w:pPr>
        <w:rPr>
          <w:rFonts w:ascii="ComeniaSans-Bold" w:hAnsi="ComeniaSans-Bold" w:cs="ComeniaSans-Bold"/>
          <w:b/>
          <w:bCs/>
          <w:sz w:val="24"/>
          <w:szCs w:val="24"/>
        </w:rPr>
      </w:pPr>
    </w:p>
    <w:p w14:paraId="1E1C2956"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Univerzita Hradec Králové</w:t>
      </w:r>
    </w:p>
    <w:p w14:paraId="396A992A"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Fakulta informatiky a managementu</w:t>
      </w:r>
    </w:p>
    <w:p w14:paraId="4982C0B1" w14:textId="77777777" w:rsidR="00983680" w:rsidRDefault="00983680" w:rsidP="00983680">
      <w:pPr>
        <w:spacing w:line="360" w:lineRule="auto"/>
        <w:jc w:val="center"/>
        <w:rPr>
          <w:rFonts w:ascii="Arial" w:hAnsi="Arial" w:cs="Arial"/>
          <w:b/>
          <w:bCs/>
          <w:sz w:val="24"/>
          <w:szCs w:val="28"/>
        </w:rPr>
      </w:pPr>
      <w:r>
        <w:rPr>
          <w:rFonts w:ascii="Arial" w:hAnsi="Arial" w:cs="Arial"/>
          <w:b/>
          <w:bCs/>
          <w:sz w:val="24"/>
          <w:szCs w:val="28"/>
        </w:rPr>
        <w:t>Katedra Informatiky</w:t>
      </w:r>
    </w:p>
    <w:p w14:paraId="38271760" w14:textId="77777777" w:rsidR="00983680" w:rsidRDefault="00983680" w:rsidP="00983680">
      <w:pPr>
        <w:spacing w:line="360" w:lineRule="auto"/>
        <w:jc w:val="center"/>
        <w:rPr>
          <w:rFonts w:ascii="Arial" w:hAnsi="Arial" w:cs="Arial"/>
          <w:b/>
          <w:bCs/>
          <w:sz w:val="24"/>
          <w:szCs w:val="28"/>
        </w:rPr>
      </w:pPr>
    </w:p>
    <w:p w14:paraId="4EB885E1" w14:textId="77777777" w:rsidR="00983680" w:rsidRDefault="00983680" w:rsidP="00983680">
      <w:pPr>
        <w:spacing w:line="360" w:lineRule="auto"/>
        <w:jc w:val="center"/>
        <w:rPr>
          <w:rFonts w:ascii="Arial" w:hAnsi="Arial" w:cs="Arial"/>
          <w:b/>
          <w:bCs/>
          <w:sz w:val="24"/>
          <w:szCs w:val="28"/>
        </w:rPr>
      </w:pPr>
    </w:p>
    <w:p w14:paraId="17F4F7EF" w14:textId="77777777" w:rsidR="00983680" w:rsidRDefault="00983680" w:rsidP="00983680">
      <w:pPr>
        <w:spacing w:line="360" w:lineRule="auto"/>
        <w:jc w:val="center"/>
        <w:rPr>
          <w:rFonts w:ascii="Arial" w:hAnsi="Arial" w:cs="Arial"/>
          <w:b/>
          <w:bCs/>
          <w:sz w:val="24"/>
          <w:szCs w:val="28"/>
        </w:rPr>
      </w:pPr>
    </w:p>
    <w:p w14:paraId="2BD85495" w14:textId="77777777" w:rsidR="00983680" w:rsidRPr="00983680" w:rsidRDefault="00983680" w:rsidP="00983680">
      <w:pPr>
        <w:spacing w:line="360" w:lineRule="auto"/>
        <w:jc w:val="center"/>
        <w:rPr>
          <w:rFonts w:ascii="Arial" w:hAnsi="Arial" w:cs="Arial"/>
          <w:b/>
          <w:bCs/>
          <w:sz w:val="32"/>
          <w:szCs w:val="28"/>
        </w:rPr>
      </w:pPr>
    </w:p>
    <w:p w14:paraId="253199EB" w14:textId="77777777" w:rsidR="00983680" w:rsidRPr="00983680" w:rsidRDefault="0060124E" w:rsidP="00983680">
      <w:pPr>
        <w:spacing w:line="360" w:lineRule="auto"/>
        <w:jc w:val="center"/>
        <w:rPr>
          <w:rFonts w:ascii="Arial" w:hAnsi="Arial" w:cs="Arial"/>
          <w:bCs/>
          <w:sz w:val="32"/>
          <w:szCs w:val="28"/>
          <w:lang w:bidi="he-IL"/>
        </w:rPr>
      </w:pPr>
      <w:r>
        <w:rPr>
          <w:rFonts w:ascii="Arial" w:hAnsi="Arial" w:cs="Arial"/>
          <w:bCs/>
          <w:sz w:val="32"/>
          <w:szCs w:val="28"/>
        </w:rPr>
        <w:t>Strojov</w:t>
      </w:r>
      <w:r>
        <w:rPr>
          <w:rFonts w:ascii="Arial" w:hAnsi="Arial" w:cs="Arial"/>
          <w:bCs/>
          <w:sz w:val="32"/>
          <w:szCs w:val="28"/>
          <w:lang w:bidi="he-IL"/>
        </w:rPr>
        <w:t>é učení v počítačové grafice</w:t>
      </w:r>
    </w:p>
    <w:p w14:paraId="7AEA9247" w14:textId="77777777" w:rsidR="00983680" w:rsidRDefault="00983680" w:rsidP="00983680">
      <w:pPr>
        <w:spacing w:line="360" w:lineRule="auto"/>
        <w:jc w:val="center"/>
        <w:rPr>
          <w:rFonts w:ascii="Arial" w:hAnsi="Arial" w:cs="Arial"/>
          <w:b/>
          <w:bCs/>
          <w:sz w:val="24"/>
          <w:szCs w:val="28"/>
        </w:rPr>
      </w:pPr>
    </w:p>
    <w:p w14:paraId="13FA99B1" w14:textId="77777777" w:rsidR="00983680" w:rsidRDefault="00983680" w:rsidP="00983680">
      <w:pPr>
        <w:spacing w:line="360" w:lineRule="auto"/>
        <w:jc w:val="center"/>
        <w:rPr>
          <w:rFonts w:ascii="Arial" w:hAnsi="Arial" w:cs="Arial"/>
          <w:b/>
          <w:sz w:val="20"/>
        </w:rPr>
      </w:pPr>
    </w:p>
    <w:p w14:paraId="0FE6E45C" w14:textId="77777777" w:rsidR="00983680" w:rsidRDefault="00983680" w:rsidP="00983680">
      <w:pPr>
        <w:spacing w:line="360" w:lineRule="auto"/>
        <w:jc w:val="center"/>
        <w:rPr>
          <w:rFonts w:ascii="Arial" w:hAnsi="Arial" w:cs="Arial"/>
          <w:b/>
          <w:sz w:val="20"/>
        </w:rPr>
      </w:pPr>
    </w:p>
    <w:p w14:paraId="27D354B9" w14:textId="77777777" w:rsidR="00983680" w:rsidRDefault="00983680" w:rsidP="00983680">
      <w:pPr>
        <w:spacing w:line="360" w:lineRule="auto"/>
        <w:jc w:val="center"/>
        <w:rPr>
          <w:rFonts w:ascii="Arial" w:hAnsi="Arial" w:cs="Arial"/>
          <w:b/>
          <w:sz w:val="20"/>
        </w:rPr>
      </w:pPr>
    </w:p>
    <w:p w14:paraId="7165F2A1" w14:textId="77777777" w:rsidR="00983680" w:rsidRDefault="00983680" w:rsidP="00983680">
      <w:pPr>
        <w:spacing w:line="360" w:lineRule="auto"/>
        <w:jc w:val="center"/>
        <w:rPr>
          <w:rFonts w:ascii="Arial" w:hAnsi="Arial" w:cs="Arial"/>
          <w:b/>
          <w:sz w:val="20"/>
        </w:rPr>
      </w:pPr>
    </w:p>
    <w:p w14:paraId="6F19F7E2" w14:textId="77777777" w:rsidR="00983680" w:rsidRDefault="00983680" w:rsidP="00983680">
      <w:pPr>
        <w:spacing w:line="360" w:lineRule="auto"/>
        <w:jc w:val="center"/>
        <w:rPr>
          <w:rFonts w:ascii="Arial" w:hAnsi="Arial" w:cs="Arial"/>
          <w:b/>
          <w:sz w:val="20"/>
        </w:rPr>
      </w:pPr>
    </w:p>
    <w:p w14:paraId="52477A6F" w14:textId="5369C1C3" w:rsidR="00983680" w:rsidRPr="00983680" w:rsidRDefault="00AD0874" w:rsidP="00983680">
      <w:pPr>
        <w:spacing w:line="360" w:lineRule="auto"/>
        <w:rPr>
          <w:rFonts w:ascii="Cambria" w:hAnsi="Cambria" w:cs="Arial"/>
          <w:sz w:val="24"/>
        </w:rPr>
      </w:pPr>
      <w:r>
        <w:rPr>
          <w:rFonts w:ascii="Cambria" w:hAnsi="Cambria" w:cs="Arial"/>
          <w:sz w:val="24"/>
        </w:rPr>
        <w:t>Autor: Adam</w:t>
      </w:r>
      <w:r w:rsidR="00983680" w:rsidRPr="00983680">
        <w:rPr>
          <w:rFonts w:ascii="Cambria" w:hAnsi="Cambria" w:cs="Arial"/>
          <w:sz w:val="24"/>
        </w:rPr>
        <w:t xml:space="preserve"> Ouhrabka</w:t>
      </w:r>
    </w:p>
    <w:p w14:paraId="1B30CC5E" w14:textId="77777777" w:rsidR="00983680" w:rsidRDefault="00983680" w:rsidP="00983680">
      <w:pPr>
        <w:spacing w:line="360" w:lineRule="auto"/>
        <w:rPr>
          <w:rFonts w:ascii="Cambria" w:hAnsi="Cambria" w:cs="Arial"/>
          <w:sz w:val="24"/>
        </w:rPr>
      </w:pPr>
      <w:r w:rsidRPr="00983680">
        <w:rPr>
          <w:rFonts w:ascii="Cambria" w:hAnsi="Cambria" w:cs="Arial"/>
          <w:sz w:val="24"/>
        </w:rPr>
        <w:t>Aplikovaná inform</w:t>
      </w:r>
      <w:r>
        <w:rPr>
          <w:rFonts w:ascii="Cambria" w:hAnsi="Cambria" w:cs="Arial"/>
          <w:sz w:val="24"/>
        </w:rPr>
        <w:t>a</w:t>
      </w:r>
      <w:r w:rsidRPr="00983680">
        <w:rPr>
          <w:rFonts w:ascii="Cambria" w:hAnsi="Cambria" w:cs="Arial"/>
          <w:sz w:val="24"/>
        </w:rPr>
        <w:t>tika</w:t>
      </w:r>
    </w:p>
    <w:p w14:paraId="3A1CF609" w14:textId="77777777" w:rsidR="00983680" w:rsidRDefault="00983680" w:rsidP="00983680">
      <w:pPr>
        <w:spacing w:line="360" w:lineRule="auto"/>
        <w:rPr>
          <w:rFonts w:ascii="Cambria" w:hAnsi="Cambria" w:cs="Arial"/>
          <w:sz w:val="24"/>
        </w:rPr>
      </w:pPr>
    </w:p>
    <w:p w14:paraId="0417807A" w14:textId="77777777" w:rsidR="00983680" w:rsidRDefault="00983680" w:rsidP="00983680">
      <w:pPr>
        <w:spacing w:line="360" w:lineRule="auto"/>
        <w:rPr>
          <w:rFonts w:ascii="Cambria" w:hAnsi="Cambria" w:cs="Arial"/>
          <w:sz w:val="24"/>
        </w:rPr>
      </w:pPr>
    </w:p>
    <w:p w14:paraId="14A88D8F" w14:textId="77777777" w:rsidR="00983680" w:rsidRDefault="00983680" w:rsidP="00983680">
      <w:pPr>
        <w:spacing w:line="360" w:lineRule="auto"/>
        <w:rPr>
          <w:rFonts w:ascii="Cambria" w:hAnsi="Cambria" w:cs="Arial"/>
          <w:sz w:val="24"/>
        </w:rPr>
      </w:pPr>
      <w:r>
        <w:rPr>
          <w:rFonts w:ascii="Cambria" w:hAnsi="Cambria" w:cs="Arial"/>
          <w:sz w:val="24"/>
        </w:rPr>
        <w:t>Vedoucí práce: Ing. Bruno Ježek, PhD.</w:t>
      </w:r>
    </w:p>
    <w:p w14:paraId="214B5422" w14:textId="77777777" w:rsidR="00983680" w:rsidRDefault="00983680" w:rsidP="00983680">
      <w:pPr>
        <w:spacing w:line="360" w:lineRule="auto"/>
        <w:rPr>
          <w:rFonts w:ascii="Cambria" w:hAnsi="Cambria" w:cs="Arial"/>
          <w:sz w:val="24"/>
        </w:rPr>
      </w:pPr>
    </w:p>
    <w:p w14:paraId="61E76422" w14:textId="77777777" w:rsidR="000551D2" w:rsidRDefault="000551D2" w:rsidP="00983680">
      <w:pPr>
        <w:spacing w:line="360" w:lineRule="auto"/>
        <w:rPr>
          <w:rFonts w:ascii="Cambria" w:hAnsi="Cambria" w:cs="Arial"/>
          <w:sz w:val="24"/>
        </w:rPr>
      </w:pPr>
    </w:p>
    <w:p w14:paraId="04F946A5" w14:textId="77777777" w:rsidR="000551D2" w:rsidRDefault="000551D2" w:rsidP="00983680">
      <w:pPr>
        <w:spacing w:line="360" w:lineRule="auto"/>
        <w:rPr>
          <w:rFonts w:ascii="Cambria" w:hAnsi="Cambria" w:cs="Arial"/>
          <w:sz w:val="24"/>
        </w:rPr>
      </w:pPr>
    </w:p>
    <w:p w14:paraId="6A17D6B2" w14:textId="010BE0F3" w:rsidR="000551D2" w:rsidDel="009A0142" w:rsidRDefault="000551D2" w:rsidP="00983680">
      <w:pPr>
        <w:spacing w:line="360" w:lineRule="auto"/>
        <w:rPr>
          <w:del w:id="0" w:author="Ježek Bruno" w:date="2019-03-28T07:59:00Z"/>
          <w:rFonts w:ascii="Cambria" w:hAnsi="Cambria" w:cs="Arial"/>
          <w:sz w:val="24"/>
        </w:rPr>
      </w:pPr>
    </w:p>
    <w:p w14:paraId="2F9451B1" w14:textId="5A457CE5" w:rsidR="000551D2" w:rsidDel="009A0142" w:rsidRDefault="000551D2" w:rsidP="00983680">
      <w:pPr>
        <w:spacing w:line="360" w:lineRule="auto"/>
        <w:rPr>
          <w:del w:id="1" w:author="Ježek Bruno" w:date="2019-03-28T08:00:00Z"/>
          <w:rFonts w:ascii="Cambria" w:hAnsi="Cambria" w:cs="Arial"/>
          <w:sz w:val="24"/>
        </w:rPr>
      </w:pPr>
      <w:r w:rsidRPr="000551D2">
        <w:rPr>
          <w:rStyle w:val="StandartnitextChar"/>
        </w:rPr>
        <w:lastRenderedPageBreak/>
        <w:t>Hradec Králové</w:t>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r>
      <w:r>
        <w:rPr>
          <w:rFonts w:ascii="Cambria" w:hAnsi="Cambria" w:cs="Arial"/>
          <w:sz w:val="24"/>
        </w:rPr>
        <w:tab/>
        <w:t>XXX 2018</w:t>
      </w:r>
    </w:p>
    <w:p w14:paraId="7E8BF511" w14:textId="77777777" w:rsidR="009A0142" w:rsidRDefault="009A0142">
      <w:pPr>
        <w:spacing w:line="360" w:lineRule="auto"/>
        <w:rPr>
          <w:ins w:id="2" w:author="Ježek Bruno" w:date="2019-03-28T08:00:00Z"/>
          <w:rFonts w:ascii="Cambria" w:hAnsi="Cambria" w:cs="Arial"/>
          <w:sz w:val="24"/>
        </w:rPr>
        <w:pPrChange w:id="3" w:author="Ježek Bruno" w:date="2019-03-28T08:00:00Z">
          <w:pPr/>
        </w:pPrChange>
      </w:pPr>
      <w:ins w:id="4" w:author="Ježek Bruno" w:date="2019-03-28T08:00:00Z">
        <w:r>
          <w:rPr>
            <w:rFonts w:ascii="Cambria" w:hAnsi="Cambria" w:cs="Arial"/>
            <w:sz w:val="24"/>
          </w:rPr>
          <w:br w:type="page"/>
        </w:r>
      </w:ins>
    </w:p>
    <w:p w14:paraId="680EC3C6" w14:textId="3FC18805" w:rsidR="000551D2" w:rsidRDefault="000551D2" w:rsidP="00983680">
      <w:pPr>
        <w:spacing w:line="360" w:lineRule="auto"/>
        <w:rPr>
          <w:rFonts w:ascii="Cambria" w:hAnsi="Cambria" w:cs="Arial"/>
          <w:sz w:val="24"/>
        </w:rPr>
      </w:pPr>
      <w:r>
        <w:rPr>
          <w:rFonts w:ascii="Cambria" w:hAnsi="Cambria" w:cs="Arial"/>
          <w:sz w:val="24"/>
        </w:rPr>
        <w:lastRenderedPageBreak/>
        <w:t>Prohlášení:</w:t>
      </w:r>
    </w:p>
    <w:p w14:paraId="19795FEB" w14:textId="77777777" w:rsidR="000551D2" w:rsidRDefault="000551D2" w:rsidP="00983680">
      <w:pPr>
        <w:spacing w:line="360" w:lineRule="auto"/>
        <w:rPr>
          <w:rFonts w:ascii="Cambria" w:hAnsi="Cambria" w:cs="Arial"/>
          <w:sz w:val="24"/>
        </w:rPr>
      </w:pPr>
      <w:r>
        <w:rPr>
          <w:rFonts w:ascii="Cambria" w:hAnsi="Cambria" w:cs="Arial"/>
          <w:sz w:val="24"/>
        </w:rPr>
        <w:tab/>
        <w:t>Prohlašuji, že jsem bakalářskou práci zpracoval samostatně a s použitím uvedené literatury.</w:t>
      </w:r>
    </w:p>
    <w:p w14:paraId="60617DCE" w14:textId="77777777" w:rsidR="000551D2" w:rsidRDefault="000551D2" w:rsidP="00983680">
      <w:pPr>
        <w:spacing w:line="360" w:lineRule="auto"/>
        <w:rPr>
          <w:rFonts w:ascii="Cambria" w:hAnsi="Cambria" w:cs="Arial"/>
          <w:sz w:val="24"/>
        </w:rPr>
      </w:pPr>
    </w:p>
    <w:p w14:paraId="172433F6" w14:textId="77777777" w:rsidR="000551D2" w:rsidRDefault="000551D2" w:rsidP="00983680">
      <w:pPr>
        <w:spacing w:line="360" w:lineRule="auto"/>
        <w:rPr>
          <w:rFonts w:ascii="Cambria" w:hAnsi="Cambria" w:cs="Arial"/>
          <w:sz w:val="24"/>
        </w:rPr>
      </w:pPr>
    </w:p>
    <w:p w14:paraId="62EA1BF6" w14:textId="77777777" w:rsidR="000551D2" w:rsidRDefault="000551D2" w:rsidP="00983680">
      <w:pPr>
        <w:spacing w:line="360" w:lineRule="auto"/>
        <w:rPr>
          <w:rFonts w:ascii="Cambria" w:hAnsi="Cambria" w:cs="Arial"/>
          <w:sz w:val="24"/>
        </w:rPr>
      </w:pPr>
      <w:r>
        <w:rPr>
          <w:rFonts w:ascii="Cambria" w:hAnsi="Cambria" w:cs="Arial"/>
          <w:sz w:val="24"/>
        </w:rPr>
        <w:t>V Hradci Králové dne</w:t>
      </w:r>
    </w:p>
    <w:p w14:paraId="4A3FA407" w14:textId="77777777" w:rsidR="000551D2" w:rsidRDefault="000551D2" w:rsidP="00983680">
      <w:pPr>
        <w:spacing w:line="360" w:lineRule="auto"/>
        <w:rPr>
          <w:rFonts w:ascii="Cambria" w:hAnsi="Cambria" w:cs="Arial"/>
          <w:sz w:val="24"/>
        </w:rPr>
      </w:pPr>
    </w:p>
    <w:p w14:paraId="06847D75" w14:textId="77777777" w:rsidR="000551D2" w:rsidRDefault="000551D2" w:rsidP="00983680">
      <w:pPr>
        <w:spacing w:line="360" w:lineRule="auto"/>
        <w:rPr>
          <w:rFonts w:ascii="Cambria" w:hAnsi="Cambria" w:cs="Arial"/>
          <w:sz w:val="24"/>
        </w:rPr>
      </w:pPr>
    </w:p>
    <w:p w14:paraId="23CDADF9" w14:textId="77777777" w:rsidR="000551D2" w:rsidRDefault="000551D2" w:rsidP="00983680">
      <w:pPr>
        <w:spacing w:line="360" w:lineRule="auto"/>
        <w:rPr>
          <w:rFonts w:ascii="Cambria" w:hAnsi="Cambria" w:cs="Arial"/>
          <w:sz w:val="24"/>
        </w:rPr>
      </w:pPr>
    </w:p>
    <w:p w14:paraId="2497F357" w14:textId="77777777" w:rsidR="000551D2" w:rsidRDefault="000551D2" w:rsidP="00983680">
      <w:pPr>
        <w:spacing w:line="360" w:lineRule="auto"/>
        <w:rPr>
          <w:rFonts w:ascii="Cambria" w:hAnsi="Cambria" w:cs="Arial"/>
          <w:sz w:val="24"/>
        </w:rPr>
      </w:pPr>
    </w:p>
    <w:p w14:paraId="745F07D3" w14:textId="77777777" w:rsidR="000551D2" w:rsidRDefault="000551D2" w:rsidP="00983680">
      <w:pPr>
        <w:spacing w:line="360" w:lineRule="auto"/>
        <w:rPr>
          <w:rFonts w:ascii="Cambria" w:hAnsi="Cambria" w:cs="Arial"/>
          <w:sz w:val="24"/>
        </w:rPr>
      </w:pPr>
    </w:p>
    <w:p w14:paraId="7CBC24D5" w14:textId="77777777" w:rsidR="000551D2" w:rsidRDefault="000551D2" w:rsidP="00504230">
      <w:pPr>
        <w:pStyle w:val="Headingwithoutnumber"/>
      </w:pPr>
      <w:bookmarkStart w:id="5" w:name="_Toc3812455"/>
      <w:r>
        <w:lastRenderedPageBreak/>
        <w:t>Anotace</w:t>
      </w:r>
      <w:bookmarkEnd w:id="5"/>
    </w:p>
    <w:p w14:paraId="58DDF0E5" w14:textId="77777777" w:rsidR="000551D2" w:rsidRDefault="000551D2" w:rsidP="000551D2"/>
    <w:p w14:paraId="556F6239" w14:textId="77777777" w:rsidR="000551D2" w:rsidRDefault="000551D2" w:rsidP="000551D2"/>
    <w:p w14:paraId="2D18072A" w14:textId="77777777" w:rsidR="000551D2" w:rsidRDefault="000551D2" w:rsidP="000551D2"/>
    <w:p w14:paraId="0DD7A3AA" w14:textId="77777777" w:rsidR="000551D2" w:rsidRDefault="000551D2" w:rsidP="00504230">
      <w:pPr>
        <w:pStyle w:val="Headingwithoutnumber"/>
      </w:pPr>
      <w:bookmarkStart w:id="6" w:name="_Toc3812456"/>
      <w:r>
        <w:lastRenderedPageBreak/>
        <w:t>Annotation</w:t>
      </w:r>
      <w:bookmarkEnd w:id="6"/>
    </w:p>
    <w:p w14:paraId="24AE5639" w14:textId="77777777" w:rsidR="000551D2" w:rsidRDefault="000551D2" w:rsidP="000551D2"/>
    <w:p w14:paraId="4F2E9BA7" w14:textId="77777777" w:rsidR="000551D2" w:rsidRDefault="000551D2" w:rsidP="000551D2"/>
    <w:p w14:paraId="4A16326E" w14:textId="77777777" w:rsidR="000551D2" w:rsidRDefault="000551D2" w:rsidP="000551D2"/>
    <w:p w14:paraId="50997ADB" w14:textId="77777777" w:rsidR="000551D2" w:rsidRDefault="000551D2" w:rsidP="000551D2"/>
    <w:p w14:paraId="2B0AF5AE" w14:textId="77777777" w:rsidR="000551D2" w:rsidRDefault="000551D2" w:rsidP="000551D2"/>
    <w:p w14:paraId="5E7FF10C" w14:textId="77777777" w:rsidR="000551D2" w:rsidRDefault="000551D2" w:rsidP="000551D2"/>
    <w:p w14:paraId="6D4F3538" w14:textId="77777777" w:rsidR="000551D2" w:rsidRDefault="000551D2" w:rsidP="000551D2"/>
    <w:p w14:paraId="50093F45" w14:textId="0DCD213F" w:rsidR="00CD7A20" w:rsidRDefault="00CD7A20" w:rsidP="00B226CD">
      <w:pPr>
        <w:pStyle w:val="Standartnitext"/>
        <w:ind w:firstLine="0"/>
      </w:pPr>
    </w:p>
    <w:p w14:paraId="118125F0" w14:textId="22991692" w:rsidR="00CD7A20" w:rsidRDefault="00CD7A20" w:rsidP="00B226CD">
      <w:pPr>
        <w:pStyle w:val="Standartnitext"/>
        <w:ind w:firstLine="0"/>
      </w:pPr>
    </w:p>
    <w:p w14:paraId="6603A339" w14:textId="3499A6C9" w:rsidR="00CD7A20" w:rsidRDefault="00CD7A20" w:rsidP="00B226CD">
      <w:pPr>
        <w:pStyle w:val="Standartnitext"/>
        <w:ind w:firstLine="0"/>
      </w:pPr>
    </w:p>
    <w:p w14:paraId="05A04823" w14:textId="70FC1564" w:rsidR="00CD7A20" w:rsidRDefault="00CD7A20" w:rsidP="00B226CD">
      <w:pPr>
        <w:pStyle w:val="Standartnitext"/>
        <w:ind w:firstLine="0"/>
      </w:pPr>
    </w:p>
    <w:p w14:paraId="11CDA3C1" w14:textId="190FD17F" w:rsidR="00CD7A20" w:rsidRDefault="00CD7A20" w:rsidP="00B226CD">
      <w:pPr>
        <w:pStyle w:val="Standartnitext"/>
        <w:ind w:firstLine="0"/>
      </w:pPr>
    </w:p>
    <w:p w14:paraId="0EE4B953" w14:textId="77A663DD" w:rsidR="00CD7A20" w:rsidRDefault="00CD7A20" w:rsidP="00B226CD">
      <w:pPr>
        <w:pStyle w:val="Standartnitext"/>
        <w:ind w:firstLine="0"/>
      </w:pPr>
    </w:p>
    <w:p w14:paraId="455216C3" w14:textId="79400BE1" w:rsidR="00CD7A20" w:rsidRDefault="00CD7A20" w:rsidP="00B226CD">
      <w:pPr>
        <w:pStyle w:val="Standartnitext"/>
        <w:ind w:firstLine="0"/>
      </w:pPr>
    </w:p>
    <w:p w14:paraId="2914BD29" w14:textId="1BA9A2A4" w:rsidR="00CD7A20" w:rsidRDefault="00CD7A20" w:rsidP="00B226CD">
      <w:pPr>
        <w:pStyle w:val="Standartnitext"/>
        <w:ind w:firstLine="0"/>
      </w:pPr>
    </w:p>
    <w:p w14:paraId="55D131C3" w14:textId="556EEAEB" w:rsidR="00CD7A20" w:rsidRDefault="00CD7A20" w:rsidP="00B226CD">
      <w:pPr>
        <w:pStyle w:val="Standartnitext"/>
        <w:ind w:firstLine="0"/>
      </w:pPr>
    </w:p>
    <w:p w14:paraId="1B37147D" w14:textId="2B19AE18" w:rsidR="00CD7A20" w:rsidRDefault="00CD7A20" w:rsidP="00B226CD">
      <w:pPr>
        <w:pStyle w:val="Standartnitext"/>
        <w:ind w:firstLine="0"/>
      </w:pPr>
    </w:p>
    <w:p w14:paraId="1338886B" w14:textId="7AD61F19" w:rsidR="00CD7A20" w:rsidRDefault="00CD7A20" w:rsidP="00B226CD">
      <w:pPr>
        <w:pStyle w:val="Standartnitext"/>
        <w:ind w:firstLine="0"/>
      </w:pPr>
    </w:p>
    <w:p w14:paraId="03740510" w14:textId="6E73F210" w:rsidR="00CD7A20" w:rsidRDefault="00CD7A20" w:rsidP="00B226CD">
      <w:pPr>
        <w:pStyle w:val="Standartnitext"/>
        <w:ind w:firstLine="0"/>
      </w:pPr>
    </w:p>
    <w:p w14:paraId="711A551B" w14:textId="43D8B21F" w:rsidR="00B226CD" w:rsidRDefault="00B226CD" w:rsidP="00B226CD">
      <w:pPr>
        <w:pStyle w:val="Standartnitext"/>
        <w:ind w:firstLine="0"/>
      </w:pPr>
    </w:p>
    <w:p w14:paraId="6B3630F7" w14:textId="37B9EB25" w:rsidR="00B226CD" w:rsidRDefault="00B226CD" w:rsidP="00B226CD">
      <w:pPr>
        <w:pStyle w:val="Standartnitext"/>
        <w:ind w:firstLine="0"/>
      </w:pPr>
    </w:p>
    <w:p w14:paraId="727EC148" w14:textId="3988848B" w:rsidR="00B226CD" w:rsidRDefault="00B226CD" w:rsidP="00B226CD">
      <w:pPr>
        <w:pStyle w:val="Standartnitext"/>
        <w:ind w:firstLine="0"/>
      </w:pPr>
    </w:p>
    <w:p w14:paraId="4551991E" w14:textId="60784121" w:rsidR="00B226CD" w:rsidRDefault="00B226CD" w:rsidP="00B226CD">
      <w:pPr>
        <w:pStyle w:val="Standartnitext"/>
        <w:ind w:firstLine="0"/>
      </w:pPr>
    </w:p>
    <w:p w14:paraId="00676FA6" w14:textId="3354E4C4" w:rsidR="00B226CD" w:rsidRDefault="00B226CD" w:rsidP="00B226CD">
      <w:pPr>
        <w:pStyle w:val="Standartnitext"/>
        <w:ind w:firstLine="0"/>
      </w:pPr>
    </w:p>
    <w:p w14:paraId="5AD8F9EF" w14:textId="687E8E0C" w:rsidR="00B226CD" w:rsidRDefault="00B226CD" w:rsidP="00B226CD">
      <w:pPr>
        <w:pStyle w:val="Standartnitext"/>
        <w:ind w:firstLine="0"/>
      </w:pPr>
    </w:p>
    <w:p w14:paraId="5A1C4F3B" w14:textId="38D58688" w:rsidR="00B226CD" w:rsidRDefault="00B226CD" w:rsidP="00B226CD">
      <w:pPr>
        <w:pStyle w:val="Standartnitext"/>
        <w:ind w:firstLine="0"/>
      </w:pPr>
    </w:p>
    <w:p w14:paraId="7296E053" w14:textId="10CED9FF" w:rsidR="00B226CD" w:rsidRDefault="00B226CD" w:rsidP="00B226CD">
      <w:pPr>
        <w:pStyle w:val="Standartnitext"/>
        <w:ind w:firstLine="0"/>
      </w:pPr>
    </w:p>
    <w:p w14:paraId="6A8DD417" w14:textId="292EE575" w:rsidR="00B226CD" w:rsidRDefault="00B226CD" w:rsidP="00B226CD">
      <w:pPr>
        <w:pStyle w:val="Standartnitext"/>
        <w:ind w:firstLine="0"/>
      </w:pPr>
    </w:p>
    <w:p w14:paraId="0725754D" w14:textId="77777777" w:rsidR="00B226CD" w:rsidRDefault="00B226CD" w:rsidP="00B226CD">
      <w:pPr>
        <w:pStyle w:val="Standartnitext"/>
        <w:ind w:firstLine="0"/>
      </w:pPr>
    </w:p>
    <w:p w14:paraId="433E8B25" w14:textId="34912C90" w:rsidR="00CD7A20" w:rsidRDefault="00CD7A20" w:rsidP="00B226CD">
      <w:pPr>
        <w:pStyle w:val="Standartnitext"/>
        <w:ind w:firstLine="0"/>
      </w:pPr>
    </w:p>
    <w:p w14:paraId="59D4ABF2" w14:textId="3F76E65A" w:rsidR="00CD7A20" w:rsidRDefault="00B226CD" w:rsidP="00B226CD">
      <w:pPr>
        <w:pStyle w:val="Headingwithoutnumber"/>
      </w:pPr>
      <w:r>
        <w:lastRenderedPageBreak/>
        <w:t>Obsah</w:t>
      </w:r>
    </w:p>
    <w:p w14:paraId="42C037A6" w14:textId="738F6224" w:rsidR="00CE4100" w:rsidDel="009A0142" w:rsidRDefault="00CE4100">
      <w:pPr>
        <w:pStyle w:val="TOC1"/>
        <w:tabs>
          <w:tab w:val="right" w:leader="dot" w:pos="8777"/>
        </w:tabs>
        <w:rPr>
          <w:del w:id="7" w:author="Ježek Bruno" w:date="2019-03-28T08:01:00Z"/>
          <w:rFonts w:eastAsiaTheme="minorEastAsia"/>
          <w:noProof/>
          <w:lang w:eastAsia="cs-CZ" w:bidi="he-IL"/>
        </w:rPr>
      </w:pPr>
      <w:del w:id="8" w:author="Ježek Bruno" w:date="2019-03-28T08:01:00Z">
        <w:r w:rsidDel="009A0142">
          <w:fldChar w:fldCharType="begin"/>
        </w:r>
        <w:r w:rsidDel="009A0142">
          <w:delInstrText xml:space="preserve"> TOC \o "1-3" \h \z \u </w:delInstrText>
        </w:r>
        <w:r w:rsidDel="009A0142">
          <w:fldChar w:fldCharType="separate"/>
        </w:r>
        <w:r w:rsidR="009A0142" w:rsidDel="009A0142">
          <w:rPr>
            <w:rStyle w:val="Hyperlink"/>
          </w:rPr>
          <w:fldChar w:fldCharType="begin"/>
        </w:r>
        <w:r w:rsidR="009A0142" w:rsidDel="009A0142">
          <w:rPr>
            <w:rStyle w:val="Hyperlink"/>
            <w:noProof/>
          </w:rPr>
          <w:delInstrText xml:space="preserve"> HYPERLINK \l "_Toc4324663" </w:delInstrText>
        </w:r>
        <w:r w:rsidR="009A0142" w:rsidDel="009A0142">
          <w:rPr>
            <w:rStyle w:val="Hyperlink"/>
          </w:rPr>
          <w:fldChar w:fldCharType="separate"/>
        </w:r>
        <w:r w:rsidRPr="00432B30" w:rsidDel="009A0142">
          <w:rPr>
            <w:rStyle w:val="Hyperlink"/>
            <w:noProof/>
          </w:rPr>
          <w:delText>Anotace</w:delText>
        </w:r>
        <w:r w:rsidDel="009A0142">
          <w:rPr>
            <w:noProof/>
            <w:webHidden/>
          </w:rPr>
          <w:tab/>
        </w:r>
        <w:r w:rsidDel="009A0142">
          <w:rPr>
            <w:noProof/>
            <w:webHidden/>
          </w:rPr>
          <w:fldChar w:fldCharType="begin"/>
        </w:r>
        <w:r w:rsidDel="009A0142">
          <w:rPr>
            <w:noProof/>
            <w:webHidden/>
          </w:rPr>
          <w:delInstrText xml:space="preserve"> PAGEREF _Toc4324663 \h </w:delInstrText>
        </w:r>
        <w:r w:rsidDel="009A0142">
          <w:rPr>
            <w:noProof/>
            <w:webHidden/>
          </w:rPr>
        </w:r>
        <w:r w:rsidDel="009A0142">
          <w:rPr>
            <w:noProof/>
            <w:webHidden/>
          </w:rPr>
          <w:fldChar w:fldCharType="separate"/>
        </w:r>
        <w:r w:rsidDel="009A0142">
          <w:rPr>
            <w:noProof/>
            <w:webHidden/>
          </w:rPr>
          <w:delText>4</w:delText>
        </w:r>
        <w:r w:rsidDel="009A0142">
          <w:rPr>
            <w:noProof/>
            <w:webHidden/>
          </w:rPr>
          <w:fldChar w:fldCharType="end"/>
        </w:r>
        <w:r w:rsidR="009A0142" w:rsidDel="009A0142">
          <w:rPr>
            <w:noProof/>
          </w:rPr>
          <w:fldChar w:fldCharType="end"/>
        </w:r>
      </w:del>
    </w:p>
    <w:p w14:paraId="6323ACD3" w14:textId="07116EBA" w:rsidR="00CE4100" w:rsidDel="009A0142" w:rsidRDefault="009A0142">
      <w:pPr>
        <w:pStyle w:val="TOC1"/>
        <w:tabs>
          <w:tab w:val="right" w:leader="dot" w:pos="8777"/>
        </w:tabs>
        <w:rPr>
          <w:del w:id="9" w:author="Ježek Bruno" w:date="2019-03-28T08:01:00Z"/>
          <w:rFonts w:eastAsiaTheme="minorEastAsia"/>
          <w:noProof/>
          <w:lang w:eastAsia="cs-CZ" w:bidi="he-IL"/>
        </w:rPr>
      </w:pPr>
      <w:del w:id="10" w:author="Ježek Bruno" w:date="2019-03-28T08:01:00Z">
        <w:r w:rsidDel="009A0142">
          <w:rPr>
            <w:rStyle w:val="Hyperlink"/>
          </w:rPr>
          <w:fldChar w:fldCharType="begin"/>
        </w:r>
        <w:r w:rsidDel="009A0142">
          <w:rPr>
            <w:rStyle w:val="Hyperlink"/>
            <w:noProof/>
          </w:rPr>
          <w:delInstrText xml:space="preserve"> HYPERLINK \l "_Toc4324664" </w:delInstrText>
        </w:r>
        <w:r w:rsidDel="009A0142">
          <w:rPr>
            <w:rStyle w:val="Hyperlink"/>
          </w:rPr>
          <w:fldChar w:fldCharType="separate"/>
        </w:r>
        <w:r w:rsidR="00CE4100" w:rsidRPr="00432B30" w:rsidDel="009A0142">
          <w:rPr>
            <w:rStyle w:val="Hyperlink"/>
            <w:noProof/>
          </w:rPr>
          <w:delText>Annotation</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_Toc4324664 \h </w:delInstrText>
        </w:r>
        <w:r w:rsidR="00CE4100" w:rsidDel="009A0142">
          <w:rPr>
            <w:noProof/>
            <w:webHidden/>
          </w:rPr>
        </w:r>
        <w:r w:rsidR="00CE4100" w:rsidDel="009A0142">
          <w:rPr>
            <w:noProof/>
            <w:webHidden/>
          </w:rPr>
          <w:fldChar w:fldCharType="separate"/>
        </w:r>
        <w:r w:rsidR="00CE4100" w:rsidDel="009A0142">
          <w:rPr>
            <w:noProof/>
            <w:webHidden/>
          </w:rPr>
          <w:delText>5</w:delText>
        </w:r>
        <w:r w:rsidR="00CE4100" w:rsidDel="009A0142">
          <w:rPr>
            <w:noProof/>
            <w:webHidden/>
          </w:rPr>
          <w:fldChar w:fldCharType="end"/>
        </w:r>
        <w:r w:rsidDel="009A0142">
          <w:rPr>
            <w:noProof/>
          </w:rPr>
          <w:fldChar w:fldCharType="end"/>
        </w:r>
      </w:del>
    </w:p>
    <w:p w14:paraId="6AAA0C77" w14:textId="231CB6E0" w:rsidR="00CE4100" w:rsidDel="009A0142" w:rsidRDefault="009A0142">
      <w:pPr>
        <w:pStyle w:val="TOC1"/>
        <w:tabs>
          <w:tab w:val="right" w:leader="dot" w:pos="8777"/>
        </w:tabs>
        <w:rPr>
          <w:del w:id="11" w:author="Ježek Bruno" w:date="2019-03-28T08:01:00Z"/>
          <w:rFonts w:eastAsiaTheme="minorEastAsia"/>
          <w:noProof/>
          <w:lang w:eastAsia="cs-CZ" w:bidi="he-IL"/>
        </w:rPr>
      </w:pPr>
      <w:del w:id="12" w:author="Ježek Bruno" w:date="2019-03-28T08:01:00Z">
        <w:r w:rsidDel="009A0142">
          <w:rPr>
            <w:rStyle w:val="Hyperlink"/>
          </w:rPr>
          <w:fldChar w:fldCharType="begin"/>
        </w:r>
        <w:r w:rsidDel="009A0142">
          <w:rPr>
            <w:rStyle w:val="Hyperlink"/>
            <w:noProof/>
          </w:rPr>
          <w:delInstrText xml:space="preserve"> HYPERLINK \l "_Toc4324665" </w:delInstrText>
        </w:r>
        <w:r w:rsidDel="009A0142">
          <w:rPr>
            <w:rStyle w:val="Hyperlink"/>
          </w:rPr>
          <w:fldChar w:fldCharType="separate"/>
        </w:r>
        <w:r w:rsidR="00CE4100" w:rsidRPr="00432B30" w:rsidDel="009A0142">
          <w:rPr>
            <w:rStyle w:val="Hyperlink"/>
            <w:noProof/>
          </w:rPr>
          <w:delText>Obsah</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_Toc4324665 \h </w:delInstrText>
        </w:r>
        <w:r w:rsidR="00CE4100" w:rsidDel="009A0142">
          <w:rPr>
            <w:noProof/>
            <w:webHidden/>
          </w:rPr>
        </w:r>
        <w:r w:rsidR="00CE4100" w:rsidDel="009A0142">
          <w:rPr>
            <w:noProof/>
            <w:webHidden/>
          </w:rPr>
          <w:fldChar w:fldCharType="separate"/>
        </w:r>
        <w:r w:rsidR="00CE4100" w:rsidDel="009A0142">
          <w:rPr>
            <w:noProof/>
            <w:webHidden/>
          </w:rPr>
          <w:delText>6</w:delText>
        </w:r>
        <w:r w:rsidR="00CE4100" w:rsidDel="009A0142">
          <w:rPr>
            <w:noProof/>
            <w:webHidden/>
          </w:rPr>
          <w:fldChar w:fldCharType="end"/>
        </w:r>
        <w:r w:rsidDel="009A0142">
          <w:rPr>
            <w:noProof/>
          </w:rPr>
          <w:fldChar w:fldCharType="end"/>
        </w:r>
      </w:del>
    </w:p>
    <w:p w14:paraId="18AD2E10" w14:textId="69458974" w:rsidR="00CE4100" w:rsidDel="009A0142" w:rsidRDefault="009A0142">
      <w:pPr>
        <w:pStyle w:val="TOC1"/>
        <w:tabs>
          <w:tab w:val="right" w:leader="dot" w:pos="8777"/>
        </w:tabs>
        <w:rPr>
          <w:del w:id="13" w:author="Ježek Bruno" w:date="2019-03-28T08:01:00Z"/>
          <w:rFonts w:eastAsiaTheme="minorEastAsia"/>
          <w:noProof/>
          <w:lang w:eastAsia="cs-CZ" w:bidi="he-IL"/>
        </w:rPr>
      </w:pPr>
      <w:del w:id="14" w:author="Ježek Bruno" w:date="2019-03-28T08:01:00Z">
        <w:r w:rsidDel="009A0142">
          <w:rPr>
            <w:rStyle w:val="Hyperlink"/>
          </w:rPr>
          <w:fldChar w:fldCharType="begin"/>
        </w:r>
        <w:r w:rsidDel="009A0142">
          <w:rPr>
            <w:rStyle w:val="Hyperlink"/>
            <w:noProof/>
          </w:rPr>
          <w:delInstrText xml:space="preserve"> HYPERLINK \l "_Toc4324666" </w:delInstrText>
        </w:r>
        <w:r w:rsidDel="009A0142">
          <w:rPr>
            <w:rStyle w:val="Hyperlink"/>
          </w:rPr>
          <w:fldChar w:fldCharType="separate"/>
        </w:r>
        <w:r w:rsidR="00CE4100" w:rsidRPr="00432B30" w:rsidDel="009A0142">
          <w:rPr>
            <w:rStyle w:val="Hyperlink"/>
            <w:noProof/>
          </w:rPr>
          <w:delText>Seznam zkratek a použitých symbolů</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_Toc4324666 \h </w:delInstrText>
        </w:r>
        <w:r w:rsidR="00CE4100" w:rsidDel="009A0142">
          <w:rPr>
            <w:noProof/>
            <w:webHidden/>
          </w:rPr>
        </w:r>
        <w:r w:rsidR="00CE4100" w:rsidDel="009A0142">
          <w:rPr>
            <w:noProof/>
            <w:webHidden/>
          </w:rPr>
          <w:fldChar w:fldCharType="separate"/>
        </w:r>
        <w:r w:rsidR="00CE4100" w:rsidDel="009A0142">
          <w:rPr>
            <w:noProof/>
            <w:webHidden/>
          </w:rPr>
          <w:delText>1</w:delText>
        </w:r>
        <w:r w:rsidR="00CE4100" w:rsidDel="009A0142">
          <w:rPr>
            <w:noProof/>
            <w:webHidden/>
          </w:rPr>
          <w:fldChar w:fldCharType="end"/>
        </w:r>
        <w:r w:rsidDel="009A0142">
          <w:rPr>
            <w:noProof/>
          </w:rPr>
          <w:fldChar w:fldCharType="end"/>
        </w:r>
      </w:del>
    </w:p>
    <w:p w14:paraId="46CCE6D1" w14:textId="508B08BE" w:rsidR="00CE4100" w:rsidDel="009A0142" w:rsidRDefault="009A0142">
      <w:pPr>
        <w:pStyle w:val="TOC1"/>
        <w:tabs>
          <w:tab w:val="left" w:pos="440"/>
          <w:tab w:val="right" w:leader="dot" w:pos="8777"/>
        </w:tabs>
        <w:rPr>
          <w:del w:id="15" w:author="Ježek Bruno" w:date="2019-03-28T08:01:00Z"/>
          <w:rFonts w:eastAsiaTheme="minorEastAsia"/>
          <w:noProof/>
          <w:lang w:eastAsia="cs-CZ" w:bidi="he-IL"/>
        </w:rPr>
      </w:pPr>
      <w:del w:id="16" w:author="Ježek Bruno" w:date="2019-03-28T08:01:00Z">
        <w:r w:rsidDel="009A0142">
          <w:rPr>
            <w:rStyle w:val="Hyperlink"/>
          </w:rPr>
          <w:fldChar w:fldCharType="begin"/>
        </w:r>
        <w:r w:rsidDel="009A0142">
          <w:rPr>
            <w:rStyle w:val="Hyperlink"/>
            <w:noProof/>
          </w:rPr>
          <w:delInstrText xml:space="preserve"> HYPERLINK \l "_Toc4324667" </w:delInstrText>
        </w:r>
        <w:r w:rsidDel="009A0142">
          <w:rPr>
            <w:rStyle w:val="Hyperlink"/>
          </w:rPr>
          <w:fldChar w:fldCharType="separate"/>
        </w:r>
        <w:r w:rsidR="00CE4100" w:rsidRPr="00432B30" w:rsidDel="009A0142">
          <w:rPr>
            <w:rStyle w:val="Hyperlink"/>
            <w:noProof/>
          </w:rPr>
          <w:delText>1</w:delText>
        </w:r>
        <w:r w:rsidR="00CE4100" w:rsidDel="009A0142">
          <w:rPr>
            <w:rFonts w:eastAsiaTheme="minorEastAsia"/>
            <w:noProof/>
            <w:lang w:eastAsia="cs-CZ" w:bidi="he-IL"/>
          </w:rPr>
          <w:tab/>
        </w:r>
        <w:r w:rsidR="00CE4100" w:rsidRPr="00432B30" w:rsidDel="009A0142">
          <w:rPr>
            <w:rStyle w:val="Hyperlink"/>
            <w:noProof/>
          </w:rPr>
          <w:delText>Úvod</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_Toc4324667 \h </w:delInstrText>
        </w:r>
        <w:r w:rsidR="00CE4100" w:rsidDel="009A0142">
          <w:rPr>
            <w:noProof/>
            <w:webHidden/>
          </w:rPr>
        </w:r>
        <w:r w:rsidR="00CE4100" w:rsidDel="009A0142">
          <w:rPr>
            <w:noProof/>
            <w:webHidden/>
          </w:rPr>
          <w:fldChar w:fldCharType="separate"/>
        </w:r>
        <w:r w:rsidR="00CE4100" w:rsidDel="009A0142">
          <w:rPr>
            <w:noProof/>
            <w:webHidden/>
          </w:rPr>
          <w:delText>3</w:delText>
        </w:r>
        <w:r w:rsidR="00CE4100" w:rsidDel="009A0142">
          <w:rPr>
            <w:noProof/>
            <w:webHidden/>
          </w:rPr>
          <w:fldChar w:fldCharType="end"/>
        </w:r>
        <w:r w:rsidDel="009A0142">
          <w:rPr>
            <w:noProof/>
          </w:rPr>
          <w:fldChar w:fldCharType="end"/>
        </w:r>
      </w:del>
    </w:p>
    <w:p w14:paraId="3DBFB2F2" w14:textId="32DA479A" w:rsidR="00CE4100" w:rsidDel="009A0142" w:rsidRDefault="009A0142">
      <w:pPr>
        <w:pStyle w:val="TOC1"/>
        <w:tabs>
          <w:tab w:val="left" w:pos="440"/>
          <w:tab w:val="right" w:leader="dot" w:pos="8777"/>
        </w:tabs>
        <w:rPr>
          <w:del w:id="17" w:author="Ježek Bruno" w:date="2019-03-28T08:01:00Z"/>
          <w:rFonts w:eastAsiaTheme="minorEastAsia"/>
          <w:noProof/>
          <w:lang w:eastAsia="cs-CZ" w:bidi="he-IL"/>
        </w:rPr>
      </w:pPr>
      <w:del w:id="18" w:author="Ježek Bruno" w:date="2019-03-28T08:01:00Z">
        <w:r w:rsidDel="009A0142">
          <w:rPr>
            <w:rStyle w:val="Hyperlink"/>
          </w:rPr>
          <w:fldChar w:fldCharType="begin"/>
        </w:r>
        <w:r w:rsidDel="009A0142">
          <w:rPr>
            <w:rStyle w:val="Hyperlink"/>
            <w:noProof/>
          </w:rPr>
          <w:delInstrText xml:space="preserve"> HYPERLINK \l "_Toc4324668" </w:delInstrText>
        </w:r>
        <w:r w:rsidDel="009A0142">
          <w:rPr>
            <w:rStyle w:val="Hyperlink"/>
          </w:rPr>
          <w:fldChar w:fldCharType="separate"/>
        </w:r>
        <w:r w:rsidR="00CE4100" w:rsidRPr="00432B30" w:rsidDel="009A0142">
          <w:rPr>
            <w:rStyle w:val="Hyperlink"/>
            <w:noProof/>
          </w:rPr>
          <w:delText>2</w:delText>
        </w:r>
        <w:r w:rsidR="00CE4100" w:rsidDel="009A0142">
          <w:rPr>
            <w:rFonts w:eastAsiaTheme="minorEastAsia"/>
            <w:noProof/>
            <w:lang w:eastAsia="cs-CZ" w:bidi="he-IL"/>
          </w:rPr>
          <w:tab/>
        </w:r>
        <w:r w:rsidR="00CE4100" w:rsidRPr="00432B30" w:rsidDel="009A0142">
          <w:rPr>
            <w:rStyle w:val="Hyperlink"/>
            <w:noProof/>
          </w:rPr>
          <w:delText>Strojové učení v obecných rysech</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_Toc4324668 \h </w:delInstrText>
        </w:r>
        <w:r w:rsidR="00CE4100" w:rsidDel="009A0142">
          <w:rPr>
            <w:noProof/>
            <w:webHidden/>
          </w:rPr>
        </w:r>
        <w:r w:rsidR="00CE4100" w:rsidDel="009A0142">
          <w:rPr>
            <w:noProof/>
            <w:webHidden/>
          </w:rPr>
          <w:fldChar w:fldCharType="separate"/>
        </w:r>
        <w:r w:rsidR="00CE4100" w:rsidDel="009A0142">
          <w:rPr>
            <w:noProof/>
            <w:webHidden/>
          </w:rPr>
          <w:delText>4</w:delText>
        </w:r>
        <w:r w:rsidR="00CE4100" w:rsidDel="009A0142">
          <w:rPr>
            <w:noProof/>
            <w:webHidden/>
          </w:rPr>
          <w:fldChar w:fldCharType="end"/>
        </w:r>
        <w:r w:rsidDel="009A0142">
          <w:rPr>
            <w:noProof/>
          </w:rPr>
          <w:fldChar w:fldCharType="end"/>
        </w:r>
      </w:del>
    </w:p>
    <w:p w14:paraId="7E40D1A4" w14:textId="768AB84C" w:rsidR="00CE4100" w:rsidDel="009A0142" w:rsidRDefault="009A0142">
      <w:pPr>
        <w:pStyle w:val="TOC2"/>
        <w:tabs>
          <w:tab w:val="left" w:pos="880"/>
          <w:tab w:val="right" w:leader="dot" w:pos="8777"/>
        </w:tabs>
        <w:rPr>
          <w:del w:id="19" w:author="Ježek Bruno" w:date="2019-03-28T08:01:00Z"/>
          <w:rFonts w:eastAsiaTheme="minorEastAsia"/>
          <w:noProof/>
          <w:lang w:eastAsia="cs-CZ" w:bidi="he-IL"/>
        </w:rPr>
      </w:pPr>
      <w:del w:id="20" w:author="Ježek Bruno" w:date="2019-03-28T08:01:00Z">
        <w:r w:rsidDel="009A0142">
          <w:rPr>
            <w:rStyle w:val="Hyperlink"/>
          </w:rPr>
          <w:fldChar w:fldCharType="begin"/>
        </w:r>
        <w:r w:rsidDel="009A0142">
          <w:rPr>
            <w:rStyle w:val="Hyperlink"/>
            <w:noProof/>
          </w:rPr>
          <w:delInstrText xml:space="preserve"> HYPERLINK \l "_Toc4324669" </w:delInstrText>
        </w:r>
        <w:r w:rsidDel="009A0142">
          <w:rPr>
            <w:rStyle w:val="Hyperlink"/>
          </w:rPr>
          <w:fldChar w:fldCharType="separate"/>
        </w:r>
        <w:r w:rsidR="00CE4100" w:rsidRPr="00432B30" w:rsidDel="009A0142">
          <w:rPr>
            <w:rStyle w:val="Hyperlink"/>
            <w:noProof/>
          </w:rPr>
          <w:delText>2.1</w:delText>
        </w:r>
        <w:r w:rsidR="00CE4100" w:rsidDel="009A0142">
          <w:rPr>
            <w:rFonts w:eastAsiaTheme="minorEastAsia"/>
            <w:noProof/>
            <w:lang w:eastAsia="cs-CZ" w:bidi="he-IL"/>
          </w:rPr>
          <w:tab/>
        </w:r>
        <w:r w:rsidR="00CE4100" w:rsidRPr="00432B30" w:rsidDel="009A0142">
          <w:rPr>
            <w:rStyle w:val="Hyperlink"/>
            <w:noProof/>
          </w:rPr>
          <w:delText>Rozlišení diskriminativních a generativních modelů</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_Toc4324669 \h </w:delInstrText>
        </w:r>
        <w:r w:rsidR="00CE4100" w:rsidDel="009A0142">
          <w:rPr>
            <w:noProof/>
            <w:webHidden/>
          </w:rPr>
        </w:r>
        <w:r w:rsidR="00CE4100" w:rsidDel="009A0142">
          <w:rPr>
            <w:noProof/>
            <w:webHidden/>
          </w:rPr>
          <w:fldChar w:fldCharType="separate"/>
        </w:r>
        <w:r w:rsidR="00CE4100" w:rsidDel="009A0142">
          <w:rPr>
            <w:noProof/>
            <w:webHidden/>
          </w:rPr>
          <w:delText>5</w:delText>
        </w:r>
        <w:r w:rsidR="00CE4100" w:rsidDel="009A0142">
          <w:rPr>
            <w:noProof/>
            <w:webHidden/>
          </w:rPr>
          <w:fldChar w:fldCharType="end"/>
        </w:r>
        <w:r w:rsidDel="009A0142">
          <w:rPr>
            <w:noProof/>
          </w:rPr>
          <w:fldChar w:fldCharType="end"/>
        </w:r>
      </w:del>
    </w:p>
    <w:p w14:paraId="17B777B8" w14:textId="4B04AE82" w:rsidR="00CE4100" w:rsidDel="009A0142" w:rsidRDefault="009A0142">
      <w:pPr>
        <w:pStyle w:val="TOC2"/>
        <w:tabs>
          <w:tab w:val="left" w:pos="880"/>
          <w:tab w:val="right" w:leader="dot" w:pos="8777"/>
        </w:tabs>
        <w:rPr>
          <w:del w:id="21" w:author="Ježek Bruno" w:date="2019-03-28T08:01:00Z"/>
          <w:rFonts w:eastAsiaTheme="minorEastAsia"/>
          <w:noProof/>
          <w:lang w:eastAsia="cs-CZ" w:bidi="he-IL"/>
        </w:rPr>
      </w:pPr>
      <w:del w:id="22" w:author="Ježek Bruno" w:date="2019-03-28T08:01:00Z">
        <w:r w:rsidDel="009A0142">
          <w:rPr>
            <w:rStyle w:val="Hyperlink"/>
          </w:rPr>
          <w:fldChar w:fldCharType="begin"/>
        </w:r>
        <w:r w:rsidDel="009A0142">
          <w:rPr>
            <w:rStyle w:val="Hyperlink"/>
            <w:noProof/>
          </w:rPr>
          <w:delInstrText xml:space="preserve"> HYPERLINK \l "_Toc4324670" </w:delInstrText>
        </w:r>
        <w:r w:rsidDel="009A0142">
          <w:rPr>
            <w:rStyle w:val="Hyperlink"/>
          </w:rPr>
          <w:fldChar w:fldCharType="separate"/>
        </w:r>
        <w:r w:rsidR="00CE4100" w:rsidRPr="00432B30" w:rsidDel="009A0142">
          <w:rPr>
            <w:rStyle w:val="Hyperlink"/>
            <w:noProof/>
          </w:rPr>
          <w:delText>2.2</w:delText>
        </w:r>
        <w:r w:rsidR="00CE4100" w:rsidDel="009A0142">
          <w:rPr>
            <w:rFonts w:eastAsiaTheme="minorEastAsia"/>
            <w:noProof/>
            <w:lang w:eastAsia="cs-CZ" w:bidi="he-IL"/>
          </w:rPr>
          <w:tab/>
        </w:r>
        <w:r w:rsidR="00CE4100" w:rsidRPr="00432B30" w:rsidDel="009A0142">
          <w:rPr>
            <w:rStyle w:val="Hyperlink"/>
            <w:noProof/>
          </w:rPr>
          <w:delText>Metody strojového učení s omezením na neuronové sítě</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_Toc4324670 \h </w:delInstrText>
        </w:r>
        <w:r w:rsidR="00CE4100" w:rsidDel="009A0142">
          <w:rPr>
            <w:noProof/>
            <w:webHidden/>
          </w:rPr>
        </w:r>
        <w:r w:rsidR="00CE4100" w:rsidDel="009A0142">
          <w:rPr>
            <w:noProof/>
            <w:webHidden/>
          </w:rPr>
          <w:fldChar w:fldCharType="separate"/>
        </w:r>
        <w:r w:rsidR="00CE4100" w:rsidDel="009A0142">
          <w:rPr>
            <w:noProof/>
            <w:webHidden/>
          </w:rPr>
          <w:delText>6</w:delText>
        </w:r>
        <w:r w:rsidR="00CE4100" w:rsidDel="009A0142">
          <w:rPr>
            <w:noProof/>
            <w:webHidden/>
          </w:rPr>
          <w:fldChar w:fldCharType="end"/>
        </w:r>
        <w:r w:rsidDel="009A0142">
          <w:rPr>
            <w:noProof/>
          </w:rPr>
          <w:fldChar w:fldCharType="end"/>
        </w:r>
      </w:del>
    </w:p>
    <w:p w14:paraId="74787A20" w14:textId="3D957896" w:rsidR="00CE4100" w:rsidDel="009A0142" w:rsidRDefault="009A0142">
      <w:pPr>
        <w:pStyle w:val="TOC3"/>
        <w:tabs>
          <w:tab w:val="left" w:pos="1320"/>
          <w:tab w:val="right" w:leader="dot" w:pos="8777"/>
        </w:tabs>
        <w:rPr>
          <w:del w:id="23" w:author="Ježek Bruno" w:date="2019-03-28T08:01:00Z"/>
          <w:rFonts w:eastAsiaTheme="minorEastAsia"/>
          <w:noProof/>
          <w:lang w:eastAsia="cs-CZ" w:bidi="he-IL"/>
        </w:rPr>
      </w:pPr>
      <w:del w:id="24" w:author="Ježek Bruno" w:date="2019-03-28T08:01:00Z">
        <w:r w:rsidDel="009A0142">
          <w:rPr>
            <w:rStyle w:val="Hyperlink"/>
          </w:rPr>
          <w:fldChar w:fldCharType="begin"/>
        </w:r>
        <w:r w:rsidDel="009A0142">
          <w:rPr>
            <w:rStyle w:val="Hyperlink"/>
            <w:noProof/>
          </w:rPr>
          <w:delInstrText xml:space="preserve"> HYPERLINK \l "_Toc4324671" </w:delInstrText>
        </w:r>
        <w:r w:rsidDel="009A0142">
          <w:rPr>
            <w:rStyle w:val="Hyperlink"/>
          </w:rPr>
          <w:fldChar w:fldCharType="separate"/>
        </w:r>
        <w:r w:rsidR="00CE4100" w:rsidRPr="00432B30" w:rsidDel="009A0142">
          <w:rPr>
            <w:rStyle w:val="Hyperlink"/>
            <w:noProof/>
          </w:rPr>
          <w:delText>2.2.1</w:delText>
        </w:r>
        <w:r w:rsidR="00CE4100" w:rsidDel="009A0142">
          <w:rPr>
            <w:rFonts w:eastAsiaTheme="minorEastAsia"/>
            <w:noProof/>
            <w:lang w:eastAsia="cs-CZ" w:bidi="he-IL"/>
          </w:rPr>
          <w:tab/>
        </w:r>
        <w:r w:rsidR="00CE4100" w:rsidRPr="00432B30" w:rsidDel="009A0142">
          <w:rPr>
            <w:rStyle w:val="Hyperlink"/>
            <w:noProof/>
          </w:rPr>
          <w:delText>Hluboké dopředné neuronové sítě</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_Toc4324671 \h </w:delInstrText>
        </w:r>
        <w:r w:rsidR="00CE4100" w:rsidDel="009A0142">
          <w:rPr>
            <w:noProof/>
            <w:webHidden/>
          </w:rPr>
        </w:r>
        <w:r w:rsidR="00CE4100" w:rsidDel="009A0142">
          <w:rPr>
            <w:noProof/>
            <w:webHidden/>
          </w:rPr>
          <w:fldChar w:fldCharType="separate"/>
        </w:r>
        <w:r w:rsidR="00CE4100" w:rsidDel="009A0142">
          <w:rPr>
            <w:noProof/>
            <w:webHidden/>
          </w:rPr>
          <w:delText>6</w:delText>
        </w:r>
        <w:r w:rsidR="00CE4100" w:rsidDel="009A0142">
          <w:rPr>
            <w:noProof/>
            <w:webHidden/>
          </w:rPr>
          <w:fldChar w:fldCharType="end"/>
        </w:r>
        <w:r w:rsidDel="009A0142">
          <w:rPr>
            <w:noProof/>
          </w:rPr>
          <w:fldChar w:fldCharType="end"/>
        </w:r>
      </w:del>
    </w:p>
    <w:p w14:paraId="4CF204E0" w14:textId="616185D4" w:rsidR="00CE4100" w:rsidDel="009A0142" w:rsidRDefault="009A0142">
      <w:pPr>
        <w:pStyle w:val="TOC3"/>
        <w:tabs>
          <w:tab w:val="left" w:pos="1320"/>
          <w:tab w:val="right" w:leader="dot" w:pos="8777"/>
        </w:tabs>
        <w:rPr>
          <w:del w:id="25" w:author="Ježek Bruno" w:date="2019-03-28T08:01:00Z"/>
          <w:rFonts w:eastAsiaTheme="minorEastAsia"/>
          <w:noProof/>
          <w:lang w:eastAsia="cs-CZ" w:bidi="he-IL"/>
        </w:rPr>
      </w:pPr>
      <w:del w:id="26" w:author="Ježek Bruno" w:date="2019-03-28T08:01:00Z">
        <w:r w:rsidDel="009A0142">
          <w:rPr>
            <w:rStyle w:val="Hyperlink"/>
          </w:rPr>
          <w:fldChar w:fldCharType="begin"/>
        </w:r>
        <w:r w:rsidDel="009A0142">
          <w:rPr>
            <w:rStyle w:val="Hyperlink"/>
            <w:noProof/>
          </w:rPr>
          <w:delInstrText xml:space="preserve"> HYPERLINK \l "_Toc4324672" </w:delInstrText>
        </w:r>
        <w:r w:rsidDel="009A0142">
          <w:rPr>
            <w:rStyle w:val="Hyperlink"/>
          </w:rPr>
          <w:fldChar w:fldCharType="separate"/>
        </w:r>
        <w:r w:rsidR="00CE4100" w:rsidRPr="00432B30" w:rsidDel="009A0142">
          <w:rPr>
            <w:rStyle w:val="Hyperlink"/>
            <w:noProof/>
          </w:rPr>
          <w:delText>2.2.2</w:delText>
        </w:r>
        <w:r w:rsidR="00CE4100" w:rsidDel="009A0142">
          <w:rPr>
            <w:rFonts w:eastAsiaTheme="minorEastAsia"/>
            <w:noProof/>
            <w:lang w:eastAsia="cs-CZ" w:bidi="he-IL"/>
          </w:rPr>
          <w:tab/>
        </w:r>
        <w:r w:rsidR="00CE4100" w:rsidRPr="00432B30" w:rsidDel="009A0142">
          <w:rPr>
            <w:rStyle w:val="Hyperlink"/>
            <w:noProof/>
          </w:rPr>
          <w:delText>Učení neuronových sítí</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_Toc4324672 \h </w:delInstrText>
        </w:r>
        <w:r w:rsidR="00CE4100" w:rsidDel="009A0142">
          <w:rPr>
            <w:noProof/>
            <w:webHidden/>
          </w:rPr>
        </w:r>
        <w:r w:rsidR="00CE4100" w:rsidDel="009A0142">
          <w:rPr>
            <w:noProof/>
            <w:webHidden/>
          </w:rPr>
          <w:fldChar w:fldCharType="separate"/>
        </w:r>
        <w:r w:rsidR="00CE4100" w:rsidDel="009A0142">
          <w:rPr>
            <w:noProof/>
            <w:webHidden/>
          </w:rPr>
          <w:delText>8</w:delText>
        </w:r>
        <w:r w:rsidR="00CE4100" w:rsidDel="009A0142">
          <w:rPr>
            <w:noProof/>
            <w:webHidden/>
          </w:rPr>
          <w:fldChar w:fldCharType="end"/>
        </w:r>
        <w:r w:rsidDel="009A0142">
          <w:rPr>
            <w:noProof/>
          </w:rPr>
          <w:fldChar w:fldCharType="end"/>
        </w:r>
      </w:del>
    </w:p>
    <w:p w14:paraId="7BB1EAE6" w14:textId="1B8A11ED" w:rsidR="00CE4100" w:rsidDel="009A0142" w:rsidRDefault="009A0142">
      <w:pPr>
        <w:pStyle w:val="TOC3"/>
        <w:tabs>
          <w:tab w:val="left" w:pos="1320"/>
          <w:tab w:val="right" w:leader="dot" w:pos="8777"/>
        </w:tabs>
        <w:rPr>
          <w:del w:id="27" w:author="Ježek Bruno" w:date="2019-03-28T08:01:00Z"/>
          <w:rFonts w:eastAsiaTheme="minorEastAsia"/>
          <w:noProof/>
          <w:lang w:eastAsia="cs-CZ" w:bidi="he-IL"/>
        </w:rPr>
      </w:pPr>
      <w:del w:id="28" w:author="Ježek Bruno" w:date="2019-03-28T08:01:00Z">
        <w:r w:rsidDel="009A0142">
          <w:rPr>
            <w:rStyle w:val="Hyperlink"/>
          </w:rPr>
          <w:fldChar w:fldCharType="begin"/>
        </w:r>
        <w:r w:rsidDel="009A0142">
          <w:rPr>
            <w:rStyle w:val="Hyperlink"/>
            <w:noProof/>
          </w:rPr>
          <w:delInstrText xml:space="preserve"> HYPERLINK \l "_Toc4324673" </w:delInstrText>
        </w:r>
        <w:r w:rsidDel="009A0142">
          <w:rPr>
            <w:rStyle w:val="Hyperlink"/>
          </w:rPr>
          <w:fldChar w:fldCharType="separate"/>
        </w:r>
        <w:r w:rsidR="00CE4100" w:rsidRPr="00432B30" w:rsidDel="009A0142">
          <w:rPr>
            <w:rStyle w:val="Hyperlink"/>
            <w:noProof/>
          </w:rPr>
          <w:delText>2.2.3</w:delText>
        </w:r>
        <w:r w:rsidR="00CE4100" w:rsidDel="009A0142">
          <w:rPr>
            <w:rFonts w:eastAsiaTheme="minorEastAsia"/>
            <w:noProof/>
            <w:lang w:eastAsia="cs-CZ" w:bidi="he-IL"/>
          </w:rPr>
          <w:tab/>
        </w:r>
        <w:r w:rsidR="00CE4100" w:rsidRPr="00432B30" w:rsidDel="009A0142">
          <w:rPr>
            <w:rStyle w:val="Hyperlink"/>
            <w:noProof/>
          </w:rPr>
          <w:delText>Konvoluční neuronové sítě</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_Toc4324673 \h </w:delInstrText>
        </w:r>
        <w:r w:rsidR="00CE4100" w:rsidDel="009A0142">
          <w:rPr>
            <w:noProof/>
            <w:webHidden/>
          </w:rPr>
        </w:r>
        <w:r w:rsidR="00CE4100" w:rsidDel="009A0142">
          <w:rPr>
            <w:noProof/>
            <w:webHidden/>
          </w:rPr>
          <w:fldChar w:fldCharType="separate"/>
        </w:r>
        <w:r w:rsidR="00CE4100" w:rsidDel="009A0142">
          <w:rPr>
            <w:noProof/>
            <w:webHidden/>
          </w:rPr>
          <w:delText>9</w:delText>
        </w:r>
        <w:r w:rsidR="00CE4100" w:rsidDel="009A0142">
          <w:rPr>
            <w:noProof/>
            <w:webHidden/>
          </w:rPr>
          <w:fldChar w:fldCharType="end"/>
        </w:r>
        <w:r w:rsidDel="009A0142">
          <w:rPr>
            <w:noProof/>
          </w:rPr>
          <w:fldChar w:fldCharType="end"/>
        </w:r>
      </w:del>
    </w:p>
    <w:p w14:paraId="738D7E7A" w14:textId="54D6A16C" w:rsidR="00CE4100" w:rsidDel="009A0142" w:rsidRDefault="009A0142">
      <w:pPr>
        <w:pStyle w:val="TOC3"/>
        <w:tabs>
          <w:tab w:val="left" w:pos="1320"/>
          <w:tab w:val="right" w:leader="dot" w:pos="8777"/>
        </w:tabs>
        <w:rPr>
          <w:del w:id="29" w:author="Ježek Bruno" w:date="2019-03-28T08:01:00Z"/>
          <w:rFonts w:eastAsiaTheme="minorEastAsia"/>
          <w:noProof/>
          <w:lang w:eastAsia="cs-CZ" w:bidi="he-IL"/>
        </w:rPr>
      </w:pPr>
      <w:del w:id="30" w:author="Ježek Bruno" w:date="2019-03-28T08:01:00Z">
        <w:r w:rsidDel="009A0142">
          <w:rPr>
            <w:rStyle w:val="Hyperlink"/>
          </w:rPr>
          <w:fldChar w:fldCharType="begin"/>
        </w:r>
        <w:r w:rsidDel="009A0142">
          <w:rPr>
            <w:rStyle w:val="Hyperlink"/>
            <w:noProof/>
          </w:rPr>
          <w:delInstrText xml:space="preserve"> HYPERLINK \l "_Toc4324674" </w:delInstrText>
        </w:r>
        <w:r w:rsidDel="009A0142">
          <w:rPr>
            <w:rStyle w:val="Hyperlink"/>
          </w:rPr>
          <w:fldChar w:fldCharType="separate"/>
        </w:r>
        <w:r w:rsidR="00CE4100" w:rsidRPr="00432B30" w:rsidDel="009A0142">
          <w:rPr>
            <w:rStyle w:val="Hyperlink"/>
            <w:noProof/>
          </w:rPr>
          <w:delText>2.2.4</w:delText>
        </w:r>
        <w:r w:rsidR="00CE4100" w:rsidDel="009A0142">
          <w:rPr>
            <w:rFonts w:eastAsiaTheme="minorEastAsia"/>
            <w:noProof/>
            <w:lang w:eastAsia="cs-CZ" w:bidi="he-IL"/>
          </w:rPr>
          <w:tab/>
        </w:r>
        <w:r w:rsidR="00CE4100" w:rsidRPr="00432B30" w:rsidDel="009A0142">
          <w:rPr>
            <w:rStyle w:val="Hyperlink"/>
            <w:noProof/>
          </w:rPr>
          <w:delText>Rekurentní neuronové sítě</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_Toc4324674 \h </w:delInstrText>
        </w:r>
        <w:r w:rsidR="00CE4100" w:rsidDel="009A0142">
          <w:rPr>
            <w:noProof/>
            <w:webHidden/>
          </w:rPr>
        </w:r>
        <w:r w:rsidR="00CE4100" w:rsidDel="009A0142">
          <w:rPr>
            <w:noProof/>
            <w:webHidden/>
          </w:rPr>
          <w:fldChar w:fldCharType="separate"/>
        </w:r>
        <w:r w:rsidR="00CE4100" w:rsidDel="009A0142">
          <w:rPr>
            <w:noProof/>
            <w:webHidden/>
          </w:rPr>
          <w:delText>12</w:delText>
        </w:r>
        <w:r w:rsidR="00CE4100" w:rsidDel="009A0142">
          <w:rPr>
            <w:noProof/>
            <w:webHidden/>
          </w:rPr>
          <w:fldChar w:fldCharType="end"/>
        </w:r>
        <w:r w:rsidDel="009A0142">
          <w:rPr>
            <w:noProof/>
          </w:rPr>
          <w:fldChar w:fldCharType="end"/>
        </w:r>
      </w:del>
    </w:p>
    <w:p w14:paraId="1639F127" w14:textId="4116D01E" w:rsidR="00CE4100" w:rsidDel="009A0142" w:rsidRDefault="009A0142">
      <w:pPr>
        <w:pStyle w:val="TOC3"/>
        <w:tabs>
          <w:tab w:val="left" w:pos="1320"/>
          <w:tab w:val="right" w:leader="dot" w:pos="8777"/>
        </w:tabs>
        <w:rPr>
          <w:del w:id="31" w:author="Ježek Bruno" w:date="2019-03-28T08:01:00Z"/>
          <w:rFonts w:eastAsiaTheme="minorEastAsia"/>
          <w:noProof/>
          <w:lang w:eastAsia="cs-CZ" w:bidi="he-IL"/>
        </w:rPr>
      </w:pPr>
      <w:del w:id="32" w:author="Ježek Bruno" w:date="2019-03-28T08:01:00Z">
        <w:r w:rsidDel="009A0142">
          <w:rPr>
            <w:rStyle w:val="Hyperlink"/>
          </w:rPr>
          <w:fldChar w:fldCharType="begin"/>
        </w:r>
        <w:r w:rsidDel="009A0142">
          <w:rPr>
            <w:rStyle w:val="Hyperlink"/>
            <w:noProof/>
          </w:rPr>
          <w:delInstrText xml:space="preserve"> HYPERLINK \l "_Toc4324675" </w:delInstrText>
        </w:r>
        <w:r w:rsidDel="009A0142">
          <w:rPr>
            <w:rStyle w:val="Hyperlink"/>
          </w:rPr>
          <w:fldChar w:fldCharType="separate"/>
        </w:r>
        <w:r w:rsidR="00CE4100" w:rsidRPr="00432B30" w:rsidDel="009A0142">
          <w:rPr>
            <w:rStyle w:val="Hyperlink"/>
            <w:noProof/>
          </w:rPr>
          <w:delText>2.2.5</w:delText>
        </w:r>
        <w:r w:rsidR="00CE4100" w:rsidDel="009A0142">
          <w:rPr>
            <w:rFonts w:eastAsiaTheme="minorEastAsia"/>
            <w:noProof/>
            <w:lang w:eastAsia="cs-CZ" w:bidi="he-IL"/>
          </w:rPr>
          <w:tab/>
        </w:r>
        <w:r w:rsidR="00CE4100" w:rsidRPr="00432B30" w:rsidDel="009A0142">
          <w:rPr>
            <w:rStyle w:val="Hyperlink"/>
            <w:noProof/>
          </w:rPr>
          <w:delText>General adversarial networks</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_Toc4324675 \h </w:delInstrText>
        </w:r>
        <w:r w:rsidR="00CE4100" w:rsidDel="009A0142">
          <w:rPr>
            <w:noProof/>
            <w:webHidden/>
          </w:rPr>
        </w:r>
        <w:r w:rsidR="00CE4100" w:rsidDel="009A0142">
          <w:rPr>
            <w:noProof/>
            <w:webHidden/>
          </w:rPr>
          <w:fldChar w:fldCharType="separate"/>
        </w:r>
        <w:r w:rsidR="00CE4100" w:rsidDel="009A0142">
          <w:rPr>
            <w:noProof/>
            <w:webHidden/>
          </w:rPr>
          <w:delText>12</w:delText>
        </w:r>
        <w:r w:rsidR="00CE4100" w:rsidDel="009A0142">
          <w:rPr>
            <w:noProof/>
            <w:webHidden/>
          </w:rPr>
          <w:fldChar w:fldCharType="end"/>
        </w:r>
        <w:r w:rsidDel="009A0142">
          <w:rPr>
            <w:noProof/>
          </w:rPr>
          <w:fldChar w:fldCharType="end"/>
        </w:r>
      </w:del>
    </w:p>
    <w:p w14:paraId="47E52F1F" w14:textId="28E3262E" w:rsidR="00CE4100" w:rsidDel="009A0142" w:rsidRDefault="009A0142">
      <w:pPr>
        <w:pStyle w:val="TOC1"/>
        <w:tabs>
          <w:tab w:val="left" w:pos="440"/>
          <w:tab w:val="right" w:leader="dot" w:pos="8777"/>
        </w:tabs>
        <w:rPr>
          <w:del w:id="33" w:author="Ježek Bruno" w:date="2019-03-28T08:01:00Z"/>
          <w:rFonts w:eastAsiaTheme="minorEastAsia"/>
          <w:noProof/>
          <w:lang w:eastAsia="cs-CZ" w:bidi="he-IL"/>
        </w:rPr>
      </w:pPr>
      <w:del w:id="34" w:author="Ježek Bruno" w:date="2019-03-28T08:01:00Z">
        <w:r w:rsidDel="009A0142">
          <w:rPr>
            <w:rStyle w:val="Hyperlink"/>
          </w:rPr>
          <w:fldChar w:fldCharType="begin"/>
        </w:r>
        <w:r w:rsidDel="009A0142">
          <w:rPr>
            <w:rStyle w:val="Hyperlink"/>
            <w:noProof/>
          </w:rPr>
          <w:delInstrText xml:space="preserve"> HYPERLINK \l "_Toc4324676" </w:delInstrText>
        </w:r>
        <w:r w:rsidDel="009A0142">
          <w:rPr>
            <w:rStyle w:val="Hyperlink"/>
          </w:rPr>
          <w:fldChar w:fldCharType="separate"/>
        </w:r>
        <w:r w:rsidR="00CE4100" w:rsidRPr="00432B30" w:rsidDel="009A0142">
          <w:rPr>
            <w:rStyle w:val="Hyperlink"/>
            <w:noProof/>
          </w:rPr>
          <w:delText>3</w:delText>
        </w:r>
        <w:r w:rsidR="00CE4100" w:rsidDel="009A0142">
          <w:rPr>
            <w:rFonts w:eastAsiaTheme="minorEastAsia"/>
            <w:noProof/>
            <w:lang w:eastAsia="cs-CZ" w:bidi="he-IL"/>
          </w:rPr>
          <w:tab/>
        </w:r>
        <w:r w:rsidR="00CE4100" w:rsidRPr="00432B30" w:rsidDel="009A0142">
          <w:rPr>
            <w:rStyle w:val="Hyperlink"/>
            <w:noProof/>
          </w:rPr>
          <w:delText>Procedurální generování</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_Toc4324676 \h </w:delInstrText>
        </w:r>
        <w:r w:rsidR="00CE4100" w:rsidDel="009A0142">
          <w:rPr>
            <w:noProof/>
            <w:webHidden/>
          </w:rPr>
        </w:r>
        <w:r w:rsidR="00CE4100" w:rsidDel="009A0142">
          <w:rPr>
            <w:noProof/>
            <w:webHidden/>
          </w:rPr>
          <w:fldChar w:fldCharType="separate"/>
        </w:r>
        <w:r w:rsidR="00CE4100" w:rsidDel="009A0142">
          <w:rPr>
            <w:noProof/>
            <w:webHidden/>
          </w:rPr>
          <w:delText>13</w:delText>
        </w:r>
        <w:r w:rsidR="00CE4100" w:rsidDel="009A0142">
          <w:rPr>
            <w:noProof/>
            <w:webHidden/>
          </w:rPr>
          <w:fldChar w:fldCharType="end"/>
        </w:r>
        <w:r w:rsidDel="009A0142">
          <w:rPr>
            <w:noProof/>
          </w:rPr>
          <w:fldChar w:fldCharType="end"/>
        </w:r>
      </w:del>
    </w:p>
    <w:p w14:paraId="3E4D9CD1" w14:textId="31446104" w:rsidR="00CE4100" w:rsidDel="009A0142" w:rsidRDefault="009A0142">
      <w:pPr>
        <w:pStyle w:val="TOC2"/>
        <w:tabs>
          <w:tab w:val="left" w:pos="880"/>
          <w:tab w:val="right" w:leader="dot" w:pos="8777"/>
        </w:tabs>
        <w:rPr>
          <w:del w:id="35" w:author="Ježek Bruno" w:date="2019-03-28T08:01:00Z"/>
          <w:rFonts w:eastAsiaTheme="minorEastAsia"/>
          <w:noProof/>
          <w:lang w:eastAsia="cs-CZ" w:bidi="he-IL"/>
        </w:rPr>
      </w:pPr>
      <w:del w:id="36" w:author="Ježek Bruno" w:date="2019-03-28T08:01:00Z">
        <w:r w:rsidDel="009A0142">
          <w:rPr>
            <w:rStyle w:val="Hyperlink"/>
          </w:rPr>
          <w:fldChar w:fldCharType="begin"/>
        </w:r>
        <w:r w:rsidDel="009A0142">
          <w:rPr>
            <w:rStyle w:val="Hyperlink"/>
            <w:noProof/>
          </w:rPr>
          <w:delInstrText xml:space="preserve"> HYPERLINK \l "_Toc4324677" </w:delInstrText>
        </w:r>
        <w:r w:rsidDel="009A0142">
          <w:rPr>
            <w:rStyle w:val="Hyperlink"/>
          </w:rPr>
          <w:fldChar w:fldCharType="separate"/>
        </w:r>
        <w:r w:rsidR="00CE4100" w:rsidRPr="00432B30" w:rsidDel="009A0142">
          <w:rPr>
            <w:rStyle w:val="Hyperlink"/>
            <w:noProof/>
          </w:rPr>
          <w:delText>3.1</w:delText>
        </w:r>
        <w:r w:rsidR="00CE4100" w:rsidDel="009A0142">
          <w:rPr>
            <w:rFonts w:eastAsiaTheme="minorEastAsia"/>
            <w:noProof/>
            <w:lang w:eastAsia="cs-CZ" w:bidi="he-IL"/>
          </w:rPr>
          <w:tab/>
        </w:r>
        <w:r w:rsidR="00CE4100" w:rsidRPr="00432B30" w:rsidDel="009A0142">
          <w:rPr>
            <w:rStyle w:val="Hyperlink"/>
            <w:noProof/>
          </w:rPr>
          <w:delText>Klasifikace PCG algoritmů</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_Toc4324677 \h </w:delInstrText>
        </w:r>
        <w:r w:rsidR="00CE4100" w:rsidDel="009A0142">
          <w:rPr>
            <w:noProof/>
            <w:webHidden/>
          </w:rPr>
        </w:r>
        <w:r w:rsidR="00CE4100" w:rsidDel="009A0142">
          <w:rPr>
            <w:noProof/>
            <w:webHidden/>
          </w:rPr>
          <w:fldChar w:fldCharType="separate"/>
        </w:r>
        <w:r w:rsidR="00CE4100" w:rsidDel="009A0142">
          <w:rPr>
            <w:noProof/>
            <w:webHidden/>
          </w:rPr>
          <w:delText>14</w:delText>
        </w:r>
        <w:r w:rsidR="00CE4100" w:rsidDel="009A0142">
          <w:rPr>
            <w:noProof/>
            <w:webHidden/>
          </w:rPr>
          <w:fldChar w:fldCharType="end"/>
        </w:r>
        <w:r w:rsidDel="009A0142">
          <w:rPr>
            <w:noProof/>
          </w:rPr>
          <w:fldChar w:fldCharType="end"/>
        </w:r>
      </w:del>
    </w:p>
    <w:p w14:paraId="4285CEA0" w14:textId="48EF4DF5" w:rsidR="00CE4100" w:rsidDel="009A0142" w:rsidRDefault="009A0142">
      <w:pPr>
        <w:pStyle w:val="TOC2"/>
        <w:tabs>
          <w:tab w:val="left" w:pos="880"/>
          <w:tab w:val="right" w:leader="dot" w:pos="8777"/>
        </w:tabs>
        <w:rPr>
          <w:del w:id="37" w:author="Ježek Bruno" w:date="2019-03-28T08:01:00Z"/>
          <w:rFonts w:eastAsiaTheme="minorEastAsia"/>
          <w:noProof/>
          <w:lang w:eastAsia="cs-CZ" w:bidi="he-IL"/>
        </w:rPr>
      </w:pPr>
      <w:del w:id="38" w:author="Ježek Bruno" w:date="2019-03-28T08:01:00Z">
        <w:r w:rsidDel="009A0142">
          <w:rPr>
            <w:rStyle w:val="Hyperlink"/>
          </w:rPr>
          <w:fldChar w:fldCharType="begin"/>
        </w:r>
        <w:r w:rsidDel="009A0142">
          <w:rPr>
            <w:rStyle w:val="Hyperlink"/>
            <w:noProof/>
          </w:rPr>
          <w:delInstrText xml:space="preserve"> HYPERLINK \l "_Toc4324678" </w:delInstrText>
        </w:r>
        <w:r w:rsidDel="009A0142">
          <w:rPr>
            <w:rStyle w:val="Hyperlink"/>
          </w:rPr>
          <w:fldChar w:fldCharType="separate"/>
        </w:r>
        <w:r w:rsidR="00CE4100" w:rsidRPr="00432B30" w:rsidDel="009A0142">
          <w:rPr>
            <w:rStyle w:val="Hyperlink"/>
            <w:noProof/>
          </w:rPr>
          <w:delText>3.2</w:delText>
        </w:r>
        <w:r w:rsidR="00CE4100" w:rsidDel="009A0142">
          <w:rPr>
            <w:rFonts w:eastAsiaTheme="minorEastAsia"/>
            <w:noProof/>
            <w:lang w:eastAsia="cs-CZ" w:bidi="he-IL"/>
          </w:rPr>
          <w:tab/>
        </w:r>
        <w:r w:rsidR="00CE4100" w:rsidRPr="00432B30" w:rsidDel="009A0142">
          <w:rPr>
            <w:rStyle w:val="Hyperlink"/>
            <w:noProof/>
          </w:rPr>
          <w:delText>Tradiční metody procedurálního generování</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_Toc4324678 \h </w:delInstrText>
        </w:r>
        <w:r w:rsidR="00CE4100" w:rsidDel="009A0142">
          <w:rPr>
            <w:noProof/>
            <w:webHidden/>
          </w:rPr>
        </w:r>
        <w:r w:rsidR="00CE4100" w:rsidDel="009A0142">
          <w:rPr>
            <w:noProof/>
            <w:webHidden/>
          </w:rPr>
          <w:fldChar w:fldCharType="separate"/>
        </w:r>
        <w:r w:rsidR="00CE4100" w:rsidDel="009A0142">
          <w:rPr>
            <w:noProof/>
            <w:webHidden/>
          </w:rPr>
          <w:delText>14</w:delText>
        </w:r>
        <w:r w:rsidR="00CE4100" w:rsidDel="009A0142">
          <w:rPr>
            <w:noProof/>
            <w:webHidden/>
          </w:rPr>
          <w:fldChar w:fldCharType="end"/>
        </w:r>
        <w:r w:rsidDel="009A0142">
          <w:rPr>
            <w:noProof/>
          </w:rPr>
          <w:fldChar w:fldCharType="end"/>
        </w:r>
      </w:del>
    </w:p>
    <w:p w14:paraId="22549BA8" w14:textId="173AAB90" w:rsidR="00CE4100" w:rsidDel="009A0142" w:rsidRDefault="009A0142">
      <w:pPr>
        <w:pStyle w:val="TOC2"/>
        <w:tabs>
          <w:tab w:val="left" w:pos="880"/>
          <w:tab w:val="right" w:leader="dot" w:pos="8777"/>
        </w:tabs>
        <w:rPr>
          <w:del w:id="39" w:author="Ježek Bruno" w:date="2019-03-28T08:01:00Z"/>
          <w:rFonts w:eastAsiaTheme="minorEastAsia"/>
          <w:noProof/>
          <w:lang w:eastAsia="cs-CZ" w:bidi="he-IL"/>
        </w:rPr>
      </w:pPr>
      <w:del w:id="40" w:author="Ježek Bruno" w:date="2019-03-28T08:01:00Z">
        <w:r w:rsidDel="009A0142">
          <w:rPr>
            <w:rStyle w:val="Hyperlink"/>
          </w:rPr>
          <w:fldChar w:fldCharType="begin"/>
        </w:r>
        <w:r w:rsidDel="009A0142">
          <w:rPr>
            <w:rStyle w:val="Hyperlink"/>
            <w:noProof/>
          </w:rPr>
          <w:delInstrText xml:space="preserve"> HYPERLINK \l "_Toc4324679" </w:delInstrText>
        </w:r>
        <w:r w:rsidDel="009A0142">
          <w:rPr>
            <w:rStyle w:val="Hyperlink"/>
          </w:rPr>
          <w:fldChar w:fldCharType="separate"/>
        </w:r>
        <w:r w:rsidR="00CE4100" w:rsidRPr="00432B30" w:rsidDel="009A0142">
          <w:rPr>
            <w:rStyle w:val="Hyperlink"/>
            <w:noProof/>
          </w:rPr>
          <w:delText>3.3</w:delText>
        </w:r>
        <w:r w:rsidR="00CE4100" w:rsidDel="009A0142">
          <w:rPr>
            <w:rFonts w:eastAsiaTheme="minorEastAsia"/>
            <w:noProof/>
            <w:lang w:eastAsia="cs-CZ" w:bidi="he-IL"/>
          </w:rPr>
          <w:tab/>
        </w:r>
        <w:r w:rsidR="00CE4100" w:rsidRPr="00432B30" w:rsidDel="009A0142">
          <w:rPr>
            <w:rStyle w:val="Hyperlink"/>
            <w:noProof/>
          </w:rPr>
          <w:delText>Motivace, účel a vize používání PCG</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_Toc4324679 \h </w:delInstrText>
        </w:r>
        <w:r w:rsidR="00CE4100" w:rsidDel="009A0142">
          <w:rPr>
            <w:noProof/>
            <w:webHidden/>
          </w:rPr>
        </w:r>
        <w:r w:rsidR="00CE4100" w:rsidDel="009A0142">
          <w:rPr>
            <w:noProof/>
            <w:webHidden/>
          </w:rPr>
          <w:fldChar w:fldCharType="separate"/>
        </w:r>
        <w:r w:rsidR="00CE4100" w:rsidDel="009A0142">
          <w:rPr>
            <w:noProof/>
            <w:webHidden/>
          </w:rPr>
          <w:delText>15</w:delText>
        </w:r>
        <w:r w:rsidR="00CE4100" w:rsidDel="009A0142">
          <w:rPr>
            <w:noProof/>
            <w:webHidden/>
          </w:rPr>
          <w:fldChar w:fldCharType="end"/>
        </w:r>
        <w:r w:rsidDel="009A0142">
          <w:rPr>
            <w:noProof/>
          </w:rPr>
          <w:fldChar w:fldCharType="end"/>
        </w:r>
      </w:del>
    </w:p>
    <w:p w14:paraId="22E4331B" w14:textId="729B84D7" w:rsidR="00CE4100" w:rsidDel="009A0142" w:rsidRDefault="009A0142">
      <w:pPr>
        <w:pStyle w:val="TOC1"/>
        <w:tabs>
          <w:tab w:val="left" w:pos="440"/>
          <w:tab w:val="right" w:leader="dot" w:pos="8777"/>
        </w:tabs>
        <w:rPr>
          <w:del w:id="41" w:author="Ježek Bruno" w:date="2019-03-28T08:01:00Z"/>
          <w:rFonts w:eastAsiaTheme="minorEastAsia"/>
          <w:noProof/>
          <w:lang w:eastAsia="cs-CZ" w:bidi="he-IL"/>
        </w:rPr>
      </w:pPr>
      <w:del w:id="42" w:author="Ježek Bruno" w:date="2019-03-28T08:01:00Z">
        <w:r w:rsidDel="009A0142">
          <w:rPr>
            <w:rStyle w:val="Hyperlink"/>
          </w:rPr>
          <w:fldChar w:fldCharType="begin"/>
        </w:r>
        <w:r w:rsidDel="009A0142">
          <w:rPr>
            <w:rStyle w:val="Hyperlink"/>
            <w:noProof/>
          </w:rPr>
          <w:delInstrText xml:space="preserve"> HYPERLINK \l "_Toc4324680" </w:delInstrText>
        </w:r>
        <w:r w:rsidDel="009A0142">
          <w:rPr>
            <w:rStyle w:val="Hyperlink"/>
          </w:rPr>
          <w:fldChar w:fldCharType="separate"/>
        </w:r>
        <w:r w:rsidR="00CE4100" w:rsidRPr="00432B30" w:rsidDel="009A0142">
          <w:rPr>
            <w:rStyle w:val="Hyperlink"/>
            <w:noProof/>
          </w:rPr>
          <w:delText>4</w:delText>
        </w:r>
        <w:r w:rsidR="00CE4100" w:rsidDel="009A0142">
          <w:rPr>
            <w:rFonts w:eastAsiaTheme="minorEastAsia"/>
            <w:noProof/>
            <w:lang w:eastAsia="cs-CZ" w:bidi="he-IL"/>
          </w:rPr>
          <w:tab/>
        </w:r>
        <w:r w:rsidR="00CE4100" w:rsidRPr="00432B30" w:rsidDel="009A0142">
          <w:rPr>
            <w:rStyle w:val="Hyperlink"/>
            <w:noProof/>
          </w:rPr>
          <w:delText>Procedurální generování prostřednictvím strojového učení</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_Toc4324680 \h </w:delInstrText>
        </w:r>
        <w:r w:rsidR="00CE4100" w:rsidDel="009A0142">
          <w:rPr>
            <w:noProof/>
            <w:webHidden/>
          </w:rPr>
        </w:r>
        <w:r w:rsidR="00CE4100" w:rsidDel="009A0142">
          <w:rPr>
            <w:noProof/>
            <w:webHidden/>
          </w:rPr>
          <w:fldChar w:fldCharType="separate"/>
        </w:r>
        <w:r w:rsidR="00CE4100" w:rsidDel="009A0142">
          <w:rPr>
            <w:noProof/>
            <w:webHidden/>
          </w:rPr>
          <w:delText>17</w:delText>
        </w:r>
        <w:r w:rsidR="00CE4100" w:rsidDel="009A0142">
          <w:rPr>
            <w:noProof/>
            <w:webHidden/>
          </w:rPr>
          <w:fldChar w:fldCharType="end"/>
        </w:r>
        <w:r w:rsidDel="009A0142">
          <w:rPr>
            <w:noProof/>
          </w:rPr>
          <w:fldChar w:fldCharType="end"/>
        </w:r>
      </w:del>
    </w:p>
    <w:p w14:paraId="278959B1" w14:textId="0098DB4F" w:rsidR="00CE4100" w:rsidDel="009A0142" w:rsidRDefault="009A0142">
      <w:pPr>
        <w:pStyle w:val="TOC2"/>
        <w:tabs>
          <w:tab w:val="left" w:pos="880"/>
          <w:tab w:val="right" w:leader="dot" w:pos="8777"/>
        </w:tabs>
        <w:rPr>
          <w:del w:id="43" w:author="Ježek Bruno" w:date="2019-03-28T08:01:00Z"/>
          <w:rFonts w:eastAsiaTheme="minorEastAsia"/>
          <w:noProof/>
          <w:lang w:eastAsia="cs-CZ" w:bidi="he-IL"/>
        </w:rPr>
      </w:pPr>
      <w:del w:id="44" w:author="Ježek Bruno" w:date="2019-03-28T08:01:00Z">
        <w:r w:rsidDel="009A0142">
          <w:rPr>
            <w:rStyle w:val="Hyperlink"/>
          </w:rPr>
          <w:fldChar w:fldCharType="begin"/>
        </w:r>
        <w:r w:rsidDel="009A0142">
          <w:rPr>
            <w:rStyle w:val="Hyperlink"/>
            <w:noProof/>
          </w:rPr>
          <w:delInstrText xml:space="preserve"> HYPERLINK \l "_Toc4324681" </w:delInstrText>
        </w:r>
        <w:r w:rsidDel="009A0142">
          <w:rPr>
            <w:rStyle w:val="Hyperlink"/>
          </w:rPr>
          <w:fldChar w:fldCharType="separate"/>
        </w:r>
        <w:r w:rsidR="00CE4100" w:rsidRPr="00432B30" w:rsidDel="009A0142">
          <w:rPr>
            <w:rStyle w:val="Hyperlink"/>
            <w:noProof/>
          </w:rPr>
          <w:delText>4.1</w:delText>
        </w:r>
        <w:r w:rsidR="00CE4100" w:rsidDel="009A0142">
          <w:rPr>
            <w:rFonts w:eastAsiaTheme="minorEastAsia"/>
            <w:noProof/>
            <w:lang w:eastAsia="cs-CZ" w:bidi="he-IL"/>
          </w:rPr>
          <w:tab/>
        </w:r>
        <w:r w:rsidR="00CE4100" w:rsidRPr="00432B30" w:rsidDel="009A0142">
          <w:rPr>
            <w:rStyle w:val="Hyperlink"/>
            <w:noProof/>
          </w:rPr>
          <w:delText>Současné experimenty PCGML</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_Toc4324681 \h </w:delInstrText>
        </w:r>
        <w:r w:rsidR="00CE4100" w:rsidDel="009A0142">
          <w:rPr>
            <w:noProof/>
            <w:webHidden/>
          </w:rPr>
        </w:r>
        <w:r w:rsidR="00CE4100" w:rsidDel="009A0142">
          <w:rPr>
            <w:noProof/>
            <w:webHidden/>
          </w:rPr>
          <w:fldChar w:fldCharType="separate"/>
        </w:r>
        <w:r w:rsidR="00CE4100" w:rsidDel="009A0142">
          <w:rPr>
            <w:noProof/>
            <w:webHidden/>
          </w:rPr>
          <w:delText>18</w:delText>
        </w:r>
        <w:r w:rsidR="00CE4100" w:rsidDel="009A0142">
          <w:rPr>
            <w:noProof/>
            <w:webHidden/>
          </w:rPr>
          <w:fldChar w:fldCharType="end"/>
        </w:r>
        <w:r w:rsidDel="009A0142">
          <w:rPr>
            <w:noProof/>
          </w:rPr>
          <w:fldChar w:fldCharType="end"/>
        </w:r>
      </w:del>
    </w:p>
    <w:p w14:paraId="5B42AEB2" w14:textId="3CF6AC6D" w:rsidR="00CE4100" w:rsidDel="009A0142" w:rsidRDefault="009A0142">
      <w:pPr>
        <w:pStyle w:val="TOC1"/>
        <w:tabs>
          <w:tab w:val="left" w:pos="440"/>
          <w:tab w:val="right" w:leader="dot" w:pos="8777"/>
        </w:tabs>
        <w:rPr>
          <w:del w:id="45" w:author="Ježek Bruno" w:date="2019-03-28T08:01:00Z"/>
          <w:rFonts w:eastAsiaTheme="minorEastAsia"/>
          <w:noProof/>
          <w:lang w:eastAsia="cs-CZ" w:bidi="he-IL"/>
        </w:rPr>
      </w:pPr>
      <w:del w:id="46" w:author="Ježek Bruno" w:date="2019-03-28T08:01:00Z">
        <w:r w:rsidDel="009A0142">
          <w:rPr>
            <w:rStyle w:val="Hyperlink"/>
          </w:rPr>
          <w:fldChar w:fldCharType="begin"/>
        </w:r>
        <w:r w:rsidDel="009A0142">
          <w:rPr>
            <w:rStyle w:val="Hyperlink"/>
            <w:noProof/>
          </w:rPr>
          <w:delInstrText xml:space="preserve"> HYPERLINK \l "_Toc4324682" </w:delInstrText>
        </w:r>
        <w:r w:rsidDel="009A0142">
          <w:rPr>
            <w:rStyle w:val="Hyperlink"/>
          </w:rPr>
          <w:fldChar w:fldCharType="separate"/>
        </w:r>
        <w:r w:rsidR="00CE4100" w:rsidRPr="00432B30" w:rsidDel="009A0142">
          <w:rPr>
            <w:rStyle w:val="Hyperlink"/>
            <w:noProof/>
          </w:rPr>
          <w:delText>5</w:delText>
        </w:r>
        <w:r w:rsidR="00CE4100" w:rsidDel="009A0142">
          <w:rPr>
            <w:rFonts w:eastAsiaTheme="minorEastAsia"/>
            <w:noProof/>
            <w:lang w:eastAsia="cs-CZ" w:bidi="he-IL"/>
          </w:rPr>
          <w:tab/>
        </w:r>
        <w:r w:rsidR="00CE4100" w:rsidRPr="00432B30" w:rsidDel="009A0142">
          <w:rPr>
            <w:rStyle w:val="Hyperlink"/>
            <w:noProof/>
          </w:rPr>
          <w:delText>Technologie pro implementaci algoritmů strojového učení</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_Toc4324682 \h </w:delInstrText>
        </w:r>
        <w:r w:rsidR="00CE4100" w:rsidDel="009A0142">
          <w:rPr>
            <w:noProof/>
            <w:webHidden/>
          </w:rPr>
        </w:r>
        <w:r w:rsidR="00CE4100" w:rsidDel="009A0142">
          <w:rPr>
            <w:noProof/>
            <w:webHidden/>
          </w:rPr>
          <w:fldChar w:fldCharType="separate"/>
        </w:r>
        <w:r w:rsidR="00CE4100" w:rsidDel="009A0142">
          <w:rPr>
            <w:noProof/>
            <w:webHidden/>
          </w:rPr>
          <w:delText>22</w:delText>
        </w:r>
        <w:r w:rsidR="00CE4100" w:rsidDel="009A0142">
          <w:rPr>
            <w:noProof/>
            <w:webHidden/>
          </w:rPr>
          <w:fldChar w:fldCharType="end"/>
        </w:r>
        <w:r w:rsidDel="009A0142">
          <w:rPr>
            <w:noProof/>
          </w:rPr>
          <w:fldChar w:fldCharType="end"/>
        </w:r>
      </w:del>
    </w:p>
    <w:p w14:paraId="2834C2E0" w14:textId="23D06C4E" w:rsidR="00CE4100" w:rsidDel="009A0142" w:rsidRDefault="009A0142">
      <w:pPr>
        <w:pStyle w:val="TOC2"/>
        <w:tabs>
          <w:tab w:val="left" w:pos="880"/>
          <w:tab w:val="right" w:leader="dot" w:pos="8777"/>
        </w:tabs>
        <w:rPr>
          <w:del w:id="47" w:author="Ježek Bruno" w:date="2019-03-28T08:01:00Z"/>
          <w:rFonts w:eastAsiaTheme="minorEastAsia"/>
          <w:noProof/>
          <w:lang w:eastAsia="cs-CZ" w:bidi="he-IL"/>
        </w:rPr>
      </w:pPr>
      <w:del w:id="48" w:author="Ježek Bruno" w:date="2019-03-28T08:01:00Z">
        <w:r w:rsidDel="009A0142">
          <w:rPr>
            <w:rStyle w:val="Hyperlink"/>
          </w:rPr>
          <w:fldChar w:fldCharType="begin"/>
        </w:r>
        <w:r w:rsidDel="009A0142">
          <w:rPr>
            <w:rStyle w:val="Hyperlink"/>
            <w:noProof/>
          </w:rPr>
          <w:delInstrText xml:space="preserve"> HYPERLINK \l "_Toc4324683" </w:delInstrText>
        </w:r>
        <w:r w:rsidDel="009A0142">
          <w:rPr>
            <w:rStyle w:val="Hyperlink"/>
          </w:rPr>
          <w:fldChar w:fldCharType="separate"/>
        </w:r>
        <w:r w:rsidR="00CE4100" w:rsidRPr="00432B30" w:rsidDel="009A0142">
          <w:rPr>
            <w:rStyle w:val="Hyperlink"/>
            <w:noProof/>
          </w:rPr>
          <w:delText>5.1</w:delText>
        </w:r>
        <w:r w:rsidR="00CE4100" w:rsidDel="009A0142">
          <w:rPr>
            <w:rFonts w:eastAsiaTheme="minorEastAsia"/>
            <w:noProof/>
            <w:lang w:eastAsia="cs-CZ" w:bidi="he-IL"/>
          </w:rPr>
          <w:tab/>
        </w:r>
        <w:r w:rsidR="00CE4100" w:rsidRPr="00432B30" w:rsidDel="009A0142">
          <w:rPr>
            <w:rStyle w:val="Hyperlink"/>
            <w:noProof/>
          </w:rPr>
          <w:delText>Python</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_Toc4324683 \h </w:delInstrText>
        </w:r>
        <w:r w:rsidR="00CE4100" w:rsidDel="009A0142">
          <w:rPr>
            <w:noProof/>
            <w:webHidden/>
          </w:rPr>
        </w:r>
        <w:r w:rsidR="00CE4100" w:rsidDel="009A0142">
          <w:rPr>
            <w:noProof/>
            <w:webHidden/>
          </w:rPr>
          <w:fldChar w:fldCharType="separate"/>
        </w:r>
        <w:r w:rsidR="00CE4100" w:rsidDel="009A0142">
          <w:rPr>
            <w:noProof/>
            <w:webHidden/>
          </w:rPr>
          <w:delText>22</w:delText>
        </w:r>
        <w:r w:rsidR="00CE4100" w:rsidDel="009A0142">
          <w:rPr>
            <w:noProof/>
            <w:webHidden/>
          </w:rPr>
          <w:fldChar w:fldCharType="end"/>
        </w:r>
        <w:r w:rsidDel="009A0142">
          <w:rPr>
            <w:noProof/>
          </w:rPr>
          <w:fldChar w:fldCharType="end"/>
        </w:r>
      </w:del>
    </w:p>
    <w:p w14:paraId="0B24C78C" w14:textId="0CC6ED62" w:rsidR="00CE4100" w:rsidDel="009A0142" w:rsidRDefault="009A0142">
      <w:pPr>
        <w:pStyle w:val="TOC2"/>
        <w:tabs>
          <w:tab w:val="left" w:pos="880"/>
          <w:tab w:val="right" w:leader="dot" w:pos="8777"/>
        </w:tabs>
        <w:rPr>
          <w:del w:id="49" w:author="Ježek Bruno" w:date="2019-03-28T08:01:00Z"/>
          <w:rFonts w:eastAsiaTheme="minorEastAsia"/>
          <w:noProof/>
          <w:lang w:eastAsia="cs-CZ" w:bidi="he-IL"/>
        </w:rPr>
      </w:pPr>
      <w:del w:id="50" w:author="Ježek Bruno" w:date="2019-03-28T08:01:00Z">
        <w:r w:rsidDel="009A0142">
          <w:rPr>
            <w:rStyle w:val="Hyperlink"/>
          </w:rPr>
          <w:fldChar w:fldCharType="begin"/>
        </w:r>
        <w:r w:rsidDel="009A0142">
          <w:rPr>
            <w:rStyle w:val="Hyperlink"/>
            <w:noProof/>
          </w:rPr>
          <w:delInstrText xml:space="preserve"> HYPERLINK \l "_Toc4324684" </w:delInstrText>
        </w:r>
        <w:r w:rsidDel="009A0142">
          <w:rPr>
            <w:rStyle w:val="Hyperlink"/>
          </w:rPr>
          <w:fldChar w:fldCharType="separate"/>
        </w:r>
        <w:r w:rsidR="00CE4100" w:rsidRPr="00432B30" w:rsidDel="009A0142">
          <w:rPr>
            <w:rStyle w:val="Hyperlink"/>
            <w:noProof/>
          </w:rPr>
          <w:delText>5.2</w:delText>
        </w:r>
        <w:r w:rsidR="00CE4100" w:rsidDel="009A0142">
          <w:rPr>
            <w:rFonts w:eastAsiaTheme="minorEastAsia"/>
            <w:noProof/>
            <w:lang w:eastAsia="cs-CZ" w:bidi="he-IL"/>
          </w:rPr>
          <w:tab/>
        </w:r>
        <w:r w:rsidR="00CE4100" w:rsidRPr="00432B30" w:rsidDel="009A0142">
          <w:rPr>
            <w:rStyle w:val="Hyperlink"/>
            <w:noProof/>
          </w:rPr>
          <w:delText>NumPy</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_Toc4324684 \h </w:delInstrText>
        </w:r>
        <w:r w:rsidR="00CE4100" w:rsidDel="009A0142">
          <w:rPr>
            <w:noProof/>
            <w:webHidden/>
          </w:rPr>
        </w:r>
        <w:r w:rsidR="00CE4100" w:rsidDel="009A0142">
          <w:rPr>
            <w:noProof/>
            <w:webHidden/>
          </w:rPr>
          <w:fldChar w:fldCharType="separate"/>
        </w:r>
        <w:r w:rsidR="00CE4100" w:rsidDel="009A0142">
          <w:rPr>
            <w:noProof/>
            <w:webHidden/>
          </w:rPr>
          <w:delText>22</w:delText>
        </w:r>
        <w:r w:rsidR="00CE4100" w:rsidDel="009A0142">
          <w:rPr>
            <w:noProof/>
            <w:webHidden/>
          </w:rPr>
          <w:fldChar w:fldCharType="end"/>
        </w:r>
        <w:r w:rsidDel="009A0142">
          <w:rPr>
            <w:noProof/>
          </w:rPr>
          <w:fldChar w:fldCharType="end"/>
        </w:r>
      </w:del>
    </w:p>
    <w:p w14:paraId="1D07F3DE" w14:textId="15548C19" w:rsidR="00CE4100" w:rsidDel="009A0142" w:rsidRDefault="009A0142">
      <w:pPr>
        <w:pStyle w:val="TOC2"/>
        <w:tabs>
          <w:tab w:val="left" w:pos="880"/>
          <w:tab w:val="right" w:leader="dot" w:pos="8777"/>
        </w:tabs>
        <w:rPr>
          <w:del w:id="51" w:author="Ježek Bruno" w:date="2019-03-28T08:01:00Z"/>
          <w:rFonts w:eastAsiaTheme="minorEastAsia"/>
          <w:noProof/>
          <w:lang w:eastAsia="cs-CZ" w:bidi="he-IL"/>
        </w:rPr>
      </w:pPr>
      <w:del w:id="52" w:author="Ježek Bruno" w:date="2019-03-28T08:01:00Z">
        <w:r w:rsidDel="009A0142">
          <w:rPr>
            <w:rStyle w:val="Hyperlink"/>
          </w:rPr>
          <w:fldChar w:fldCharType="begin"/>
        </w:r>
        <w:r w:rsidDel="009A0142">
          <w:rPr>
            <w:rStyle w:val="Hyperlink"/>
            <w:noProof/>
          </w:rPr>
          <w:delInstrText xml:space="preserve"> HYPERLINK \l "_Toc4324685" </w:delInstrText>
        </w:r>
        <w:r w:rsidDel="009A0142">
          <w:rPr>
            <w:rStyle w:val="Hyperlink"/>
          </w:rPr>
          <w:fldChar w:fldCharType="separate"/>
        </w:r>
        <w:r w:rsidR="00CE4100" w:rsidRPr="00432B30" w:rsidDel="009A0142">
          <w:rPr>
            <w:rStyle w:val="Hyperlink"/>
            <w:noProof/>
          </w:rPr>
          <w:delText>5.3</w:delText>
        </w:r>
        <w:r w:rsidR="00CE4100" w:rsidDel="009A0142">
          <w:rPr>
            <w:rFonts w:eastAsiaTheme="minorEastAsia"/>
            <w:noProof/>
            <w:lang w:eastAsia="cs-CZ" w:bidi="he-IL"/>
          </w:rPr>
          <w:tab/>
        </w:r>
        <w:r w:rsidR="00CE4100" w:rsidRPr="00432B30" w:rsidDel="009A0142">
          <w:rPr>
            <w:rStyle w:val="Hyperlink"/>
            <w:noProof/>
          </w:rPr>
          <w:delText>TensorFlow</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_Toc4324685 \h </w:delInstrText>
        </w:r>
        <w:r w:rsidR="00CE4100" w:rsidDel="009A0142">
          <w:rPr>
            <w:noProof/>
            <w:webHidden/>
          </w:rPr>
        </w:r>
        <w:r w:rsidR="00CE4100" w:rsidDel="009A0142">
          <w:rPr>
            <w:noProof/>
            <w:webHidden/>
          </w:rPr>
          <w:fldChar w:fldCharType="separate"/>
        </w:r>
        <w:r w:rsidR="00CE4100" w:rsidDel="009A0142">
          <w:rPr>
            <w:noProof/>
            <w:webHidden/>
          </w:rPr>
          <w:delText>23</w:delText>
        </w:r>
        <w:r w:rsidR="00CE4100" w:rsidDel="009A0142">
          <w:rPr>
            <w:noProof/>
            <w:webHidden/>
          </w:rPr>
          <w:fldChar w:fldCharType="end"/>
        </w:r>
        <w:r w:rsidDel="009A0142">
          <w:rPr>
            <w:noProof/>
          </w:rPr>
          <w:fldChar w:fldCharType="end"/>
        </w:r>
      </w:del>
    </w:p>
    <w:p w14:paraId="5523535B" w14:textId="56418383" w:rsidR="00CE4100" w:rsidDel="009A0142" w:rsidRDefault="009A0142">
      <w:pPr>
        <w:pStyle w:val="TOC2"/>
        <w:tabs>
          <w:tab w:val="left" w:pos="880"/>
          <w:tab w:val="right" w:leader="dot" w:pos="8777"/>
        </w:tabs>
        <w:rPr>
          <w:del w:id="53" w:author="Ježek Bruno" w:date="2019-03-28T08:01:00Z"/>
          <w:rFonts w:eastAsiaTheme="minorEastAsia"/>
          <w:noProof/>
          <w:lang w:eastAsia="cs-CZ" w:bidi="he-IL"/>
        </w:rPr>
      </w:pPr>
      <w:del w:id="54" w:author="Ježek Bruno" w:date="2019-03-28T08:01:00Z">
        <w:r w:rsidDel="009A0142">
          <w:rPr>
            <w:rStyle w:val="Hyperlink"/>
          </w:rPr>
          <w:fldChar w:fldCharType="begin"/>
        </w:r>
        <w:r w:rsidDel="009A0142">
          <w:rPr>
            <w:rStyle w:val="Hyperlink"/>
            <w:noProof/>
          </w:rPr>
          <w:delInstrText xml:space="preserve"> HYPERLINK \l "_Toc4324686" </w:delInstrText>
        </w:r>
        <w:r w:rsidDel="009A0142">
          <w:rPr>
            <w:rStyle w:val="Hyperlink"/>
          </w:rPr>
          <w:fldChar w:fldCharType="separate"/>
        </w:r>
        <w:r w:rsidR="00CE4100" w:rsidRPr="00432B30" w:rsidDel="009A0142">
          <w:rPr>
            <w:rStyle w:val="Hyperlink"/>
            <w:noProof/>
          </w:rPr>
          <w:delText>5.4</w:delText>
        </w:r>
        <w:r w:rsidR="00CE4100" w:rsidDel="009A0142">
          <w:rPr>
            <w:rFonts w:eastAsiaTheme="minorEastAsia"/>
            <w:noProof/>
            <w:lang w:eastAsia="cs-CZ" w:bidi="he-IL"/>
          </w:rPr>
          <w:tab/>
        </w:r>
        <w:r w:rsidR="00CE4100" w:rsidRPr="00432B30" w:rsidDel="009A0142">
          <w:rPr>
            <w:rStyle w:val="Hyperlink"/>
            <w:noProof/>
          </w:rPr>
          <w:delText>Keras</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_Toc4324686 \h </w:delInstrText>
        </w:r>
        <w:r w:rsidR="00CE4100" w:rsidDel="009A0142">
          <w:rPr>
            <w:noProof/>
            <w:webHidden/>
          </w:rPr>
        </w:r>
        <w:r w:rsidR="00CE4100" w:rsidDel="009A0142">
          <w:rPr>
            <w:noProof/>
            <w:webHidden/>
          </w:rPr>
          <w:fldChar w:fldCharType="separate"/>
        </w:r>
        <w:r w:rsidR="00CE4100" w:rsidDel="009A0142">
          <w:rPr>
            <w:noProof/>
            <w:webHidden/>
          </w:rPr>
          <w:delText>24</w:delText>
        </w:r>
        <w:r w:rsidR="00CE4100" w:rsidDel="009A0142">
          <w:rPr>
            <w:noProof/>
            <w:webHidden/>
          </w:rPr>
          <w:fldChar w:fldCharType="end"/>
        </w:r>
        <w:r w:rsidDel="009A0142">
          <w:rPr>
            <w:noProof/>
          </w:rPr>
          <w:fldChar w:fldCharType="end"/>
        </w:r>
      </w:del>
    </w:p>
    <w:p w14:paraId="47419D61" w14:textId="0C6AA6EB" w:rsidR="00CE4100" w:rsidDel="009A0142" w:rsidRDefault="009A0142">
      <w:pPr>
        <w:pStyle w:val="TOC1"/>
        <w:tabs>
          <w:tab w:val="left" w:pos="440"/>
          <w:tab w:val="right" w:leader="dot" w:pos="8777"/>
        </w:tabs>
        <w:rPr>
          <w:del w:id="55" w:author="Ježek Bruno" w:date="2019-03-28T08:01:00Z"/>
          <w:rFonts w:eastAsiaTheme="minorEastAsia"/>
          <w:noProof/>
          <w:lang w:eastAsia="cs-CZ" w:bidi="he-IL"/>
        </w:rPr>
      </w:pPr>
      <w:del w:id="56" w:author="Ježek Bruno" w:date="2019-03-28T08:01:00Z">
        <w:r w:rsidDel="009A0142">
          <w:rPr>
            <w:rStyle w:val="Hyperlink"/>
          </w:rPr>
          <w:fldChar w:fldCharType="begin"/>
        </w:r>
        <w:r w:rsidDel="009A0142">
          <w:rPr>
            <w:rStyle w:val="Hyperlink"/>
            <w:noProof/>
          </w:rPr>
          <w:delInstrText xml:space="preserve"> HYPERLINK \l "_Toc4324687" </w:delInstrText>
        </w:r>
        <w:r w:rsidDel="009A0142">
          <w:rPr>
            <w:rStyle w:val="Hyperlink"/>
          </w:rPr>
          <w:fldChar w:fldCharType="separate"/>
        </w:r>
        <w:r w:rsidR="00CE4100" w:rsidRPr="00432B30" w:rsidDel="009A0142">
          <w:rPr>
            <w:rStyle w:val="Hyperlink"/>
            <w:noProof/>
          </w:rPr>
          <w:delText>6</w:delText>
        </w:r>
        <w:r w:rsidR="00CE4100" w:rsidDel="009A0142">
          <w:rPr>
            <w:rFonts w:eastAsiaTheme="minorEastAsia"/>
            <w:noProof/>
            <w:lang w:eastAsia="cs-CZ" w:bidi="he-IL"/>
          </w:rPr>
          <w:tab/>
        </w:r>
        <w:r w:rsidR="00CE4100" w:rsidRPr="00432B30" w:rsidDel="009A0142">
          <w:rPr>
            <w:rStyle w:val="Hyperlink"/>
            <w:noProof/>
          </w:rPr>
          <w:delText>Implementace metod strojového učení při generování</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_Toc4324687 \h </w:delInstrText>
        </w:r>
        <w:r w:rsidR="00CE4100" w:rsidDel="009A0142">
          <w:rPr>
            <w:noProof/>
            <w:webHidden/>
          </w:rPr>
        </w:r>
        <w:r w:rsidR="00CE4100" w:rsidDel="009A0142">
          <w:rPr>
            <w:noProof/>
            <w:webHidden/>
          </w:rPr>
          <w:fldChar w:fldCharType="separate"/>
        </w:r>
        <w:r w:rsidR="00CE4100" w:rsidDel="009A0142">
          <w:rPr>
            <w:noProof/>
            <w:webHidden/>
          </w:rPr>
          <w:delText>25</w:delText>
        </w:r>
        <w:r w:rsidR="00CE4100" w:rsidDel="009A0142">
          <w:rPr>
            <w:noProof/>
            <w:webHidden/>
          </w:rPr>
          <w:fldChar w:fldCharType="end"/>
        </w:r>
        <w:r w:rsidDel="009A0142">
          <w:rPr>
            <w:noProof/>
          </w:rPr>
          <w:fldChar w:fldCharType="end"/>
        </w:r>
      </w:del>
    </w:p>
    <w:p w14:paraId="3B3F6B7A" w14:textId="60A73D0C" w:rsidR="00CE4100" w:rsidDel="009A0142" w:rsidRDefault="009A0142">
      <w:pPr>
        <w:pStyle w:val="TOC2"/>
        <w:tabs>
          <w:tab w:val="left" w:pos="880"/>
          <w:tab w:val="right" w:leader="dot" w:pos="8777"/>
        </w:tabs>
        <w:rPr>
          <w:del w:id="57" w:author="Ježek Bruno" w:date="2019-03-28T08:01:00Z"/>
          <w:rFonts w:eastAsiaTheme="minorEastAsia"/>
          <w:noProof/>
          <w:lang w:eastAsia="cs-CZ" w:bidi="he-IL"/>
        </w:rPr>
      </w:pPr>
      <w:del w:id="58" w:author="Ježek Bruno" w:date="2019-03-28T08:01:00Z">
        <w:r w:rsidDel="009A0142">
          <w:rPr>
            <w:rStyle w:val="Hyperlink"/>
          </w:rPr>
          <w:fldChar w:fldCharType="begin"/>
        </w:r>
        <w:r w:rsidDel="009A0142">
          <w:rPr>
            <w:rStyle w:val="Hyperlink"/>
            <w:noProof/>
          </w:rPr>
          <w:delInstrText xml:space="preserve"> HYPERLINK \l "_Toc4324688" </w:delInstrText>
        </w:r>
        <w:r w:rsidDel="009A0142">
          <w:rPr>
            <w:rStyle w:val="Hyperlink"/>
          </w:rPr>
          <w:fldChar w:fldCharType="separate"/>
        </w:r>
        <w:r w:rsidR="00CE4100" w:rsidRPr="00432B30" w:rsidDel="009A0142">
          <w:rPr>
            <w:rStyle w:val="Hyperlink"/>
            <w:noProof/>
          </w:rPr>
          <w:delText>6.1</w:delText>
        </w:r>
        <w:r w:rsidR="00CE4100" w:rsidDel="009A0142">
          <w:rPr>
            <w:rFonts w:eastAsiaTheme="minorEastAsia"/>
            <w:noProof/>
            <w:lang w:eastAsia="cs-CZ" w:bidi="he-IL"/>
          </w:rPr>
          <w:tab/>
        </w:r>
        <w:r w:rsidR="00CE4100" w:rsidRPr="00432B30" w:rsidDel="009A0142">
          <w:rPr>
            <w:rStyle w:val="Hyperlink"/>
            <w:noProof/>
          </w:rPr>
          <w:delText>Příklad hanojských věží</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_Toc4324688 \h </w:delInstrText>
        </w:r>
        <w:r w:rsidR="00CE4100" w:rsidDel="009A0142">
          <w:rPr>
            <w:noProof/>
            <w:webHidden/>
          </w:rPr>
        </w:r>
        <w:r w:rsidR="00CE4100" w:rsidDel="009A0142">
          <w:rPr>
            <w:noProof/>
            <w:webHidden/>
          </w:rPr>
          <w:fldChar w:fldCharType="separate"/>
        </w:r>
        <w:r w:rsidR="00CE4100" w:rsidDel="009A0142">
          <w:rPr>
            <w:noProof/>
            <w:webHidden/>
          </w:rPr>
          <w:delText>25</w:delText>
        </w:r>
        <w:r w:rsidR="00CE4100" w:rsidDel="009A0142">
          <w:rPr>
            <w:noProof/>
            <w:webHidden/>
          </w:rPr>
          <w:fldChar w:fldCharType="end"/>
        </w:r>
        <w:r w:rsidDel="009A0142">
          <w:rPr>
            <w:noProof/>
          </w:rPr>
          <w:fldChar w:fldCharType="end"/>
        </w:r>
      </w:del>
    </w:p>
    <w:p w14:paraId="0B0B0DFA" w14:textId="15965F9F" w:rsidR="00CE4100" w:rsidDel="009A0142" w:rsidRDefault="009A0142">
      <w:pPr>
        <w:pStyle w:val="TOC2"/>
        <w:tabs>
          <w:tab w:val="left" w:pos="880"/>
          <w:tab w:val="right" w:leader="dot" w:pos="8777"/>
        </w:tabs>
        <w:rPr>
          <w:del w:id="59" w:author="Ježek Bruno" w:date="2019-03-28T08:01:00Z"/>
          <w:rFonts w:eastAsiaTheme="minorEastAsia"/>
          <w:noProof/>
          <w:lang w:eastAsia="cs-CZ" w:bidi="he-IL"/>
        </w:rPr>
      </w:pPr>
      <w:del w:id="60" w:author="Ježek Bruno" w:date="2019-03-28T08:01:00Z">
        <w:r w:rsidDel="009A0142">
          <w:rPr>
            <w:rStyle w:val="Hyperlink"/>
          </w:rPr>
          <w:fldChar w:fldCharType="begin"/>
        </w:r>
        <w:r w:rsidDel="009A0142">
          <w:rPr>
            <w:rStyle w:val="Hyperlink"/>
            <w:noProof/>
          </w:rPr>
          <w:delInstrText xml:space="preserve"> HYPERLINK \l "_Toc4324689" </w:delInstrText>
        </w:r>
        <w:r w:rsidDel="009A0142">
          <w:rPr>
            <w:rStyle w:val="Hyperlink"/>
          </w:rPr>
          <w:fldChar w:fldCharType="separate"/>
        </w:r>
        <w:r w:rsidR="00CE4100" w:rsidRPr="00432B30" w:rsidDel="009A0142">
          <w:rPr>
            <w:rStyle w:val="Hyperlink"/>
            <w:noProof/>
          </w:rPr>
          <w:delText>6.2</w:delText>
        </w:r>
        <w:r w:rsidR="00CE4100" w:rsidDel="009A0142">
          <w:rPr>
            <w:rFonts w:eastAsiaTheme="minorEastAsia"/>
            <w:noProof/>
            <w:lang w:eastAsia="cs-CZ" w:bidi="he-IL"/>
          </w:rPr>
          <w:tab/>
        </w:r>
        <w:r w:rsidR="00CE4100" w:rsidRPr="00432B30" w:rsidDel="009A0142">
          <w:rPr>
            <w:rStyle w:val="Hyperlink"/>
            <w:noProof/>
          </w:rPr>
          <w:delText>Definice cíle a východisek</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_Toc4324689 \h </w:delInstrText>
        </w:r>
        <w:r w:rsidR="00CE4100" w:rsidDel="009A0142">
          <w:rPr>
            <w:noProof/>
            <w:webHidden/>
          </w:rPr>
        </w:r>
        <w:r w:rsidR="00CE4100" w:rsidDel="009A0142">
          <w:rPr>
            <w:noProof/>
            <w:webHidden/>
          </w:rPr>
          <w:fldChar w:fldCharType="separate"/>
        </w:r>
        <w:r w:rsidR="00CE4100" w:rsidDel="009A0142">
          <w:rPr>
            <w:noProof/>
            <w:webHidden/>
          </w:rPr>
          <w:delText>25</w:delText>
        </w:r>
        <w:r w:rsidR="00CE4100" w:rsidDel="009A0142">
          <w:rPr>
            <w:noProof/>
            <w:webHidden/>
          </w:rPr>
          <w:fldChar w:fldCharType="end"/>
        </w:r>
        <w:r w:rsidDel="009A0142">
          <w:rPr>
            <w:noProof/>
          </w:rPr>
          <w:fldChar w:fldCharType="end"/>
        </w:r>
      </w:del>
    </w:p>
    <w:p w14:paraId="4223DD74" w14:textId="7B3CF635" w:rsidR="00CE4100" w:rsidDel="009A0142" w:rsidRDefault="009A0142">
      <w:pPr>
        <w:pStyle w:val="TOC2"/>
        <w:tabs>
          <w:tab w:val="left" w:pos="880"/>
          <w:tab w:val="right" w:leader="dot" w:pos="8777"/>
        </w:tabs>
        <w:rPr>
          <w:del w:id="61" w:author="Ježek Bruno" w:date="2019-03-28T08:01:00Z"/>
          <w:rFonts w:eastAsiaTheme="minorEastAsia"/>
          <w:noProof/>
          <w:lang w:eastAsia="cs-CZ" w:bidi="he-IL"/>
        </w:rPr>
      </w:pPr>
      <w:del w:id="62" w:author="Ježek Bruno" w:date="2019-03-28T08:01:00Z">
        <w:r w:rsidDel="009A0142">
          <w:rPr>
            <w:rStyle w:val="Hyperlink"/>
          </w:rPr>
          <w:fldChar w:fldCharType="begin"/>
        </w:r>
        <w:r w:rsidDel="009A0142">
          <w:rPr>
            <w:rStyle w:val="Hyperlink"/>
            <w:noProof/>
          </w:rPr>
          <w:delInstrText xml:space="preserve"> HYPERLINK \l "_Toc4324690" </w:delInstrText>
        </w:r>
        <w:r w:rsidDel="009A0142">
          <w:rPr>
            <w:rStyle w:val="Hyperlink"/>
          </w:rPr>
          <w:fldChar w:fldCharType="separate"/>
        </w:r>
        <w:r w:rsidR="00CE4100" w:rsidRPr="00432B30" w:rsidDel="009A0142">
          <w:rPr>
            <w:rStyle w:val="Hyperlink"/>
            <w:noProof/>
          </w:rPr>
          <w:delText>6.3</w:delText>
        </w:r>
        <w:r w:rsidR="00CE4100" w:rsidDel="009A0142">
          <w:rPr>
            <w:rFonts w:eastAsiaTheme="minorEastAsia"/>
            <w:noProof/>
            <w:lang w:eastAsia="cs-CZ" w:bidi="he-IL"/>
          </w:rPr>
          <w:tab/>
        </w:r>
        <w:r w:rsidR="00CE4100" w:rsidRPr="00432B30" w:rsidDel="009A0142">
          <w:rPr>
            <w:rStyle w:val="Hyperlink"/>
            <w:noProof/>
          </w:rPr>
          <w:delText>Popis algoritmu a modelové situace</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_Toc4324690 \h </w:delInstrText>
        </w:r>
        <w:r w:rsidR="00CE4100" w:rsidDel="009A0142">
          <w:rPr>
            <w:noProof/>
            <w:webHidden/>
          </w:rPr>
        </w:r>
        <w:r w:rsidR="00CE4100" w:rsidDel="009A0142">
          <w:rPr>
            <w:noProof/>
            <w:webHidden/>
          </w:rPr>
          <w:fldChar w:fldCharType="separate"/>
        </w:r>
        <w:r w:rsidR="00CE4100" w:rsidDel="009A0142">
          <w:rPr>
            <w:noProof/>
            <w:webHidden/>
          </w:rPr>
          <w:delText>26</w:delText>
        </w:r>
        <w:r w:rsidR="00CE4100" w:rsidDel="009A0142">
          <w:rPr>
            <w:noProof/>
            <w:webHidden/>
          </w:rPr>
          <w:fldChar w:fldCharType="end"/>
        </w:r>
        <w:r w:rsidDel="009A0142">
          <w:rPr>
            <w:noProof/>
          </w:rPr>
          <w:fldChar w:fldCharType="end"/>
        </w:r>
      </w:del>
    </w:p>
    <w:p w14:paraId="74F3765E" w14:textId="2500413C" w:rsidR="00CE4100" w:rsidDel="009A0142" w:rsidRDefault="009A0142">
      <w:pPr>
        <w:pStyle w:val="TOC3"/>
        <w:tabs>
          <w:tab w:val="left" w:pos="1320"/>
          <w:tab w:val="right" w:leader="dot" w:pos="8777"/>
        </w:tabs>
        <w:rPr>
          <w:del w:id="63" w:author="Ježek Bruno" w:date="2019-03-28T08:01:00Z"/>
          <w:rFonts w:eastAsiaTheme="minorEastAsia"/>
          <w:noProof/>
          <w:lang w:eastAsia="cs-CZ" w:bidi="he-IL"/>
        </w:rPr>
      </w:pPr>
      <w:del w:id="64" w:author="Ježek Bruno" w:date="2019-03-28T08:01:00Z">
        <w:r w:rsidDel="009A0142">
          <w:rPr>
            <w:rStyle w:val="Hyperlink"/>
          </w:rPr>
          <w:fldChar w:fldCharType="begin"/>
        </w:r>
        <w:r w:rsidDel="009A0142">
          <w:rPr>
            <w:rStyle w:val="Hyperlink"/>
            <w:noProof/>
          </w:rPr>
          <w:delInstrText xml:space="preserve"> HYPERLINK \l "_Toc4324691" </w:delInstrText>
        </w:r>
        <w:r w:rsidDel="009A0142">
          <w:rPr>
            <w:rStyle w:val="Hyperlink"/>
          </w:rPr>
          <w:fldChar w:fldCharType="separate"/>
        </w:r>
        <w:r w:rsidR="00CE4100" w:rsidRPr="00432B30" w:rsidDel="009A0142">
          <w:rPr>
            <w:rStyle w:val="Hyperlink"/>
            <w:noProof/>
          </w:rPr>
          <w:delText>6.3.1</w:delText>
        </w:r>
        <w:r w:rsidR="00CE4100" w:rsidDel="009A0142">
          <w:rPr>
            <w:rFonts w:eastAsiaTheme="minorEastAsia"/>
            <w:noProof/>
            <w:lang w:eastAsia="cs-CZ" w:bidi="he-IL"/>
          </w:rPr>
          <w:tab/>
        </w:r>
        <w:r w:rsidR="00CE4100" w:rsidRPr="00432B30" w:rsidDel="009A0142">
          <w:rPr>
            <w:rStyle w:val="Hyperlink"/>
            <w:noProof/>
          </w:rPr>
          <w:delText>Charakteristika vstupních dat</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_Toc4324691 \h </w:delInstrText>
        </w:r>
        <w:r w:rsidR="00CE4100" w:rsidDel="009A0142">
          <w:rPr>
            <w:noProof/>
            <w:webHidden/>
          </w:rPr>
        </w:r>
        <w:r w:rsidR="00CE4100" w:rsidDel="009A0142">
          <w:rPr>
            <w:noProof/>
            <w:webHidden/>
          </w:rPr>
          <w:fldChar w:fldCharType="separate"/>
        </w:r>
        <w:r w:rsidR="00CE4100" w:rsidDel="009A0142">
          <w:rPr>
            <w:noProof/>
            <w:webHidden/>
          </w:rPr>
          <w:delText>26</w:delText>
        </w:r>
        <w:r w:rsidR="00CE4100" w:rsidDel="009A0142">
          <w:rPr>
            <w:noProof/>
            <w:webHidden/>
          </w:rPr>
          <w:fldChar w:fldCharType="end"/>
        </w:r>
        <w:r w:rsidDel="009A0142">
          <w:rPr>
            <w:noProof/>
          </w:rPr>
          <w:fldChar w:fldCharType="end"/>
        </w:r>
      </w:del>
    </w:p>
    <w:p w14:paraId="3B10DC13" w14:textId="52B7BBB2" w:rsidR="00CE4100" w:rsidDel="009A0142" w:rsidRDefault="009A0142">
      <w:pPr>
        <w:pStyle w:val="TOC3"/>
        <w:tabs>
          <w:tab w:val="left" w:pos="1320"/>
          <w:tab w:val="right" w:leader="dot" w:pos="8777"/>
        </w:tabs>
        <w:rPr>
          <w:del w:id="65" w:author="Ježek Bruno" w:date="2019-03-28T08:01:00Z"/>
          <w:rFonts w:eastAsiaTheme="minorEastAsia"/>
          <w:noProof/>
          <w:lang w:eastAsia="cs-CZ" w:bidi="he-IL"/>
        </w:rPr>
      </w:pPr>
      <w:del w:id="66" w:author="Ježek Bruno" w:date="2019-03-28T08:01:00Z">
        <w:r w:rsidDel="009A0142">
          <w:rPr>
            <w:rStyle w:val="Hyperlink"/>
          </w:rPr>
          <w:fldChar w:fldCharType="begin"/>
        </w:r>
        <w:r w:rsidDel="009A0142">
          <w:rPr>
            <w:rStyle w:val="Hyperlink"/>
            <w:noProof/>
          </w:rPr>
          <w:delInstrText xml:space="preserve"> HYPERLINK \l "_Toc4324692" </w:delInstrText>
        </w:r>
        <w:r w:rsidDel="009A0142">
          <w:rPr>
            <w:rStyle w:val="Hyperlink"/>
          </w:rPr>
          <w:fldChar w:fldCharType="separate"/>
        </w:r>
        <w:r w:rsidR="00CE4100" w:rsidRPr="00432B30" w:rsidDel="009A0142">
          <w:rPr>
            <w:rStyle w:val="Hyperlink"/>
            <w:noProof/>
          </w:rPr>
          <w:delText>6.3.2</w:delText>
        </w:r>
        <w:r w:rsidR="00CE4100" w:rsidDel="009A0142">
          <w:rPr>
            <w:rFonts w:eastAsiaTheme="minorEastAsia"/>
            <w:noProof/>
            <w:lang w:eastAsia="cs-CZ" w:bidi="he-IL"/>
          </w:rPr>
          <w:tab/>
        </w:r>
        <w:r w:rsidR="00CE4100" w:rsidRPr="00432B30" w:rsidDel="009A0142">
          <w:rPr>
            <w:rStyle w:val="Hyperlink"/>
            <w:noProof/>
          </w:rPr>
          <w:delText>Předzpracování dat</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_Toc4324692 \h </w:delInstrText>
        </w:r>
        <w:r w:rsidR="00CE4100" w:rsidDel="009A0142">
          <w:rPr>
            <w:noProof/>
            <w:webHidden/>
          </w:rPr>
        </w:r>
        <w:r w:rsidR="00CE4100" w:rsidDel="009A0142">
          <w:rPr>
            <w:noProof/>
            <w:webHidden/>
          </w:rPr>
          <w:fldChar w:fldCharType="separate"/>
        </w:r>
        <w:r w:rsidR="00CE4100" w:rsidDel="009A0142">
          <w:rPr>
            <w:noProof/>
            <w:webHidden/>
          </w:rPr>
          <w:delText>27</w:delText>
        </w:r>
        <w:r w:rsidR="00CE4100" w:rsidDel="009A0142">
          <w:rPr>
            <w:noProof/>
            <w:webHidden/>
          </w:rPr>
          <w:fldChar w:fldCharType="end"/>
        </w:r>
        <w:r w:rsidDel="009A0142">
          <w:rPr>
            <w:noProof/>
          </w:rPr>
          <w:fldChar w:fldCharType="end"/>
        </w:r>
      </w:del>
    </w:p>
    <w:p w14:paraId="10D79C59" w14:textId="617CBE2A" w:rsidR="00CE4100" w:rsidDel="009A0142" w:rsidRDefault="009A0142">
      <w:pPr>
        <w:pStyle w:val="TOC3"/>
        <w:tabs>
          <w:tab w:val="left" w:pos="1320"/>
          <w:tab w:val="right" w:leader="dot" w:pos="8777"/>
        </w:tabs>
        <w:rPr>
          <w:del w:id="67" w:author="Ježek Bruno" w:date="2019-03-28T08:01:00Z"/>
          <w:rFonts w:eastAsiaTheme="minorEastAsia"/>
          <w:noProof/>
          <w:lang w:eastAsia="cs-CZ" w:bidi="he-IL"/>
        </w:rPr>
      </w:pPr>
      <w:del w:id="68" w:author="Ježek Bruno" w:date="2019-03-28T08:01:00Z">
        <w:r w:rsidDel="009A0142">
          <w:rPr>
            <w:rStyle w:val="Hyperlink"/>
          </w:rPr>
          <w:fldChar w:fldCharType="begin"/>
        </w:r>
        <w:r w:rsidDel="009A0142">
          <w:rPr>
            <w:rStyle w:val="Hyperlink"/>
            <w:noProof/>
          </w:rPr>
          <w:delInstrText xml:space="preserve"> HYPERLINK \l "_Toc4324693" </w:delInstrText>
        </w:r>
        <w:r w:rsidDel="009A0142">
          <w:rPr>
            <w:rStyle w:val="Hyperlink"/>
          </w:rPr>
          <w:fldChar w:fldCharType="separate"/>
        </w:r>
        <w:r w:rsidR="00CE4100" w:rsidRPr="00432B30" w:rsidDel="009A0142">
          <w:rPr>
            <w:rStyle w:val="Hyperlink"/>
            <w:noProof/>
          </w:rPr>
          <w:delText>6.3.3</w:delText>
        </w:r>
        <w:r w:rsidR="00CE4100" w:rsidDel="009A0142">
          <w:rPr>
            <w:rFonts w:eastAsiaTheme="minorEastAsia"/>
            <w:noProof/>
            <w:lang w:eastAsia="cs-CZ" w:bidi="he-IL"/>
          </w:rPr>
          <w:tab/>
        </w:r>
        <w:r w:rsidR="00CE4100" w:rsidRPr="00432B30" w:rsidDel="009A0142">
          <w:rPr>
            <w:rStyle w:val="Hyperlink"/>
            <w:noProof/>
          </w:rPr>
          <w:delText>Natrénování modelů</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_Toc4324693 \h </w:delInstrText>
        </w:r>
        <w:r w:rsidR="00CE4100" w:rsidDel="009A0142">
          <w:rPr>
            <w:noProof/>
            <w:webHidden/>
          </w:rPr>
        </w:r>
        <w:r w:rsidR="00CE4100" w:rsidDel="009A0142">
          <w:rPr>
            <w:noProof/>
            <w:webHidden/>
          </w:rPr>
          <w:fldChar w:fldCharType="separate"/>
        </w:r>
        <w:r w:rsidR="00CE4100" w:rsidDel="009A0142">
          <w:rPr>
            <w:noProof/>
            <w:webHidden/>
          </w:rPr>
          <w:delText>30</w:delText>
        </w:r>
        <w:r w:rsidR="00CE4100" w:rsidDel="009A0142">
          <w:rPr>
            <w:noProof/>
            <w:webHidden/>
          </w:rPr>
          <w:fldChar w:fldCharType="end"/>
        </w:r>
        <w:r w:rsidDel="009A0142">
          <w:rPr>
            <w:noProof/>
          </w:rPr>
          <w:fldChar w:fldCharType="end"/>
        </w:r>
      </w:del>
    </w:p>
    <w:p w14:paraId="3A95B4D6" w14:textId="205299DF" w:rsidR="00CE4100" w:rsidDel="009A0142" w:rsidRDefault="009A0142">
      <w:pPr>
        <w:pStyle w:val="TOC3"/>
        <w:tabs>
          <w:tab w:val="left" w:pos="1320"/>
          <w:tab w:val="right" w:leader="dot" w:pos="8777"/>
        </w:tabs>
        <w:rPr>
          <w:del w:id="69" w:author="Ježek Bruno" w:date="2019-03-28T08:01:00Z"/>
          <w:rFonts w:eastAsiaTheme="minorEastAsia"/>
          <w:noProof/>
          <w:lang w:eastAsia="cs-CZ" w:bidi="he-IL"/>
        </w:rPr>
      </w:pPr>
      <w:del w:id="70" w:author="Ježek Bruno" w:date="2019-03-28T08:01:00Z">
        <w:r w:rsidDel="009A0142">
          <w:rPr>
            <w:rStyle w:val="Hyperlink"/>
          </w:rPr>
          <w:fldChar w:fldCharType="begin"/>
        </w:r>
        <w:r w:rsidDel="009A0142">
          <w:rPr>
            <w:rStyle w:val="Hyperlink"/>
            <w:noProof/>
          </w:rPr>
          <w:delInstrText xml:space="preserve"> HYPERLINK \l "_Toc4324694" </w:delInstrText>
        </w:r>
        <w:r w:rsidDel="009A0142">
          <w:rPr>
            <w:rStyle w:val="Hyperlink"/>
          </w:rPr>
          <w:fldChar w:fldCharType="separate"/>
        </w:r>
        <w:r w:rsidR="00CE4100" w:rsidRPr="00432B30" w:rsidDel="009A0142">
          <w:rPr>
            <w:rStyle w:val="Hyperlink"/>
            <w:noProof/>
          </w:rPr>
          <w:delText>6.3.4</w:delText>
        </w:r>
        <w:r w:rsidR="00CE4100" w:rsidDel="009A0142">
          <w:rPr>
            <w:rFonts w:eastAsiaTheme="minorEastAsia"/>
            <w:noProof/>
            <w:lang w:eastAsia="cs-CZ" w:bidi="he-IL"/>
          </w:rPr>
          <w:tab/>
        </w:r>
        <w:r w:rsidR="00CE4100" w:rsidRPr="00432B30" w:rsidDel="009A0142">
          <w:rPr>
            <w:rStyle w:val="Hyperlink"/>
            <w:noProof/>
          </w:rPr>
          <w:delText>Generování scén</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_Toc4324694 \h </w:delInstrText>
        </w:r>
        <w:r w:rsidR="00CE4100" w:rsidDel="009A0142">
          <w:rPr>
            <w:noProof/>
            <w:webHidden/>
          </w:rPr>
        </w:r>
        <w:r w:rsidR="00CE4100" w:rsidDel="009A0142">
          <w:rPr>
            <w:noProof/>
            <w:webHidden/>
          </w:rPr>
          <w:fldChar w:fldCharType="separate"/>
        </w:r>
        <w:r w:rsidR="00CE4100" w:rsidDel="009A0142">
          <w:rPr>
            <w:noProof/>
            <w:webHidden/>
          </w:rPr>
          <w:delText>30</w:delText>
        </w:r>
        <w:r w:rsidR="00CE4100" w:rsidDel="009A0142">
          <w:rPr>
            <w:noProof/>
            <w:webHidden/>
          </w:rPr>
          <w:fldChar w:fldCharType="end"/>
        </w:r>
        <w:r w:rsidDel="009A0142">
          <w:rPr>
            <w:noProof/>
          </w:rPr>
          <w:fldChar w:fldCharType="end"/>
        </w:r>
      </w:del>
    </w:p>
    <w:p w14:paraId="1C47398E" w14:textId="74F05341" w:rsidR="00CE4100" w:rsidDel="009A0142" w:rsidRDefault="009A0142">
      <w:pPr>
        <w:pStyle w:val="TOC3"/>
        <w:tabs>
          <w:tab w:val="left" w:pos="1320"/>
          <w:tab w:val="right" w:leader="dot" w:pos="8777"/>
        </w:tabs>
        <w:rPr>
          <w:del w:id="71" w:author="Ježek Bruno" w:date="2019-03-28T08:01:00Z"/>
          <w:rFonts w:eastAsiaTheme="minorEastAsia"/>
          <w:noProof/>
          <w:lang w:eastAsia="cs-CZ" w:bidi="he-IL"/>
        </w:rPr>
      </w:pPr>
      <w:del w:id="72" w:author="Ježek Bruno" w:date="2019-03-28T08:01:00Z">
        <w:r w:rsidDel="009A0142">
          <w:rPr>
            <w:rStyle w:val="Hyperlink"/>
          </w:rPr>
          <w:fldChar w:fldCharType="begin"/>
        </w:r>
        <w:r w:rsidDel="009A0142">
          <w:rPr>
            <w:rStyle w:val="Hyperlink"/>
            <w:noProof/>
          </w:rPr>
          <w:delInstrText xml:space="preserve"> HYPERLINK \l "_Toc4324695" </w:delInstrText>
        </w:r>
        <w:r w:rsidDel="009A0142">
          <w:rPr>
            <w:rStyle w:val="Hyperlink"/>
          </w:rPr>
          <w:fldChar w:fldCharType="separate"/>
        </w:r>
        <w:r w:rsidR="00CE4100" w:rsidRPr="00432B30" w:rsidDel="009A0142">
          <w:rPr>
            <w:rStyle w:val="Hyperlink"/>
            <w:noProof/>
          </w:rPr>
          <w:delText>6.3.5</w:delText>
        </w:r>
        <w:r w:rsidR="00CE4100" w:rsidDel="009A0142">
          <w:rPr>
            <w:rFonts w:eastAsiaTheme="minorEastAsia"/>
            <w:noProof/>
            <w:lang w:eastAsia="cs-CZ" w:bidi="he-IL"/>
          </w:rPr>
          <w:tab/>
        </w:r>
        <w:r w:rsidR="00CE4100" w:rsidRPr="00432B30" w:rsidDel="009A0142">
          <w:rPr>
            <w:rStyle w:val="Hyperlink"/>
            <w:noProof/>
          </w:rPr>
          <w:delText>Parametrizace algoritmu</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_Toc4324695 \h </w:delInstrText>
        </w:r>
        <w:r w:rsidR="00CE4100" w:rsidDel="009A0142">
          <w:rPr>
            <w:noProof/>
            <w:webHidden/>
          </w:rPr>
        </w:r>
        <w:r w:rsidR="00CE4100" w:rsidDel="009A0142">
          <w:rPr>
            <w:noProof/>
            <w:webHidden/>
          </w:rPr>
          <w:fldChar w:fldCharType="separate"/>
        </w:r>
        <w:r w:rsidR="00CE4100" w:rsidDel="009A0142">
          <w:rPr>
            <w:noProof/>
            <w:webHidden/>
          </w:rPr>
          <w:delText>33</w:delText>
        </w:r>
        <w:r w:rsidR="00CE4100" w:rsidDel="009A0142">
          <w:rPr>
            <w:noProof/>
            <w:webHidden/>
          </w:rPr>
          <w:fldChar w:fldCharType="end"/>
        </w:r>
        <w:r w:rsidDel="009A0142">
          <w:rPr>
            <w:noProof/>
          </w:rPr>
          <w:fldChar w:fldCharType="end"/>
        </w:r>
      </w:del>
    </w:p>
    <w:p w14:paraId="7377BED2" w14:textId="50CB403A" w:rsidR="00CE4100" w:rsidDel="009A0142" w:rsidRDefault="009A0142">
      <w:pPr>
        <w:pStyle w:val="TOC1"/>
        <w:tabs>
          <w:tab w:val="left" w:pos="440"/>
          <w:tab w:val="right" w:leader="dot" w:pos="8777"/>
        </w:tabs>
        <w:rPr>
          <w:del w:id="73" w:author="Ježek Bruno" w:date="2019-03-28T08:01:00Z"/>
          <w:rFonts w:eastAsiaTheme="minorEastAsia"/>
          <w:noProof/>
          <w:lang w:eastAsia="cs-CZ" w:bidi="he-IL"/>
        </w:rPr>
      </w:pPr>
      <w:del w:id="74" w:author="Ježek Bruno" w:date="2019-03-28T08:01:00Z">
        <w:r w:rsidDel="009A0142">
          <w:rPr>
            <w:rStyle w:val="Hyperlink"/>
          </w:rPr>
          <w:lastRenderedPageBreak/>
          <w:fldChar w:fldCharType="begin"/>
        </w:r>
        <w:r w:rsidDel="009A0142">
          <w:rPr>
            <w:rStyle w:val="Hyperlink"/>
            <w:noProof/>
          </w:rPr>
          <w:delInstrText xml:space="preserve"> HYPERLINK \l "_Toc4324696" </w:delInstrText>
        </w:r>
        <w:r w:rsidDel="009A0142">
          <w:rPr>
            <w:rStyle w:val="Hyperlink"/>
          </w:rPr>
          <w:fldChar w:fldCharType="separate"/>
        </w:r>
        <w:r w:rsidR="00CE4100" w:rsidRPr="00432B30" w:rsidDel="009A0142">
          <w:rPr>
            <w:rStyle w:val="Hyperlink"/>
            <w:noProof/>
          </w:rPr>
          <w:delText>7</w:delText>
        </w:r>
        <w:r w:rsidR="00CE4100" w:rsidDel="009A0142">
          <w:rPr>
            <w:rFonts w:eastAsiaTheme="minorEastAsia"/>
            <w:noProof/>
            <w:lang w:eastAsia="cs-CZ" w:bidi="he-IL"/>
          </w:rPr>
          <w:tab/>
        </w:r>
        <w:r w:rsidR="00CE4100" w:rsidRPr="00432B30" w:rsidDel="009A0142">
          <w:rPr>
            <w:rStyle w:val="Hyperlink"/>
            <w:noProof/>
          </w:rPr>
          <w:delText>Testování hypotetických výstupů algoritmu</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_Toc4324696 \h </w:delInstrText>
        </w:r>
        <w:r w:rsidR="00CE4100" w:rsidDel="009A0142">
          <w:rPr>
            <w:noProof/>
            <w:webHidden/>
          </w:rPr>
        </w:r>
        <w:r w:rsidR="00CE4100" w:rsidDel="009A0142">
          <w:rPr>
            <w:noProof/>
            <w:webHidden/>
          </w:rPr>
          <w:fldChar w:fldCharType="separate"/>
        </w:r>
        <w:r w:rsidR="00CE4100" w:rsidDel="009A0142">
          <w:rPr>
            <w:noProof/>
            <w:webHidden/>
          </w:rPr>
          <w:delText>34</w:delText>
        </w:r>
        <w:r w:rsidR="00CE4100" w:rsidDel="009A0142">
          <w:rPr>
            <w:noProof/>
            <w:webHidden/>
          </w:rPr>
          <w:fldChar w:fldCharType="end"/>
        </w:r>
        <w:r w:rsidDel="009A0142">
          <w:rPr>
            <w:noProof/>
          </w:rPr>
          <w:fldChar w:fldCharType="end"/>
        </w:r>
      </w:del>
    </w:p>
    <w:p w14:paraId="53E06E02" w14:textId="5A71E5C7" w:rsidR="00CE4100" w:rsidDel="009A0142" w:rsidRDefault="009A0142">
      <w:pPr>
        <w:pStyle w:val="TOC2"/>
        <w:tabs>
          <w:tab w:val="left" w:pos="880"/>
          <w:tab w:val="right" w:leader="dot" w:pos="8777"/>
        </w:tabs>
        <w:rPr>
          <w:del w:id="75" w:author="Ježek Bruno" w:date="2019-03-28T08:01:00Z"/>
          <w:rFonts w:eastAsiaTheme="minorEastAsia"/>
          <w:noProof/>
          <w:lang w:eastAsia="cs-CZ" w:bidi="he-IL"/>
        </w:rPr>
      </w:pPr>
      <w:del w:id="76" w:author="Ježek Bruno" w:date="2019-03-28T08:01:00Z">
        <w:r w:rsidDel="009A0142">
          <w:rPr>
            <w:rStyle w:val="Hyperlink"/>
          </w:rPr>
          <w:fldChar w:fldCharType="begin"/>
        </w:r>
        <w:r w:rsidDel="009A0142">
          <w:rPr>
            <w:rStyle w:val="Hyperlink"/>
            <w:noProof/>
          </w:rPr>
          <w:delInstrText xml:space="preserve"> HYPERLINK \l "_Toc4324697" </w:delInstrText>
        </w:r>
        <w:r w:rsidDel="009A0142">
          <w:rPr>
            <w:rStyle w:val="Hyperlink"/>
          </w:rPr>
          <w:fldChar w:fldCharType="separate"/>
        </w:r>
        <w:r w:rsidR="00CE4100" w:rsidRPr="00432B30" w:rsidDel="009A0142">
          <w:rPr>
            <w:rStyle w:val="Hyperlink"/>
            <w:noProof/>
          </w:rPr>
          <w:delText>7.1</w:delText>
        </w:r>
        <w:r w:rsidR="00CE4100" w:rsidDel="009A0142">
          <w:rPr>
            <w:rFonts w:eastAsiaTheme="minorEastAsia"/>
            <w:noProof/>
            <w:lang w:eastAsia="cs-CZ" w:bidi="he-IL"/>
          </w:rPr>
          <w:tab/>
        </w:r>
        <w:r w:rsidR="00CE4100" w:rsidRPr="00432B30" w:rsidDel="009A0142">
          <w:rPr>
            <w:rStyle w:val="Hyperlink"/>
            <w:noProof/>
          </w:rPr>
          <w:delText>Jednotkové testování</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_Toc4324697 \h </w:delInstrText>
        </w:r>
        <w:r w:rsidR="00CE4100" w:rsidDel="009A0142">
          <w:rPr>
            <w:noProof/>
            <w:webHidden/>
          </w:rPr>
        </w:r>
        <w:r w:rsidR="00CE4100" w:rsidDel="009A0142">
          <w:rPr>
            <w:noProof/>
            <w:webHidden/>
          </w:rPr>
          <w:fldChar w:fldCharType="separate"/>
        </w:r>
        <w:r w:rsidR="00CE4100" w:rsidDel="009A0142">
          <w:rPr>
            <w:noProof/>
            <w:webHidden/>
          </w:rPr>
          <w:delText>34</w:delText>
        </w:r>
        <w:r w:rsidR="00CE4100" w:rsidDel="009A0142">
          <w:rPr>
            <w:noProof/>
            <w:webHidden/>
          </w:rPr>
          <w:fldChar w:fldCharType="end"/>
        </w:r>
        <w:r w:rsidDel="009A0142">
          <w:rPr>
            <w:noProof/>
          </w:rPr>
          <w:fldChar w:fldCharType="end"/>
        </w:r>
      </w:del>
    </w:p>
    <w:p w14:paraId="63E915F8" w14:textId="37E8B2CC" w:rsidR="00CE4100" w:rsidDel="009A0142" w:rsidRDefault="009A0142">
      <w:pPr>
        <w:pStyle w:val="TOC3"/>
        <w:tabs>
          <w:tab w:val="left" w:pos="1320"/>
          <w:tab w:val="right" w:leader="dot" w:pos="8777"/>
        </w:tabs>
        <w:rPr>
          <w:del w:id="77" w:author="Ježek Bruno" w:date="2019-03-28T08:01:00Z"/>
          <w:rFonts w:eastAsiaTheme="minorEastAsia"/>
          <w:noProof/>
          <w:lang w:eastAsia="cs-CZ" w:bidi="he-IL"/>
        </w:rPr>
      </w:pPr>
      <w:del w:id="78" w:author="Ježek Bruno" w:date="2019-03-28T08:01:00Z">
        <w:r w:rsidDel="009A0142">
          <w:rPr>
            <w:rStyle w:val="Hyperlink"/>
          </w:rPr>
          <w:fldChar w:fldCharType="begin"/>
        </w:r>
        <w:r w:rsidDel="009A0142">
          <w:rPr>
            <w:rStyle w:val="Hyperlink"/>
            <w:noProof/>
          </w:rPr>
          <w:delInstrText xml:space="preserve"> HYPERLINK \l "_Toc4324698" </w:delInstrText>
        </w:r>
        <w:r w:rsidDel="009A0142">
          <w:rPr>
            <w:rStyle w:val="Hyperlink"/>
          </w:rPr>
          <w:fldChar w:fldCharType="separate"/>
        </w:r>
        <w:r w:rsidR="00CE4100" w:rsidRPr="00432B30" w:rsidDel="009A0142">
          <w:rPr>
            <w:rStyle w:val="Hyperlink"/>
            <w:noProof/>
          </w:rPr>
          <w:delText>7.1.1</w:delText>
        </w:r>
        <w:r w:rsidR="00CE4100" w:rsidDel="009A0142">
          <w:rPr>
            <w:rFonts w:eastAsiaTheme="minorEastAsia"/>
            <w:noProof/>
            <w:lang w:eastAsia="cs-CZ" w:bidi="he-IL"/>
          </w:rPr>
          <w:tab/>
        </w:r>
        <w:r w:rsidR="00CE4100" w:rsidRPr="00432B30" w:rsidDel="009A0142">
          <w:rPr>
            <w:rStyle w:val="Hyperlink"/>
            <w:noProof/>
          </w:rPr>
          <w:delText xml:space="preserve">Hypotéza blízké relace </w:delText>
        </w:r>
        <m:oMath>
          <m:r>
            <m:rPr>
              <m:sty m:val="p"/>
            </m:rPr>
            <w:rPr>
              <w:rStyle w:val="Hyperlink"/>
              <w:rFonts w:ascii="Cambria Math" w:hAnsi="Cambria Math"/>
              <w:noProof/>
            </w:rPr>
            <m:t>X1</m:t>
          </m:r>
        </m:oMath>
        <w:r w:rsidR="00CE4100" w:rsidRPr="00432B30" w:rsidDel="009A0142">
          <w:rPr>
            <w:rStyle w:val="Hyperlink"/>
            <w:noProof/>
          </w:rPr>
          <w:delText xml:space="preserve"> na </w:delText>
        </w:r>
        <m:oMath>
          <m:r>
            <m:rPr>
              <m:sty m:val="p"/>
            </m:rPr>
            <w:rPr>
              <w:rStyle w:val="Hyperlink"/>
              <w:rFonts w:ascii="Cambria Math" w:hAnsi="Cambria Math"/>
              <w:noProof/>
            </w:rPr>
            <m:t>M1</m:t>
          </m:r>
        </m:oMath>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_Toc4324698 \h </w:delInstrText>
        </w:r>
        <w:r w:rsidR="00CE4100" w:rsidDel="009A0142">
          <w:rPr>
            <w:noProof/>
            <w:webHidden/>
          </w:rPr>
        </w:r>
        <w:r w:rsidR="00CE4100" w:rsidDel="009A0142">
          <w:rPr>
            <w:noProof/>
            <w:webHidden/>
          </w:rPr>
          <w:fldChar w:fldCharType="separate"/>
        </w:r>
        <w:r w:rsidR="00CE4100" w:rsidDel="009A0142">
          <w:rPr>
            <w:noProof/>
            <w:webHidden/>
          </w:rPr>
          <w:delText>35</w:delText>
        </w:r>
        <w:r w:rsidR="00CE4100" w:rsidDel="009A0142">
          <w:rPr>
            <w:noProof/>
            <w:webHidden/>
          </w:rPr>
          <w:fldChar w:fldCharType="end"/>
        </w:r>
        <w:r w:rsidDel="009A0142">
          <w:rPr>
            <w:noProof/>
          </w:rPr>
          <w:fldChar w:fldCharType="end"/>
        </w:r>
      </w:del>
    </w:p>
    <w:p w14:paraId="7FFCC3BA" w14:textId="6FC071C5" w:rsidR="00CE4100" w:rsidDel="009A0142" w:rsidRDefault="009A0142">
      <w:pPr>
        <w:pStyle w:val="TOC3"/>
        <w:tabs>
          <w:tab w:val="left" w:pos="1320"/>
          <w:tab w:val="right" w:leader="dot" w:pos="8777"/>
        </w:tabs>
        <w:rPr>
          <w:del w:id="79" w:author="Ježek Bruno" w:date="2019-03-28T08:01:00Z"/>
          <w:rFonts w:eastAsiaTheme="minorEastAsia"/>
          <w:noProof/>
          <w:lang w:eastAsia="cs-CZ" w:bidi="he-IL"/>
        </w:rPr>
      </w:pPr>
      <w:del w:id="80" w:author="Ježek Bruno" w:date="2019-03-28T08:01:00Z">
        <w:r w:rsidDel="009A0142">
          <w:rPr>
            <w:rStyle w:val="Hyperlink"/>
          </w:rPr>
          <w:fldChar w:fldCharType="begin"/>
        </w:r>
        <w:r w:rsidDel="009A0142">
          <w:rPr>
            <w:rStyle w:val="Hyperlink"/>
            <w:noProof/>
          </w:rPr>
          <w:delInstrText xml:space="preserve"> HYPERLINK \l "_Toc4324699" </w:delInstrText>
        </w:r>
        <w:r w:rsidDel="009A0142">
          <w:rPr>
            <w:rStyle w:val="Hyperlink"/>
          </w:rPr>
          <w:fldChar w:fldCharType="separate"/>
        </w:r>
        <w:r w:rsidR="00CE4100" w:rsidRPr="00432B30" w:rsidDel="009A0142">
          <w:rPr>
            <w:rStyle w:val="Hyperlink"/>
            <w:noProof/>
          </w:rPr>
          <w:delText>7.1.2</w:delText>
        </w:r>
        <w:r w:rsidR="00CE4100" w:rsidDel="009A0142">
          <w:rPr>
            <w:rFonts w:eastAsiaTheme="minorEastAsia"/>
            <w:noProof/>
            <w:lang w:eastAsia="cs-CZ" w:bidi="he-IL"/>
          </w:rPr>
          <w:tab/>
        </w:r>
        <w:r w:rsidR="00CE4100" w:rsidRPr="00432B30" w:rsidDel="009A0142">
          <w:rPr>
            <w:rStyle w:val="Hyperlink"/>
            <w:noProof/>
          </w:rPr>
          <w:delText>Hypot</w:delText>
        </w:r>
        <w:r w:rsidR="00CE4100" w:rsidRPr="00432B30" w:rsidDel="009A0142">
          <w:rPr>
            <w:rStyle w:val="Hyperlink"/>
            <w:noProof/>
            <w:lang w:val="en-US"/>
          </w:rPr>
          <w:delText xml:space="preserve">éza speciální vlastnosti </w:delText>
        </w:r>
        <m:oMath>
          <m:r>
            <m:rPr>
              <m:sty m:val="p"/>
            </m:rPr>
            <w:rPr>
              <w:rStyle w:val="Hyperlink"/>
              <w:rFonts w:ascii="Cambria Math" w:hAnsi="Cambria Math"/>
              <w:noProof/>
            </w:rPr>
            <m:t xml:space="preserve">X2a </m:t>
          </m:r>
        </m:oMath>
        <w:r w:rsidR="00CE4100" w:rsidRPr="00432B30" w:rsidDel="009A0142">
          <w:rPr>
            <w:rStyle w:val="Hyperlink"/>
            <w:noProof/>
          </w:rPr>
          <w:delText>,</w:delText>
        </w:r>
        <w:r w:rsidR="00CE4100" w:rsidRPr="00432B30" w:rsidDel="009A0142">
          <w:rPr>
            <w:rStyle w:val="Hyperlink"/>
            <w:noProof/>
            <w:lang w:val="en-US"/>
          </w:rPr>
          <w:delText xml:space="preserve"> </w:delText>
        </w:r>
        <m:oMath>
          <m:r>
            <m:rPr>
              <m:sty m:val="p"/>
            </m:rPr>
            <w:rPr>
              <w:rStyle w:val="Hyperlink"/>
              <w:rFonts w:ascii="Cambria Math" w:hAnsi="Cambria Math"/>
              <w:noProof/>
            </w:rPr>
            <m:t xml:space="preserve">X2b </m:t>
          </m:r>
        </m:oMath>
        <w:r w:rsidR="00CE4100" w:rsidRPr="00432B30" w:rsidDel="009A0142">
          <w:rPr>
            <w:rStyle w:val="Hyperlink"/>
            <w:noProof/>
          </w:rPr>
          <w:delText xml:space="preserve"> a </w:delText>
        </w:r>
        <m:oMath>
          <m:r>
            <m:rPr>
              <m:sty m:val="p"/>
            </m:rPr>
            <w:rPr>
              <w:rStyle w:val="Hyperlink"/>
              <w:rFonts w:ascii="Cambria Math" w:hAnsi="Cambria Math"/>
              <w:noProof/>
            </w:rPr>
            <m:t xml:space="preserve">X2c </m:t>
          </m:r>
        </m:oMath>
        <w:r w:rsidR="00CE4100" w:rsidRPr="00432B30" w:rsidDel="009A0142">
          <w:rPr>
            <w:rStyle w:val="Hyperlink"/>
            <w:noProof/>
            <w:lang w:val="en-US"/>
          </w:rPr>
          <w:delText xml:space="preserve">na </w:delText>
        </w:r>
        <m:oMath>
          <m:r>
            <m:rPr>
              <m:sty m:val="p"/>
            </m:rPr>
            <w:rPr>
              <w:rStyle w:val="Hyperlink"/>
              <w:rFonts w:ascii="Cambria Math" w:hAnsi="Cambria Math"/>
              <w:noProof/>
              <w:lang w:val="en-US"/>
            </w:rPr>
            <m:t>M1</m:t>
          </m:r>
        </m:oMath>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_Toc4324699 \h </w:delInstrText>
        </w:r>
        <w:r w:rsidR="00CE4100" w:rsidDel="009A0142">
          <w:rPr>
            <w:noProof/>
            <w:webHidden/>
          </w:rPr>
        </w:r>
        <w:r w:rsidR="00CE4100" w:rsidDel="009A0142">
          <w:rPr>
            <w:noProof/>
            <w:webHidden/>
          </w:rPr>
          <w:fldChar w:fldCharType="separate"/>
        </w:r>
        <w:r w:rsidR="00CE4100" w:rsidDel="009A0142">
          <w:rPr>
            <w:noProof/>
            <w:webHidden/>
          </w:rPr>
          <w:delText>35</w:delText>
        </w:r>
        <w:r w:rsidR="00CE4100" w:rsidDel="009A0142">
          <w:rPr>
            <w:noProof/>
            <w:webHidden/>
          </w:rPr>
          <w:fldChar w:fldCharType="end"/>
        </w:r>
        <w:r w:rsidDel="009A0142">
          <w:rPr>
            <w:noProof/>
          </w:rPr>
          <w:fldChar w:fldCharType="end"/>
        </w:r>
      </w:del>
    </w:p>
    <w:p w14:paraId="1EEDA158" w14:textId="7A8FC2A4" w:rsidR="00CE4100" w:rsidDel="009A0142" w:rsidRDefault="009A0142">
      <w:pPr>
        <w:pStyle w:val="TOC3"/>
        <w:tabs>
          <w:tab w:val="left" w:pos="1320"/>
          <w:tab w:val="right" w:leader="dot" w:pos="8777"/>
        </w:tabs>
        <w:rPr>
          <w:del w:id="81" w:author="Ježek Bruno" w:date="2019-03-28T08:01:00Z"/>
          <w:rFonts w:eastAsiaTheme="minorEastAsia"/>
          <w:noProof/>
          <w:lang w:eastAsia="cs-CZ" w:bidi="he-IL"/>
        </w:rPr>
      </w:pPr>
      <w:del w:id="82" w:author="Ježek Bruno" w:date="2019-03-28T08:01:00Z">
        <w:r w:rsidDel="009A0142">
          <w:rPr>
            <w:rStyle w:val="Hyperlink"/>
          </w:rPr>
          <w:fldChar w:fldCharType="begin"/>
        </w:r>
        <w:r w:rsidDel="009A0142">
          <w:rPr>
            <w:rStyle w:val="Hyperlink"/>
            <w:noProof/>
          </w:rPr>
          <w:delInstrText xml:space="preserve"> HYPERLINK \l "_Toc4324700" </w:delInstrText>
        </w:r>
        <w:r w:rsidDel="009A0142">
          <w:rPr>
            <w:rStyle w:val="Hyperlink"/>
          </w:rPr>
          <w:fldChar w:fldCharType="separate"/>
        </w:r>
        <w:r w:rsidR="00CE4100" w:rsidRPr="00432B30" w:rsidDel="009A0142">
          <w:rPr>
            <w:rStyle w:val="Hyperlink"/>
            <w:noProof/>
          </w:rPr>
          <w:delText>7.1.3</w:delText>
        </w:r>
        <w:r w:rsidR="00CE4100" w:rsidDel="009A0142">
          <w:rPr>
            <w:rFonts w:eastAsiaTheme="minorEastAsia"/>
            <w:noProof/>
            <w:lang w:eastAsia="cs-CZ" w:bidi="he-IL"/>
          </w:rPr>
          <w:tab/>
        </w:r>
        <w:r w:rsidR="00CE4100" w:rsidRPr="00432B30" w:rsidDel="009A0142">
          <w:rPr>
            <w:rStyle w:val="Hyperlink"/>
            <w:noProof/>
          </w:rPr>
          <w:delText xml:space="preserve">Hypotéza vlastností </w:delText>
        </w:r>
        <m:oMath>
          <m:r>
            <m:rPr>
              <m:sty m:val="p"/>
            </m:rPr>
            <w:rPr>
              <w:rStyle w:val="Hyperlink"/>
              <w:rFonts w:ascii="Cambria Math" w:hAnsi="Cambria Math"/>
              <w:noProof/>
            </w:rPr>
            <m:t>X1</m:t>
          </m:r>
        </m:oMath>
        <w:r w:rsidR="00CE4100" w:rsidRPr="00432B30" w:rsidDel="009A0142">
          <w:rPr>
            <w:rStyle w:val="Hyperlink"/>
            <w:noProof/>
          </w:rPr>
          <w:delText xml:space="preserve"> a </w:delText>
        </w:r>
        <m:oMath>
          <m:r>
            <m:rPr>
              <m:sty m:val="p"/>
            </m:rPr>
            <w:rPr>
              <w:rStyle w:val="Hyperlink"/>
              <w:rFonts w:ascii="Cambria Math" w:hAnsi="Cambria Math"/>
              <w:noProof/>
            </w:rPr>
            <m:t>X2</m:t>
          </m:r>
        </m:oMath>
        <w:r w:rsidR="00CE4100" w:rsidRPr="00432B30" w:rsidDel="009A0142">
          <w:rPr>
            <w:rStyle w:val="Hyperlink"/>
            <w:noProof/>
          </w:rPr>
          <w:delText xml:space="preserve"> pro větší počet objektů</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_Toc4324700 \h </w:delInstrText>
        </w:r>
        <w:r w:rsidR="00CE4100" w:rsidDel="009A0142">
          <w:rPr>
            <w:noProof/>
            <w:webHidden/>
          </w:rPr>
        </w:r>
        <w:r w:rsidR="00CE4100" w:rsidDel="009A0142">
          <w:rPr>
            <w:noProof/>
            <w:webHidden/>
          </w:rPr>
          <w:fldChar w:fldCharType="separate"/>
        </w:r>
        <w:r w:rsidR="00CE4100" w:rsidDel="009A0142">
          <w:rPr>
            <w:noProof/>
            <w:webHidden/>
          </w:rPr>
          <w:delText>36</w:delText>
        </w:r>
        <w:r w:rsidR="00CE4100" w:rsidDel="009A0142">
          <w:rPr>
            <w:noProof/>
            <w:webHidden/>
          </w:rPr>
          <w:fldChar w:fldCharType="end"/>
        </w:r>
        <w:r w:rsidDel="009A0142">
          <w:rPr>
            <w:noProof/>
          </w:rPr>
          <w:fldChar w:fldCharType="end"/>
        </w:r>
      </w:del>
    </w:p>
    <w:p w14:paraId="1D5380AB" w14:textId="67C880D2" w:rsidR="00CE4100" w:rsidDel="009A0142" w:rsidRDefault="009A0142">
      <w:pPr>
        <w:pStyle w:val="TOC3"/>
        <w:tabs>
          <w:tab w:val="left" w:pos="1320"/>
          <w:tab w:val="right" w:leader="dot" w:pos="8777"/>
        </w:tabs>
        <w:rPr>
          <w:del w:id="83" w:author="Ježek Bruno" w:date="2019-03-28T08:01:00Z"/>
          <w:rFonts w:eastAsiaTheme="minorEastAsia"/>
          <w:noProof/>
          <w:lang w:eastAsia="cs-CZ" w:bidi="he-IL"/>
        </w:rPr>
      </w:pPr>
      <w:del w:id="84" w:author="Ježek Bruno" w:date="2019-03-28T08:01:00Z">
        <w:r w:rsidDel="009A0142">
          <w:rPr>
            <w:rStyle w:val="Hyperlink"/>
          </w:rPr>
          <w:fldChar w:fldCharType="begin"/>
        </w:r>
        <w:r w:rsidDel="009A0142">
          <w:rPr>
            <w:rStyle w:val="Hyperlink"/>
            <w:noProof/>
          </w:rPr>
          <w:delInstrText xml:space="preserve"> HYPERLINK \l "_Toc4324701" </w:delInstrText>
        </w:r>
        <w:r w:rsidDel="009A0142">
          <w:rPr>
            <w:rStyle w:val="Hyperlink"/>
          </w:rPr>
          <w:fldChar w:fldCharType="separate"/>
        </w:r>
        <w:r w:rsidR="00CE4100" w:rsidRPr="00432B30" w:rsidDel="009A0142">
          <w:rPr>
            <w:rStyle w:val="Hyperlink"/>
            <w:noProof/>
          </w:rPr>
          <w:delText>7.1.4</w:delText>
        </w:r>
        <w:r w:rsidR="00CE4100" w:rsidDel="009A0142">
          <w:rPr>
            <w:rFonts w:eastAsiaTheme="minorEastAsia"/>
            <w:noProof/>
            <w:lang w:eastAsia="cs-CZ" w:bidi="he-IL"/>
          </w:rPr>
          <w:tab/>
        </w:r>
        <w:r w:rsidR="00CE4100" w:rsidRPr="00432B30" w:rsidDel="009A0142">
          <w:rPr>
            <w:rStyle w:val="Hyperlink"/>
            <w:noProof/>
          </w:rPr>
          <w:delText xml:space="preserve">Hypotéza vlastnosti </w:delText>
        </w:r>
        <m:oMath>
          <m:r>
            <m:rPr>
              <m:sty m:val="p"/>
            </m:rPr>
            <w:rPr>
              <w:rStyle w:val="Hyperlink"/>
              <w:rFonts w:ascii="Cambria Math" w:hAnsi="Cambria Math"/>
              <w:noProof/>
            </w:rPr>
            <m:t>X3a</m:t>
          </m:r>
        </m:oMath>
        <w:r w:rsidR="00CE4100" w:rsidRPr="00432B30" w:rsidDel="009A0142">
          <w:rPr>
            <w:rStyle w:val="Hyperlink"/>
            <w:iCs/>
            <w:noProof/>
          </w:rPr>
          <w:delText xml:space="preserve"> </w:delText>
        </w:r>
        <w:r w:rsidR="00CE4100" w:rsidRPr="00432B30" w:rsidDel="009A0142">
          <w:rPr>
            <w:rStyle w:val="Hyperlink"/>
            <w:noProof/>
            <w:lang w:val="en-US"/>
          </w:rPr>
          <w:delText xml:space="preserve">a </w:delText>
        </w:r>
        <m:oMath>
          <m:r>
            <m:rPr>
              <m:sty m:val="p"/>
            </m:rPr>
            <w:rPr>
              <w:rStyle w:val="Hyperlink"/>
              <w:rFonts w:ascii="Cambria Math" w:hAnsi="Cambria Math"/>
              <w:noProof/>
            </w:rPr>
            <m:t>X3b</m:t>
          </m:r>
        </m:oMath>
        <w:r w:rsidR="00CE4100" w:rsidRPr="00432B30" w:rsidDel="009A0142">
          <w:rPr>
            <w:rStyle w:val="Hyperlink"/>
            <w:noProof/>
            <w:lang w:val="en-US"/>
          </w:rPr>
          <w:delText xml:space="preserve"> na </w:delText>
        </w:r>
        <m:oMath>
          <m:r>
            <m:rPr>
              <m:sty m:val="p"/>
            </m:rPr>
            <w:rPr>
              <w:rStyle w:val="Hyperlink"/>
              <w:rFonts w:ascii="Cambria Math" w:hAnsi="Cambria Math"/>
              <w:noProof/>
              <w:lang w:val="en-US"/>
            </w:rPr>
            <m:t>M1</m:t>
          </m:r>
        </m:oMath>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_Toc4324701 \h </w:delInstrText>
        </w:r>
        <w:r w:rsidR="00CE4100" w:rsidDel="009A0142">
          <w:rPr>
            <w:noProof/>
            <w:webHidden/>
          </w:rPr>
        </w:r>
        <w:r w:rsidR="00CE4100" w:rsidDel="009A0142">
          <w:rPr>
            <w:noProof/>
            <w:webHidden/>
          </w:rPr>
          <w:fldChar w:fldCharType="separate"/>
        </w:r>
        <w:r w:rsidR="00CE4100" w:rsidDel="009A0142">
          <w:rPr>
            <w:noProof/>
            <w:webHidden/>
          </w:rPr>
          <w:delText>38</w:delText>
        </w:r>
        <w:r w:rsidR="00CE4100" w:rsidDel="009A0142">
          <w:rPr>
            <w:noProof/>
            <w:webHidden/>
          </w:rPr>
          <w:fldChar w:fldCharType="end"/>
        </w:r>
        <w:r w:rsidDel="009A0142">
          <w:rPr>
            <w:noProof/>
          </w:rPr>
          <w:fldChar w:fldCharType="end"/>
        </w:r>
      </w:del>
    </w:p>
    <w:p w14:paraId="277BCF7A" w14:textId="1352B62F" w:rsidR="00CE4100" w:rsidDel="009A0142" w:rsidRDefault="009A0142">
      <w:pPr>
        <w:pStyle w:val="TOC3"/>
        <w:tabs>
          <w:tab w:val="left" w:pos="1320"/>
          <w:tab w:val="right" w:leader="dot" w:pos="8777"/>
        </w:tabs>
        <w:rPr>
          <w:del w:id="85" w:author="Ježek Bruno" w:date="2019-03-28T08:01:00Z"/>
          <w:rFonts w:eastAsiaTheme="minorEastAsia"/>
          <w:noProof/>
          <w:lang w:eastAsia="cs-CZ" w:bidi="he-IL"/>
        </w:rPr>
      </w:pPr>
      <w:del w:id="86" w:author="Ježek Bruno" w:date="2019-03-28T08:01:00Z">
        <w:r w:rsidDel="009A0142">
          <w:rPr>
            <w:rStyle w:val="Hyperlink"/>
          </w:rPr>
          <w:fldChar w:fldCharType="begin"/>
        </w:r>
        <w:r w:rsidDel="009A0142">
          <w:rPr>
            <w:rStyle w:val="Hyperlink"/>
            <w:noProof/>
          </w:rPr>
          <w:delInstrText xml:space="preserve"> HYPERLINK \l "_Toc4324702" </w:delInstrText>
        </w:r>
        <w:r w:rsidDel="009A0142">
          <w:rPr>
            <w:rStyle w:val="Hyperlink"/>
          </w:rPr>
          <w:fldChar w:fldCharType="separate"/>
        </w:r>
        <w:r w:rsidR="00CE4100" w:rsidRPr="00432B30" w:rsidDel="009A0142">
          <w:rPr>
            <w:rStyle w:val="Hyperlink"/>
            <w:noProof/>
          </w:rPr>
          <w:delText>7.1.5</w:delText>
        </w:r>
        <w:r w:rsidR="00CE4100" w:rsidDel="009A0142">
          <w:rPr>
            <w:rFonts w:eastAsiaTheme="minorEastAsia"/>
            <w:noProof/>
            <w:lang w:eastAsia="cs-CZ" w:bidi="he-IL"/>
          </w:rPr>
          <w:tab/>
        </w:r>
        <w:r w:rsidR="00CE4100" w:rsidRPr="00432B30" w:rsidDel="009A0142">
          <w:rPr>
            <w:rStyle w:val="Hyperlink"/>
            <w:noProof/>
          </w:rPr>
          <w:delText xml:space="preserve">Hypotéza vlastnosti </w:delText>
        </w:r>
        <m:oMath>
          <m:r>
            <m:rPr>
              <m:sty m:val="p"/>
            </m:rPr>
            <w:rPr>
              <w:rStyle w:val="Hyperlink"/>
              <w:rFonts w:ascii="Cambria Math" w:hAnsi="Cambria Math"/>
              <w:noProof/>
            </w:rPr>
            <m:t>X4</m:t>
          </m:r>
        </m:oMath>
        <w:r w:rsidR="00CE4100" w:rsidRPr="00432B30" w:rsidDel="009A0142">
          <w:rPr>
            <w:rStyle w:val="Hyperlink"/>
            <w:noProof/>
            <w:lang w:val="en-US"/>
          </w:rPr>
          <w:delText xml:space="preserve">na </w:delText>
        </w:r>
        <m:oMath>
          <m:r>
            <m:rPr>
              <m:sty m:val="p"/>
            </m:rPr>
            <w:rPr>
              <w:rStyle w:val="Hyperlink"/>
              <w:rFonts w:ascii="Cambria Math" w:hAnsi="Cambria Math"/>
              <w:noProof/>
              <w:lang w:val="en-US"/>
            </w:rPr>
            <m:t>M1</m:t>
          </m:r>
        </m:oMath>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_Toc4324702 \h </w:delInstrText>
        </w:r>
        <w:r w:rsidR="00CE4100" w:rsidDel="009A0142">
          <w:rPr>
            <w:noProof/>
            <w:webHidden/>
          </w:rPr>
        </w:r>
        <w:r w:rsidR="00CE4100" w:rsidDel="009A0142">
          <w:rPr>
            <w:noProof/>
            <w:webHidden/>
          </w:rPr>
          <w:fldChar w:fldCharType="separate"/>
        </w:r>
        <w:r w:rsidR="00CE4100" w:rsidDel="009A0142">
          <w:rPr>
            <w:noProof/>
            <w:webHidden/>
          </w:rPr>
          <w:delText>39</w:delText>
        </w:r>
        <w:r w:rsidR="00CE4100" w:rsidDel="009A0142">
          <w:rPr>
            <w:noProof/>
            <w:webHidden/>
          </w:rPr>
          <w:fldChar w:fldCharType="end"/>
        </w:r>
        <w:r w:rsidDel="009A0142">
          <w:rPr>
            <w:noProof/>
          </w:rPr>
          <w:fldChar w:fldCharType="end"/>
        </w:r>
      </w:del>
    </w:p>
    <w:p w14:paraId="53D34D5E" w14:textId="0FF11636" w:rsidR="00CE4100" w:rsidDel="009A0142" w:rsidRDefault="009A0142">
      <w:pPr>
        <w:pStyle w:val="TOC3"/>
        <w:tabs>
          <w:tab w:val="left" w:pos="1320"/>
          <w:tab w:val="right" w:leader="dot" w:pos="8777"/>
        </w:tabs>
        <w:rPr>
          <w:del w:id="87" w:author="Ježek Bruno" w:date="2019-03-28T08:01:00Z"/>
          <w:rFonts w:eastAsiaTheme="minorEastAsia"/>
          <w:noProof/>
          <w:lang w:eastAsia="cs-CZ" w:bidi="he-IL"/>
        </w:rPr>
      </w:pPr>
      <w:del w:id="88" w:author="Ježek Bruno" w:date="2019-03-28T08:01:00Z">
        <w:r w:rsidDel="009A0142">
          <w:rPr>
            <w:rStyle w:val="Hyperlink"/>
          </w:rPr>
          <w:fldChar w:fldCharType="begin"/>
        </w:r>
        <w:r w:rsidDel="009A0142">
          <w:rPr>
            <w:rStyle w:val="Hyperlink"/>
            <w:noProof/>
          </w:rPr>
          <w:delInstrText xml:space="preserve"> HYPERLINK \l "_Toc4324703" </w:delInstrText>
        </w:r>
        <w:r w:rsidDel="009A0142">
          <w:rPr>
            <w:rStyle w:val="Hyperlink"/>
          </w:rPr>
          <w:fldChar w:fldCharType="separate"/>
        </w:r>
        <w:r w:rsidR="00CE4100" w:rsidRPr="00432B30" w:rsidDel="009A0142">
          <w:rPr>
            <w:rStyle w:val="Hyperlink"/>
            <w:noProof/>
          </w:rPr>
          <w:delText>7.1.6</w:delText>
        </w:r>
        <w:r w:rsidR="00CE4100" w:rsidDel="009A0142">
          <w:rPr>
            <w:rFonts w:eastAsiaTheme="minorEastAsia"/>
            <w:noProof/>
            <w:lang w:eastAsia="cs-CZ" w:bidi="he-IL"/>
          </w:rPr>
          <w:tab/>
        </w:r>
        <w:r w:rsidR="00CE4100" w:rsidRPr="00432B30" w:rsidDel="009A0142">
          <w:rPr>
            <w:rStyle w:val="Hyperlink"/>
            <w:noProof/>
          </w:rPr>
          <w:delText xml:space="preserve">Hypotéza vlastností </w:delText>
        </w:r>
        <m:oMath>
          <m:r>
            <m:rPr>
              <m:sty m:val="p"/>
            </m:rPr>
            <w:rPr>
              <w:rStyle w:val="Hyperlink"/>
              <w:rFonts w:ascii="Cambria Math" w:hAnsi="Cambria Math"/>
              <w:noProof/>
            </w:rPr>
            <m:t xml:space="preserve">X5a </m:t>
          </m:r>
        </m:oMath>
        <w:r w:rsidR="00CE4100" w:rsidRPr="00432B30" w:rsidDel="009A0142">
          <w:rPr>
            <w:rStyle w:val="Hyperlink"/>
            <w:noProof/>
            <w:lang w:val="en-US"/>
          </w:rPr>
          <w:delText xml:space="preserve">a </w:delText>
        </w:r>
        <m:oMath>
          <m:r>
            <m:rPr>
              <m:sty m:val="p"/>
            </m:rPr>
            <w:rPr>
              <w:rStyle w:val="Hyperlink"/>
              <w:rFonts w:ascii="Cambria Math" w:hAnsi="Cambria Math"/>
              <w:noProof/>
            </w:rPr>
            <m:t>X5b</m:t>
          </m:r>
        </m:oMath>
        <w:r w:rsidR="00CE4100" w:rsidRPr="00432B30" w:rsidDel="009A0142">
          <w:rPr>
            <w:rStyle w:val="Hyperlink"/>
            <w:iCs/>
            <w:noProof/>
          </w:rPr>
          <w:delText xml:space="preserve"> </w:delText>
        </w:r>
        <w:r w:rsidR="00CE4100" w:rsidRPr="00432B30" w:rsidDel="009A0142">
          <w:rPr>
            <w:rStyle w:val="Hyperlink"/>
            <w:noProof/>
            <w:lang w:val="en-US"/>
          </w:rPr>
          <w:delText xml:space="preserve">na </w:delText>
        </w:r>
        <m:oMath>
          <m:r>
            <m:rPr>
              <m:sty m:val="p"/>
            </m:rPr>
            <w:rPr>
              <w:rStyle w:val="Hyperlink"/>
              <w:rFonts w:ascii="Cambria Math" w:hAnsi="Cambria Math"/>
              <w:noProof/>
              <w:lang w:val="en-US"/>
            </w:rPr>
            <m:t>M1</m:t>
          </m:r>
        </m:oMath>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_Toc4324703 \h </w:delInstrText>
        </w:r>
        <w:r w:rsidR="00CE4100" w:rsidDel="009A0142">
          <w:rPr>
            <w:noProof/>
            <w:webHidden/>
          </w:rPr>
        </w:r>
        <w:r w:rsidR="00CE4100" w:rsidDel="009A0142">
          <w:rPr>
            <w:noProof/>
            <w:webHidden/>
          </w:rPr>
          <w:fldChar w:fldCharType="separate"/>
        </w:r>
        <w:r w:rsidR="00CE4100" w:rsidDel="009A0142">
          <w:rPr>
            <w:noProof/>
            <w:webHidden/>
          </w:rPr>
          <w:delText>39</w:delText>
        </w:r>
        <w:r w:rsidR="00CE4100" w:rsidDel="009A0142">
          <w:rPr>
            <w:noProof/>
            <w:webHidden/>
          </w:rPr>
          <w:fldChar w:fldCharType="end"/>
        </w:r>
        <w:r w:rsidDel="009A0142">
          <w:rPr>
            <w:noProof/>
          </w:rPr>
          <w:fldChar w:fldCharType="end"/>
        </w:r>
      </w:del>
    </w:p>
    <w:p w14:paraId="6C4BE504" w14:textId="31FE1994" w:rsidR="00CE4100" w:rsidDel="009A0142" w:rsidRDefault="009A0142">
      <w:pPr>
        <w:pStyle w:val="TOC2"/>
        <w:tabs>
          <w:tab w:val="left" w:pos="880"/>
          <w:tab w:val="right" w:leader="dot" w:pos="8777"/>
        </w:tabs>
        <w:rPr>
          <w:del w:id="89" w:author="Ježek Bruno" w:date="2019-03-28T08:01:00Z"/>
          <w:rFonts w:eastAsiaTheme="minorEastAsia"/>
          <w:noProof/>
          <w:lang w:eastAsia="cs-CZ" w:bidi="he-IL"/>
        </w:rPr>
      </w:pPr>
      <w:del w:id="90" w:author="Ježek Bruno" w:date="2019-03-28T08:01:00Z">
        <w:r w:rsidDel="009A0142">
          <w:rPr>
            <w:rStyle w:val="Hyperlink"/>
          </w:rPr>
          <w:fldChar w:fldCharType="begin"/>
        </w:r>
        <w:r w:rsidDel="009A0142">
          <w:rPr>
            <w:rStyle w:val="Hyperlink"/>
            <w:noProof/>
          </w:rPr>
          <w:delInstrText xml:space="preserve"> HYPERLINK \l "_Toc4324704" </w:delInstrText>
        </w:r>
        <w:r w:rsidDel="009A0142">
          <w:rPr>
            <w:rStyle w:val="Hyperlink"/>
          </w:rPr>
          <w:fldChar w:fldCharType="separate"/>
        </w:r>
        <w:r w:rsidR="00CE4100" w:rsidRPr="00432B30" w:rsidDel="009A0142">
          <w:rPr>
            <w:rStyle w:val="Hyperlink"/>
            <w:noProof/>
          </w:rPr>
          <w:delText>7.2</w:delText>
        </w:r>
        <w:r w:rsidR="00CE4100" w:rsidDel="009A0142">
          <w:rPr>
            <w:rFonts w:eastAsiaTheme="minorEastAsia"/>
            <w:noProof/>
            <w:lang w:eastAsia="cs-CZ" w:bidi="he-IL"/>
          </w:rPr>
          <w:tab/>
        </w:r>
        <w:r w:rsidR="00CE4100" w:rsidRPr="00432B30" w:rsidDel="009A0142">
          <w:rPr>
            <w:rStyle w:val="Hyperlink"/>
            <w:noProof/>
          </w:rPr>
          <w:delText>Integrační testování</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_Toc4324704 \h </w:delInstrText>
        </w:r>
        <w:r w:rsidR="00CE4100" w:rsidDel="009A0142">
          <w:rPr>
            <w:noProof/>
            <w:webHidden/>
          </w:rPr>
        </w:r>
        <w:r w:rsidR="00CE4100" w:rsidDel="009A0142">
          <w:rPr>
            <w:noProof/>
            <w:webHidden/>
          </w:rPr>
          <w:fldChar w:fldCharType="separate"/>
        </w:r>
        <w:r w:rsidR="00CE4100" w:rsidDel="009A0142">
          <w:rPr>
            <w:noProof/>
            <w:webHidden/>
          </w:rPr>
          <w:delText>40</w:delText>
        </w:r>
        <w:r w:rsidR="00CE4100" w:rsidDel="009A0142">
          <w:rPr>
            <w:noProof/>
            <w:webHidden/>
          </w:rPr>
          <w:fldChar w:fldCharType="end"/>
        </w:r>
        <w:r w:rsidDel="009A0142">
          <w:rPr>
            <w:noProof/>
          </w:rPr>
          <w:fldChar w:fldCharType="end"/>
        </w:r>
      </w:del>
    </w:p>
    <w:p w14:paraId="369DAA70" w14:textId="4463CD21" w:rsidR="00CE4100" w:rsidDel="009A0142" w:rsidRDefault="009A0142">
      <w:pPr>
        <w:pStyle w:val="TOC1"/>
        <w:tabs>
          <w:tab w:val="left" w:pos="440"/>
          <w:tab w:val="right" w:leader="dot" w:pos="8777"/>
        </w:tabs>
        <w:rPr>
          <w:del w:id="91" w:author="Ježek Bruno" w:date="2019-03-28T08:01:00Z"/>
          <w:rFonts w:eastAsiaTheme="minorEastAsia"/>
          <w:noProof/>
          <w:lang w:eastAsia="cs-CZ" w:bidi="he-IL"/>
        </w:rPr>
      </w:pPr>
      <w:del w:id="92" w:author="Ježek Bruno" w:date="2019-03-28T08:01:00Z">
        <w:r w:rsidDel="009A0142">
          <w:rPr>
            <w:rStyle w:val="Hyperlink"/>
          </w:rPr>
          <w:fldChar w:fldCharType="begin"/>
        </w:r>
        <w:r w:rsidDel="009A0142">
          <w:rPr>
            <w:rStyle w:val="Hyperlink"/>
            <w:noProof/>
          </w:rPr>
          <w:delInstrText xml:space="preserve"> HYPERLINK \l "_Toc4324705" </w:delInstrText>
        </w:r>
        <w:r w:rsidDel="009A0142">
          <w:rPr>
            <w:rStyle w:val="Hyperlink"/>
          </w:rPr>
          <w:fldChar w:fldCharType="separate"/>
        </w:r>
        <w:r w:rsidR="00CE4100" w:rsidRPr="00432B30" w:rsidDel="009A0142">
          <w:rPr>
            <w:rStyle w:val="Hyperlink"/>
            <w:noProof/>
          </w:rPr>
          <w:delText>8</w:delText>
        </w:r>
        <w:r w:rsidR="00CE4100" w:rsidDel="009A0142">
          <w:rPr>
            <w:rFonts w:eastAsiaTheme="minorEastAsia"/>
            <w:noProof/>
            <w:lang w:eastAsia="cs-CZ" w:bidi="he-IL"/>
          </w:rPr>
          <w:tab/>
        </w:r>
        <w:r w:rsidR="00CE4100" w:rsidRPr="00432B30" w:rsidDel="009A0142">
          <w:rPr>
            <w:rStyle w:val="Hyperlink"/>
            <w:noProof/>
          </w:rPr>
          <w:delText>Závěr</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_Toc4324705 \h </w:delInstrText>
        </w:r>
        <w:r w:rsidR="00CE4100" w:rsidDel="009A0142">
          <w:rPr>
            <w:noProof/>
            <w:webHidden/>
          </w:rPr>
        </w:r>
        <w:r w:rsidR="00CE4100" w:rsidDel="009A0142">
          <w:rPr>
            <w:noProof/>
            <w:webHidden/>
          </w:rPr>
          <w:fldChar w:fldCharType="separate"/>
        </w:r>
        <w:r w:rsidR="00CE4100" w:rsidDel="009A0142">
          <w:rPr>
            <w:noProof/>
            <w:webHidden/>
          </w:rPr>
          <w:delText>41</w:delText>
        </w:r>
        <w:r w:rsidR="00CE4100" w:rsidDel="009A0142">
          <w:rPr>
            <w:noProof/>
            <w:webHidden/>
          </w:rPr>
          <w:fldChar w:fldCharType="end"/>
        </w:r>
        <w:r w:rsidDel="009A0142">
          <w:rPr>
            <w:noProof/>
          </w:rPr>
          <w:fldChar w:fldCharType="end"/>
        </w:r>
      </w:del>
    </w:p>
    <w:p w14:paraId="59A05863" w14:textId="57CF28FF" w:rsidR="00CE4100" w:rsidDel="009A0142" w:rsidRDefault="009A0142">
      <w:pPr>
        <w:pStyle w:val="TOC1"/>
        <w:tabs>
          <w:tab w:val="left" w:pos="440"/>
          <w:tab w:val="right" w:leader="dot" w:pos="8777"/>
        </w:tabs>
        <w:rPr>
          <w:del w:id="93" w:author="Ježek Bruno" w:date="2019-03-28T08:01:00Z"/>
          <w:rFonts w:eastAsiaTheme="minorEastAsia"/>
          <w:noProof/>
          <w:lang w:eastAsia="cs-CZ" w:bidi="he-IL"/>
        </w:rPr>
      </w:pPr>
      <w:del w:id="94" w:author="Ježek Bruno" w:date="2019-03-28T08:01:00Z">
        <w:r w:rsidDel="009A0142">
          <w:rPr>
            <w:rStyle w:val="Hyperlink"/>
          </w:rPr>
          <w:fldChar w:fldCharType="begin"/>
        </w:r>
        <w:r w:rsidDel="009A0142">
          <w:rPr>
            <w:rStyle w:val="Hyperlink"/>
            <w:noProof/>
          </w:rPr>
          <w:delInstrText xml:space="preserve"> HYPERLINK \l "_Toc4324706" </w:delInstrText>
        </w:r>
        <w:r w:rsidDel="009A0142">
          <w:rPr>
            <w:rStyle w:val="Hyperlink"/>
          </w:rPr>
          <w:fldChar w:fldCharType="separate"/>
        </w:r>
        <w:r w:rsidR="00CE4100" w:rsidRPr="00432B30" w:rsidDel="009A0142">
          <w:rPr>
            <w:rStyle w:val="Hyperlink"/>
            <w:noProof/>
          </w:rPr>
          <w:delText>9</w:delText>
        </w:r>
        <w:r w:rsidR="00CE4100" w:rsidDel="009A0142">
          <w:rPr>
            <w:rFonts w:eastAsiaTheme="minorEastAsia"/>
            <w:noProof/>
            <w:lang w:eastAsia="cs-CZ" w:bidi="he-IL"/>
          </w:rPr>
          <w:tab/>
        </w:r>
        <w:r w:rsidR="00CE4100" w:rsidRPr="00432B30" w:rsidDel="009A0142">
          <w:rPr>
            <w:rStyle w:val="Hyperlink"/>
            <w:noProof/>
          </w:rPr>
          <w:delText>Seznam použité literatury</w:delText>
        </w:r>
        <w:r w:rsidR="00CE4100" w:rsidDel="009A0142">
          <w:rPr>
            <w:noProof/>
            <w:webHidden/>
          </w:rPr>
          <w:tab/>
        </w:r>
        <w:r w:rsidR="00CE4100" w:rsidDel="009A0142">
          <w:rPr>
            <w:noProof/>
            <w:webHidden/>
          </w:rPr>
          <w:fldChar w:fldCharType="begin"/>
        </w:r>
        <w:r w:rsidR="00CE4100" w:rsidDel="009A0142">
          <w:rPr>
            <w:noProof/>
            <w:webHidden/>
          </w:rPr>
          <w:delInstrText xml:space="preserve"> PAGEREF _Toc4324706 \h </w:delInstrText>
        </w:r>
        <w:r w:rsidR="00CE4100" w:rsidDel="009A0142">
          <w:rPr>
            <w:noProof/>
            <w:webHidden/>
          </w:rPr>
        </w:r>
        <w:r w:rsidR="00CE4100" w:rsidDel="009A0142">
          <w:rPr>
            <w:noProof/>
            <w:webHidden/>
          </w:rPr>
          <w:fldChar w:fldCharType="separate"/>
        </w:r>
        <w:r w:rsidR="00CE4100" w:rsidDel="009A0142">
          <w:rPr>
            <w:noProof/>
            <w:webHidden/>
          </w:rPr>
          <w:delText>42</w:delText>
        </w:r>
        <w:r w:rsidR="00CE4100" w:rsidDel="009A0142">
          <w:rPr>
            <w:noProof/>
            <w:webHidden/>
          </w:rPr>
          <w:fldChar w:fldCharType="end"/>
        </w:r>
        <w:r w:rsidDel="009A0142">
          <w:rPr>
            <w:noProof/>
          </w:rPr>
          <w:fldChar w:fldCharType="end"/>
        </w:r>
      </w:del>
    </w:p>
    <w:p w14:paraId="6BA1C618" w14:textId="77777777" w:rsidR="009A0142" w:rsidRDefault="00CE4100">
      <w:pPr>
        <w:pStyle w:val="TOC1"/>
        <w:tabs>
          <w:tab w:val="left" w:pos="440"/>
          <w:tab w:val="right" w:leader="dot" w:pos="8777"/>
        </w:tabs>
        <w:rPr>
          <w:ins w:id="95" w:author="Ježek Bruno" w:date="2019-03-28T08:01:00Z"/>
          <w:rFonts w:eastAsiaTheme="minorEastAsia"/>
          <w:noProof/>
          <w:lang w:eastAsia="cs-CZ"/>
        </w:rPr>
      </w:pPr>
      <w:del w:id="96" w:author="Ježek Bruno" w:date="2019-03-28T08:01:00Z">
        <w:r w:rsidDel="009A0142">
          <w:fldChar w:fldCharType="end"/>
        </w:r>
      </w:del>
      <w:ins w:id="97" w:author="Ježek Bruno" w:date="2019-03-28T08:01:00Z">
        <w:r w:rsidR="009A0142">
          <w:fldChar w:fldCharType="begin"/>
        </w:r>
        <w:r w:rsidR="009A0142">
          <w:instrText xml:space="preserve"> TOC \o "2-3" \h \z \t "Nadpis 1;1" </w:instrText>
        </w:r>
      </w:ins>
      <w:r w:rsidR="009A0142">
        <w:fldChar w:fldCharType="separate"/>
      </w:r>
      <w:ins w:id="98" w:author="Ježek Bruno" w:date="2019-03-28T08:01:00Z">
        <w:r w:rsidR="009A0142" w:rsidRPr="006941DC">
          <w:rPr>
            <w:rStyle w:val="Hyperlink"/>
            <w:noProof/>
          </w:rPr>
          <w:fldChar w:fldCharType="begin"/>
        </w:r>
        <w:r w:rsidR="009A0142" w:rsidRPr="006941DC">
          <w:rPr>
            <w:rStyle w:val="Hyperlink"/>
            <w:noProof/>
          </w:rPr>
          <w:instrText xml:space="preserve"> </w:instrText>
        </w:r>
        <w:r w:rsidR="009A0142">
          <w:rPr>
            <w:noProof/>
          </w:rPr>
          <w:instrText>HYPERLINK \l "_Toc4652532"</w:instrText>
        </w:r>
        <w:r w:rsidR="009A0142" w:rsidRPr="006941DC">
          <w:rPr>
            <w:rStyle w:val="Hyperlink"/>
            <w:noProof/>
          </w:rPr>
          <w:instrText xml:space="preserve"> </w:instrText>
        </w:r>
        <w:r w:rsidR="009A0142" w:rsidRPr="006941DC">
          <w:rPr>
            <w:rStyle w:val="Hyperlink"/>
            <w:noProof/>
          </w:rPr>
          <w:fldChar w:fldCharType="separate"/>
        </w:r>
        <w:r w:rsidR="009A0142" w:rsidRPr="006941DC">
          <w:rPr>
            <w:rStyle w:val="Hyperlink"/>
            <w:noProof/>
          </w:rPr>
          <w:t>1</w:t>
        </w:r>
        <w:r w:rsidR="009A0142">
          <w:rPr>
            <w:rFonts w:eastAsiaTheme="minorEastAsia"/>
            <w:noProof/>
            <w:lang w:eastAsia="cs-CZ"/>
          </w:rPr>
          <w:tab/>
        </w:r>
        <w:r w:rsidR="009A0142" w:rsidRPr="006941DC">
          <w:rPr>
            <w:rStyle w:val="Hyperlink"/>
            <w:noProof/>
          </w:rPr>
          <w:t>Úvod</w:t>
        </w:r>
        <w:r w:rsidR="009A0142">
          <w:rPr>
            <w:noProof/>
            <w:webHidden/>
          </w:rPr>
          <w:tab/>
        </w:r>
        <w:r w:rsidR="009A0142">
          <w:rPr>
            <w:noProof/>
            <w:webHidden/>
          </w:rPr>
          <w:fldChar w:fldCharType="begin"/>
        </w:r>
        <w:r w:rsidR="009A0142">
          <w:rPr>
            <w:noProof/>
            <w:webHidden/>
          </w:rPr>
          <w:instrText xml:space="preserve"> PAGEREF _Toc4652532 \h </w:instrText>
        </w:r>
      </w:ins>
      <w:r w:rsidR="009A0142">
        <w:rPr>
          <w:noProof/>
          <w:webHidden/>
        </w:rPr>
      </w:r>
      <w:r w:rsidR="009A0142">
        <w:rPr>
          <w:noProof/>
          <w:webHidden/>
        </w:rPr>
        <w:fldChar w:fldCharType="separate"/>
      </w:r>
      <w:ins w:id="99" w:author="Ježek Bruno" w:date="2019-03-28T08:01:00Z">
        <w:r w:rsidR="009A0142">
          <w:rPr>
            <w:noProof/>
            <w:webHidden/>
          </w:rPr>
          <w:t>3</w:t>
        </w:r>
        <w:r w:rsidR="009A0142">
          <w:rPr>
            <w:noProof/>
            <w:webHidden/>
          </w:rPr>
          <w:fldChar w:fldCharType="end"/>
        </w:r>
        <w:r w:rsidR="009A0142" w:rsidRPr="006941DC">
          <w:rPr>
            <w:rStyle w:val="Hyperlink"/>
            <w:noProof/>
          </w:rPr>
          <w:fldChar w:fldCharType="end"/>
        </w:r>
      </w:ins>
    </w:p>
    <w:p w14:paraId="38398679" w14:textId="77777777" w:rsidR="009A0142" w:rsidRDefault="009A0142">
      <w:pPr>
        <w:pStyle w:val="TOC1"/>
        <w:tabs>
          <w:tab w:val="left" w:pos="440"/>
          <w:tab w:val="right" w:leader="dot" w:pos="8777"/>
        </w:tabs>
        <w:rPr>
          <w:ins w:id="100" w:author="Ježek Bruno" w:date="2019-03-28T08:01:00Z"/>
          <w:rFonts w:eastAsiaTheme="minorEastAsia"/>
          <w:noProof/>
          <w:lang w:eastAsia="cs-CZ"/>
        </w:rPr>
      </w:pPr>
      <w:ins w:id="101"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"_Toc4652533"</w:instrText>
        </w:r>
        <w:r w:rsidRPr="006941DC">
          <w:rPr>
            <w:rStyle w:val="Hyperlink"/>
            <w:noProof/>
          </w:rPr>
          <w:instrText xml:space="preserve"> </w:instrText>
        </w:r>
        <w:r w:rsidRPr="006941DC">
          <w:rPr>
            <w:rStyle w:val="Hyperlink"/>
            <w:noProof/>
          </w:rPr>
          <w:fldChar w:fldCharType="separate"/>
        </w:r>
        <w:r w:rsidRPr="006941DC">
          <w:rPr>
            <w:rStyle w:val="Hyperlink"/>
            <w:noProof/>
          </w:rPr>
          <w:t>2</w:t>
        </w:r>
        <w:r>
          <w:rPr>
            <w:rFonts w:eastAsiaTheme="minorEastAsia"/>
            <w:noProof/>
            <w:lang w:eastAsia="cs-CZ"/>
          </w:rPr>
          <w:tab/>
        </w:r>
        <w:r w:rsidRPr="006941DC">
          <w:rPr>
            <w:rStyle w:val="Hyperlink"/>
            <w:noProof/>
          </w:rPr>
          <w:t>Strojové učení v obecných rysech</w:t>
        </w:r>
        <w:r>
          <w:rPr>
            <w:noProof/>
            <w:webHidden/>
          </w:rPr>
          <w:tab/>
        </w:r>
        <w:r>
          <w:rPr>
            <w:noProof/>
            <w:webHidden/>
          </w:rPr>
          <w:fldChar w:fldCharType="begin"/>
        </w:r>
        <w:r>
          <w:rPr>
            <w:noProof/>
            <w:webHidden/>
          </w:rPr>
          <w:instrText xml:space="preserve"> PAGEREF _Toc4652533 \h </w:instrText>
        </w:r>
      </w:ins>
      <w:r>
        <w:rPr>
          <w:noProof/>
          <w:webHidden/>
        </w:rPr>
      </w:r>
      <w:r>
        <w:rPr>
          <w:noProof/>
          <w:webHidden/>
        </w:rPr>
        <w:fldChar w:fldCharType="separate"/>
      </w:r>
      <w:ins w:id="102" w:author="Ježek Bruno" w:date="2019-03-28T08:01:00Z">
        <w:r>
          <w:rPr>
            <w:noProof/>
            <w:webHidden/>
          </w:rPr>
          <w:t>4</w:t>
        </w:r>
        <w:r>
          <w:rPr>
            <w:noProof/>
            <w:webHidden/>
          </w:rPr>
          <w:fldChar w:fldCharType="end"/>
        </w:r>
        <w:r w:rsidRPr="006941DC">
          <w:rPr>
            <w:rStyle w:val="Hyperlink"/>
            <w:noProof/>
          </w:rPr>
          <w:fldChar w:fldCharType="end"/>
        </w:r>
      </w:ins>
    </w:p>
    <w:p w14:paraId="11E89E43" w14:textId="77777777" w:rsidR="009A0142" w:rsidRDefault="009A0142">
      <w:pPr>
        <w:pStyle w:val="TOC2"/>
        <w:tabs>
          <w:tab w:val="left" w:pos="880"/>
          <w:tab w:val="right" w:leader="dot" w:pos="8777"/>
        </w:tabs>
        <w:rPr>
          <w:ins w:id="103" w:author="Ježek Bruno" w:date="2019-03-28T08:01:00Z"/>
          <w:rFonts w:eastAsiaTheme="minorEastAsia"/>
          <w:noProof/>
          <w:lang w:eastAsia="cs-CZ"/>
        </w:rPr>
      </w:pPr>
      <w:ins w:id="104"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"_Toc4652534"</w:instrText>
        </w:r>
        <w:r w:rsidRPr="006941DC">
          <w:rPr>
            <w:rStyle w:val="Hyperlink"/>
            <w:noProof/>
          </w:rPr>
          <w:instrText xml:space="preserve"> </w:instrText>
        </w:r>
        <w:r w:rsidRPr="006941DC">
          <w:rPr>
            <w:rStyle w:val="Hyperlink"/>
            <w:noProof/>
          </w:rPr>
          <w:fldChar w:fldCharType="separate"/>
        </w:r>
        <w:r w:rsidRPr="006941DC">
          <w:rPr>
            <w:rStyle w:val="Hyperlink"/>
            <w:noProof/>
            <w:lang w:bidi="he-IL"/>
          </w:rPr>
          <w:t>2.1</w:t>
        </w:r>
        <w:r>
          <w:rPr>
            <w:rFonts w:eastAsiaTheme="minorEastAsia"/>
            <w:noProof/>
            <w:lang w:eastAsia="cs-CZ"/>
          </w:rPr>
          <w:tab/>
        </w:r>
        <w:r w:rsidRPr="006941DC">
          <w:rPr>
            <w:rStyle w:val="Hyperlink"/>
            <w:noProof/>
          </w:rPr>
          <w:t>Rozli</w:t>
        </w:r>
        <w:r w:rsidRPr="006941DC">
          <w:rPr>
            <w:rStyle w:val="Hyperlink"/>
            <w:noProof/>
            <w:lang w:bidi="he-IL"/>
          </w:rPr>
          <w:t>šení diskriminativních a generativních modelů</w:t>
        </w:r>
        <w:r>
          <w:rPr>
            <w:noProof/>
            <w:webHidden/>
          </w:rPr>
          <w:tab/>
        </w:r>
        <w:r>
          <w:rPr>
            <w:noProof/>
            <w:webHidden/>
          </w:rPr>
          <w:fldChar w:fldCharType="begin"/>
        </w:r>
        <w:r>
          <w:rPr>
            <w:noProof/>
            <w:webHidden/>
          </w:rPr>
          <w:instrText xml:space="preserve"> PAGEREF _Toc4652534 \h </w:instrText>
        </w:r>
      </w:ins>
      <w:r>
        <w:rPr>
          <w:noProof/>
          <w:webHidden/>
        </w:rPr>
      </w:r>
      <w:r>
        <w:rPr>
          <w:noProof/>
          <w:webHidden/>
        </w:rPr>
        <w:fldChar w:fldCharType="separate"/>
      </w:r>
      <w:ins w:id="105" w:author="Ježek Bruno" w:date="2019-03-28T08:01:00Z">
        <w:r>
          <w:rPr>
            <w:noProof/>
            <w:webHidden/>
          </w:rPr>
          <w:t>5</w:t>
        </w:r>
        <w:r>
          <w:rPr>
            <w:noProof/>
            <w:webHidden/>
          </w:rPr>
          <w:fldChar w:fldCharType="end"/>
        </w:r>
        <w:r w:rsidRPr="006941DC">
          <w:rPr>
            <w:rStyle w:val="Hyperlink"/>
            <w:noProof/>
          </w:rPr>
          <w:fldChar w:fldCharType="end"/>
        </w:r>
      </w:ins>
    </w:p>
    <w:p w14:paraId="240C1CB3" w14:textId="77777777" w:rsidR="009A0142" w:rsidRDefault="009A0142">
      <w:pPr>
        <w:pStyle w:val="TOC2"/>
        <w:tabs>
          <w:tab w:val="left" w:pos="880"/>
          <w:tab w:val="right" w:leader="dot" w:pos="8777"/>
        </w:tabs>
        <w:rPr>
          <w:ins w:id="106" w:author="Ježek Bruno" w:date="2019-03-28T08:01:00Z"/>
          <w:rFonts w:eastAsiaTheme="minorEastAsia"/>
          <w:noProof/>
          <w:lang w:eastAsia="cs-CZ"/>
        </w:rPr>
      </w:pPr>
      <w:ins w:id="107"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"_Toc4652535"</w:instrText>
        </w:r>
        <w:r w:rsidRPr="006941DC">
          <w:rPr>
            <w:rStyle w:val="Hyperlink"/>
            <w:noProof/>
          </w:rPr>
          <w:instrText xml:space="preserve"> </w:instrText>
        </w:r>
        <w:r w:rsidRPr="006941DC">
          <w:rPr>
            <w:rStyle w:val="Hyperlink"/>
            <w:noProof/>
          </w:rPr>
          <w:fldChar w:fldCharType="separate"/>
        </w:r>
        <w:r w:rsidRPr="006941DC">
          <w:rPr>
            <w:rStyle w:val="Hyperlink"/>
            <w:noProof/>
          </w:rPr>
          <w:t>2.2</w:t>
        </w:r>
        <w:r>
          <w:rPr>
            <w:rFonts w:eastAsiaTheme="minorEastAsia"/>
            <w:noProof/>
            <w:lang w:eastAsia="cs-CZ"/>
          </w:rPr>
          <w:tab/>
        </w:r>
        <w:r w:rsidRPr="006941DC">
          <w:rPr>
            <w:rStyle w:val="Hyperlink"/>
            <w:noProof/>
          </w:rPr>
          <w:t>Metody strojového učení s omezením na neuronové sítě</w:t>
        </w:r>
        <w:r>
          <w:rPr>
            <w:noProof/>
            <w:webHidden/>
          </w:rPr>
          <w:tab/>
        </w:r>
        <w:r>
          <w:rPr>
            <w:noProof/>
            <w:webHidden/>
          </w:rPr>
          <w:fldChar w:fldCharType="begin"/>
        </w:r>
        <w:r>
          <w:rPr>
            <w:noProof/>
            <w:webHidden/>
          </w:rPr>
          <w:instrText xml:space="preserve"> PAGEREF _Toc4652535 \h </w:instrText>
        </w:r>
      </w:ins>
      <w:r>
        <w:rPr>
          <w:noProof/>
          <w:webHidden/>
        </w:rPr>
      </w:r>
      <w:r>
        <w:rPr>
          <w:noProof/>
          <w:webHidden/>
        </w:rPr>
        <w:fldChar w:fldCharType="separate"/>
      </w:r>
      <w:ins w:id="108" w:author="Ježek Bruno" w:date="2019-03-28T08:01:00Z">
        <w:r>
          <w:rPr>
            <w:noProof/>
            <w:webHidden/>
          </w:rPr>
          <w:t>6</w:t>
        </w:r>
        <w:r>
          <w:rPr>
            <w:noProof/>
            <w:webHidden/>
          </w:rPr>
          <w:fldChar w:fldCharType="end"/>
        </w:r>
        <w:r w:rsidRPr="006941DC">
          <w:rPr>
            <w:rStyle w:val="Hyperlink"/>
            <w:noProof/>
          </w:rPr>
          <w:fldChar w:fldCharType="end"/>
        </w:r>
      </w:ins>
    </w:p>
    <w:p w14:paraId="7FB5C6E1" w14:textId="77777777" w:rsidR="009A0142" w:rsidRDefault="009A0142">
      <w:pPr>
        <w:pStyle w:val="TOC3"/>
        <w:tabs>
          <w:tab w:val="left" w:pos="1320"/>
          <w:tab w:val="right" w:leader="dot" w:pos="8777"/>
        </w:tabs>
        <w:rPr>
          <w:ins w:id="109" w:author="Ježek Bruno" w:date="2019-03-28T08:01:00Z"/>
          <w:rFonts w:eastAsiaTheme="minorEastAsia"/>
          <w:noProof/>
          <w:lang w:eastAsia="cs-CZ"/>
        </w:rPr>
      </w:pPr>
      <w:ins w:id="110"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"_Toc4652536"</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2.2.1</w:t>
        </w:r>
        <w:r>
          <w:rPr>
            <w:rFonts w:eastAsiaTheme="minorEastAsia"/>
            <w:noProof/>
            <w:lang w:eastAsia="cs-CZ"/>
          </w:rPr>
          <w:tab/>
        </w:r>
        <w:r w:rsidRPr="006941DC">
          <w:rPr>
            <w:rStyle w:val="Hyperlink"/>
            <w:noProof/>
          </w:rPr>
          <w:t>Hluboké dopředné neuronové sítě</w:t>
        </w:r>
        <w:r>
          <w:rPr>
            <w:noProof/>
            <w:webHidden/>
          </w:rPr>
          <w:tab/>
        </w:r>
        <w:r>
          <w:rPr>
            <w:noProof/>
            <w:webHidden/>
          </w:rPr>
          <w:fldChar w:fldCharType="begin"/>
        </w:r>
        <w:r>
          <w:rPr>
            <w:noProof/>
            <w:webHidden/>
          </w:rPr>
          <w:instrText xml:space="preserve"> PAGEREF _Toc4652536 \h </w:instrText>
        </w:r>
      </w:ins>
      <w:r>
        <w:rPr>
          <w:noProof/>
          <w:webHidden/>
        </w:rPr>
      </w:r>
      <w:r>
        <w:rPr>
          <w:noProof/>
          <w:webHidden/>
        </w:rPr>
        <w:fldChar w:fldCharType="separate"/>
      </w:r>
      <w:ins w:id="111" w:author="Ježek Bruno" w:date="2019-03-28T08:01:00Z">
        <w:r>
          <w:rPr>
            <w:noProof/>
            <w:webHidden/>
          </w:rPr>
          <w:t>6</w:t>
        </w:r>
        <w:r>
          <w:rPr>
            <w:noProof/>
            <w:webHidden/>
          </w:rPr>
          <w:fldChar w:fldCharType="end"/>
        </w:r>
        <w:r w:rsidRPr="006941DC">
          <w:rPr>
            <w:rStyle w:val="Hyperlink"/>
            <w:noProof/>
          </w:rPr>
          <w:fldChar w:fldCharType="end"/>
        </w:r>
      </w:ins>
    </w:p>
    <w:p w14:paraId="7B9BAD5B" w14:textId="77777777" w:rsidR="009A0142" w:rsidRDefault="009A0142">
      <w:pPr>
        <w:pStyle w:val="TOC3"/>
        <w:tabs>
          <w:tab w:val="left" w:pos="1320"/>
          <w:tab w:val="right" w:leader="dot" w:pos="8777"/>
        </w:tabs>
        <w:rPr>
          <w:ins w:id="112" w:author="Ježek Bruno" w:date="2019-03-28T08:01:00Z"/>
          <w:rFonts w:eastAsiaTheme="minorEastAsia"/>
          <w:noProof/>
          <w:lang w:eastAsia="cs-CZ"/>
        </w:rPr>
      </w:pPr>
      <w:ins w:id="113"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"_Toc4652537"</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2.2.2</w:t>
        </w:r>
        <w:r>
          <w:rPr>
            <w:rFonts w:eastAsiaTheme="minorEastAsia"/>
            <w:noProof/>
            <w:lang w:eastAsia="cs-CZ"/>
          </w:rPr>
          <w:tab/>
        </w:r>
        <w:r w:rsidRPr="006941DC">
          <w:rPr>
            <w:rStyle w:val="Hyperlink"/>
            <w:noProof/>
          </w:rPr>
          <w:t>Učení neuronových sítí</w:t>
        </w:r>
        <w:r>
          <w:rPr>
            <w:noProof/>
            <w:webHidden/>
          </w:rPr>
          <w:tab/>
        </w:r>
        <w:r>
          <w:rPr>
            <w:noProof/>
            <w:webHidden/>
          </w:rPr>
          <w:fldChar w:fldCharType="begin"/>
        </w:r>
        <w:r>
          <w:rPr>
            <w:noProof/>
            <w:webHidden/>
          </w:rPr>
          <w:instrText xml:space="preserve"> PAGEREF _Toc4652537 \h </w:instrText>
        </w:r>
      </w:ins>
      <w:r>
        <w:rPr>
          <w:noProof/>
          <w:webHidden/>
        </w:rPr>
      </w:r>
      <w:r>
        <w:rPr>
          <w:noProof/>
          <w:webHidden/>
        </w:rPr>
        <w:fldChar w:fldCharType="separate"/>
      </w:r>
      <w:ins w:id="114" w:author="Ježek Bruno" w:date="2019-03-28T08:01:00Z">
        <w:r>
          <w:rPr>
            <w:noProof/>
            <w:webHidden/>
          </w:rPr>
          <w:t>8</w:t>
        </w:r>
        <w:r>
          <w:rPr>
            <w:noProof/>
            <w:webHidden/>
          </w:rPr>
          <w:fldChar w:fldCharType="end"/>
        </w:r>
        <w:r w:rsidRPr="006941DC">
          <w:rPr>
            <w:rStyle w:val="Hyperlink"/>
            <w:noProof/>
          </w:rPr>
          <w:fldChar w:fldCharType="end"/>
        </w:r>
      </w:ins>
    </w:p>
    <w:p w14:paraId="1E567392" w14:textId="77777777" w:rsidR="009A0142" w:rsidRDefault="009A0142">
      <w:pPr>
        <w:pStyle w:val="TOC3"/>
        <w:tabs>
          <w:tab w:val="left" w:pos="1320"/>
          <w:tab w:val="right" w:leader="dot" w:pos="8777"/>
        </w:tabs>
        <w:rPr>
          <w:ins w:id="115" w:author="Ježek Bruno" w:date="2019-03-28T08:01:00Z"/>
          <w:rFonts w:eastAsiaTheme="minorEastAsia"/>
          <w:noProof/>
          <w:lang w:eastAsia="cs-CZ"/>
        </w:rPr>
      </w:pPr>
      <w:ins w:id="116"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"_Toc4652538"</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2.2.3</w:t>
        </w:r>
        <w:r>
          <w:rPr>
            <w:rFonts w:eastAsiaTheme="minorEastAsia"/>
            <w:noProof/>
            <w:lang w:eastAsia="cs-CZ"/>
          </w:rPr>
          <w:tab/>
        </w:r>
        <w:r w:rsidRPr="006941DC">
          <w:rPr>
            <w:rStyle w:val="Hyperlink"/>
            <w:noProof/>
          </w:rPr>
          <w:t>Konvoluční neuronové sítě</w:t>
        </w:r>
        <w:r>
          <w:rPr>
            <w:noProof/>
            <w:webHidden/>
          </w:rPr>
          <w:tab/>
        </w:r>
        <w:r>
          <w:rPr>
            <w:noProof/>
            <w:webHidden/>
          </w:rPr>
          <w:fldChar w:fldCharType="begin"/>
        </w:r>
        <w:r>
          <w:rPr>
            <w:noProof/>
            <w:webHidden/>
          </w:rPr>
          <w:instrText xml:space="preserve"> PAGEREF _Toc4652538 \h </w:instrText>
        </w:r>
      </w:ins>
      <w:r>
        <w:rPr>
          <w:noProof/>
          <w:webHidden/>
        </w:rPr>
      </w:r>
      <w:r>
        <w:rPr>
          <w:noProof/>
          <w:webHidden/>
        </w:rPr>
        <w:fldChar w:fldCharType="separate"/>
      </w:r>
      <w:ins w:id="117" w:author="Ježek Bruno" w:date="2019-03-28T08:01:00Z">
        <w:r>
          <w:rPr>
            <w:noProof/>
            <w:webHidden/>
          </w:rPr>
          <w:t>9</w:t>
        </w:r>
        <w:r>
          <w:rPr>
            <w:noProof/>
            <w:webHidden/>
          </w:rPr>
          <w:fldChar w:fldCharType="end"/>
        </w:r>
        <w:r w:rsidRPr="006941DC">
          <w:rPr>
            <w:rStyle w:val="Hyperlink"/>
            <w:noProof/>
          </w:rPr>
          <w:fldChar w:fldCharType="end"/>
        </w:r>
      </w:ins>
    </w:p>
    <w:p w14:paraId="759C7716" w14:textId="77777777" w:rsidR="009A0142" w:rsidRDefault="009A0142">
      <w:pPr>
        <w:pStyle w:val="TOC3"/>
        <w:tabs>
          <w:tab w:val="left" w:pos="1320"/>
          <w:tab w:val="right" w:leader="dot" w:pos="8777"/>
        </w:tabs>
        <w:rPr>
          <w:ins w:id="118" w:author="Ježek Bruno" w:date="2019-03-28T08:01:00Z"/>
          <w:rFonts w:eastAsiaTheme="minorEastAsia"/>
          <w:noProof/>
          <w:lang w:eastAsia="cs-CZ"/>
        </w:rPr>
      </w:pPr>
      <w:ins w:id="119"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"_Toc4652539"</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2.2.4</w:t>
        </w:r>
        <w:r>
          <w:rPr>
            <w:rFonts w:eastAsiaTheme="minorEastAsia"/>
            <w:noProof/>
            <w:lang w:eastAsia="cs-CZ"/>
          </w:rPr>
          <w:tab/>
        </w:r>
        <w:r w:rsidRPr="006941DC">
          <w:rPr>
            <w:rStyle w:val="Hyperlink"/>
            <w:noProof/>
          </w:rPr>
          <w:t>Rekurentní neuronové sítě</w:t>
        </w:r>
        <w:r>
          <w:rPr>
            <w:noProof/>
            <w:webHidden/>
          </w:rPr>
          <w:tab/>
        </w:r>
        <w:r>
          <w:rPr>
            <w:noProof/>
            <w:webHidden/>
          </w:rPr>
          <w:fldChar w:fldCharType="begin"/>
        </w:r>
        <w:r>
          <w:rPr>
            <w:noProof/>
            <w:webHidden/>
          </w:rPr>
          <w:instrText xml:space="preserve"> PAGEREF _Toc4652539 \h </w:instrText>
        </w:r>
      </w:ins>
      <w:r>
        <w:rPr>
          <w:noProof/>
          <w:webHidden/>
        </w:rPr>
      </w:r>
      <w:r>
        <w:rPr>
          <w:noProof/>
          <w:webHidden/>
        </w:rPr>
        <w:fldChar w:fldCharType="separate"/>
      </w:r>
      <w:ins w:id="120" w:author="Ježek Bruno" w:date="2019-03-28T08:01:00Z">
        <w:r>
          <w:rPr>
            <w:noProof/>
            <w:webHidden/>
          </w:rPr>
          <w:t>12</w:t>
        </w:r>
        <w:r>
          <w:rPr>
            <w:noProof/>
            <w:webHidden/>
          </w:rPr>
          <w:fldChar w:fldCharType="end"/>
        </w:r>
        <w:r w:rsidRPr="006941DC">
          <w:rPr>
            <w:rStyle w:val="Hyperlink"/>
            <w:noProof/>
          </w:rPr>
          <w:fldChar w:fldCharType="end"/>
        </w:r>
      </w:ins>
    </w:p>
    <w:p w14:paraId="0E917909" w14:textId="77777777" w:rsidR="009A0142" w:rsidRDefault="009A0142">
      <w:pPr>
        <w:pStyle w:val="TOC3"/>
        <w:tabs>
          <w:tab w:val="left" w:pos="1320"/>
          <w:tab w:val="right" w:leader="dot" w:pos="8777"/>
        </w:tabs>
        <w:rPr>
          <w:ins w:id="121" w:author="Ježek Bruno" w:date="2019-03-28T08:01:00Z"/>
          <w:rFonts w:eastAsiaTheme="minorEastAsia"/>
          <w:noProof/>
          <w:lang w:eastAsia="cs-CZ"/>
        </w:rPr>
      </w:pPr>
      <w:ins w:id="122"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"_Toc4652540"</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2.2.5</w:t>
        </w:r>
        <w:r>
          <w:rPr>
            <w:rFonts w:eastAsiaTheme="minorEastAsia"/>
            <w:noProof/>
            <w:lang w:eastAsia="cs-CZ"/>
          </w:rPr>
          <w:tab/>
        </w:r>
        <w:r w:rsidRPr="006941DC">
          <w:rPr>
            <w:rStyle w:val="Hyperlink"/>
            <w:noProof/>
          </w:rPr>
          <w:t>General adversarial networks</w:t>
        </w:r>
        <w:r>
          <w:rPr>
            <w:noProof/>
            <w:webHidden/>
          </w:rPr>
          <w:tab/>
        </w:r>
        <w:r>
          <w:rPr>
            <w:noProof/>
            <w:webHidden/>
          </w:rPr>
          <w:fldChar w:fldCharType="begin"/>
        </w:r>
        <w:r>
          <w:rPr>
            <w:noProof/>
            <w:webHidden/>
          </w:rPr>
          <w:instrText xml:space="preserve"> PAGEREF _Toc4652540 \h </w:instrText>
        </w:r>
      </w:ins>
      <w:r>
        <w:rPr>
          <w:noProof/>
          <w:webHidden/>
        </w:rPr>
      </w:r>
      <w:r>
        <w:rPr>
          <w:noProof/>
          <w:webHidden/>
        </w:rPr>
        <w:fldChar w:fldCharType="separate"/>
      </w:r>
      <w:ins w:id="123" w:author="Ježek Bruno" w:date="2019-03-28T08:01:00Z">
        <w:r>
          <w:rPr>
            <w:noProof/>
            <w:webHidden/>
          </w:rPr>
          <w:t>12</w:t>
        </w:r>
        <w:r>
          <w:rPr>
            <w:noProof/>
            <w:webHidden/>
          </w:rPr>
          <w:fldChar w:fldCharType="end"/>
        </w:r>
        <w:r w:rsidRPr="006941DC">
          <w:rPr>
            <w:rStyle w:val="Hyperlink"/>
            <w:noProof/>
          </w:rPr>
          <w:fldChar w:fldCharType="end"/>
        </w:r>
      </w:ins>
    </w:p>
    <w:p w14:paraId="7DDD136D" w14:textId="77777777" w:rsidR="009A0142" w:rsidRDefault="009A0142">
      <w:pPr>
        <w:pStyle w:val="TOC1"/>
        <w:tabs>
          <w:tab w:val="left" w:pos="440"/>
          <w:tab w:val="right" w:leader="dot" w:pos="8777"/>
        </w:tabs>
        <w:rPr>
          <w:ins w:id="124" w:author="Ježek Bruno" w:date="2019-03-28T08:01:00Z"/>
          <w:rFonts w:eastAsiaTheme="minorEastAsia"/>
          <w:noProof/>
          <w:lang w:eastAsia="cs-CZ"/>
        </w:rPr>
      </w:pPr>
      <w:ins w:id="125"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"_Toc4652541"</w:instrText>
        </w:r>
        <w:r w:rsidRPr="006941DC">
          <w:rPr>
            <w:rStyle w:val="Hyperlink"/>
            <w:noProof/>
          </w:rPr>
          <w:instrText xml:space="preserve"> </w:instrText>
        </w:r>
        <w:r w:rsidRPr="006941DC">
          <w:rPr>
            <w:rStyle w:val="Hyperlink"/>
            <w:noProof/>
          </w:rPr>
          <w:fldChar w:fldCharType="separate"/>
        </w:r>
        <w:r w:rsidRPr="006941DC">
          <w:rPr>
            <w:rStyle w:val="Hyperlink"/>
            <w:noProof/>
          </w:rPr>
          <w:t>3</w:t>
        </w:r>
        <w:r>
          <w:rPr>
            <w:rFonts w:eastAsiaTheme="minorEastAsia"/>
            <w:noProof/>
            <w:lang w:eastAsia="cs-CZ"/>
          </w:rPr>
          <w:tab/>
        </w:r>
        <w:r w:rsidRPr="006941DC">
          <w:rPr>
            <w:rStyle w:val="Hyperlink"/>
            <w:noProof/>
          </w:rPr>
          <w:t>Procedurální generování</w:t>
        </w:r>
        <w:r>
          <w:rPr>
            <w:noProof/>
            <w:webHidden/>
          </w:rPr>
          <w:tab/>
        </w:r>
        <w:r>
          <w:rPr>
            <w:noProof/>
            <w:webHidden/>
          </w:rPr>
          <w:fldChar w:fldCharType="begin"/>
        </w:r>
        <w:r>
          <w:rPr>
            <w:noProof/>
            <w:webHidden/>
          </w:rPr>
          <w:instrText xml:space="preserve"> PAGEREF _Toc4652541 \h </w:instrText>
        </w:r>
      </w:ins>
      <w:r>
        <w:rPr>
          <w:noProof/>
          <w:webHidden/>
        </w:rPr>
      </w:r>
      <w:r>
        <w:rPr>
          <w:noProof/>
          <w:webHidden/>
        </w:rPr>
        <w:fldChar w:fldCharType="separate"/>
      </w:r>
      <w:ins w:id="126" w:author="Ježek Bruno" w:date="2019-03-28T08:01:00Z">
        <w:r>
          <w:rPr>
            <w:noProof/>
            <w:webHidden/>
          </w:rPr>
          <w:t>13</w:t>
        </w:r>
        <w:r>
          <w:rPr>
            <w:noProof/>
            <w:webHidden/>
          </w:rPr>
          <w:fldChar w:fldCharType="end"/>
        </w:r>
        <w:r w:rsidRPr="006941DC">
          <w:rPr>
            <w:rStyle w:val="Hyperlink"/>
            <w:noProof/>
          </w:rPr>
          <w:fldChar w:fldCharType="end"/>
        </w:r>
      </w:ins>
    </w:p>
    <w:p w14:paraId="253F2F8A" w14:textId="77777777" w:rsidR="009A0142" w:rsidRDefault="009A0142">
      <w:pPr>
        <w:pStyle w:val="TOC2"/>
        <w:tabs>
          <w:tab w:val="left" w:pos="880"/>
          <w:tab w:val="right" w:leader="dot" w:pos="8777"/>
        </w:tabs>
        <w:rPr>
          <w:ins w:id="127" w:author="Ježek Bruno" w:date="2019-03-28T08:01:00Z"/>
          <w:rFonts w:eastAsiaTheme="minorEastAsia"/>
          <w:noProof/>
          <w:lang w:eastAsia="cs-CZ"/>
        </w:rPr>
      </w:pPr>
      <w:ins w:id="128"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"_Toc4652542"</w:instrText>
        </w:r>
        <w:r w:rsidRPr="006941DC">
          <w:rPr>
            <w:rStyle w:val="Hyperlink"/>
            <w:noProof/>
          </w:rPr>
          <w:instrText xml:space="preserve"> </w:instrText>
        </w:r>
        <w:r w:rsidRPr="006941DC">
          <w:rPr>
            <w:rStyle w:val="Hyperlink"/>
            <w:noProof/>
          </w:rPr>
          <w:fldChar w:fldCharType="separate"/>
        </w:r>
        <w:r w:rsidRPr="006941DC">
          <w:rPr>
            <w:rStyle w:val="Hyperlink"/>
            <w:noProof/>
          </w:rPr>
          <w:t>3.1</w:t>
        </w:r>
        <w:r>
          <w:rPr>
            <w:rFonts w:eastAsiaTheme="minorEastAsia"/>
            <w:noProof/>
            <w:lang w:eastAsia="cs-CZ"/>
          </w:rPr>
          <w:tab/>
        </w:r>
        <w:r w:rsidRPr="006941DC">
          <w:rPr>
            <w:rStyle w:val="Hyperlink"/>
            <w:noProof/>
          </w:rPr>
          <w:t>Klasifikace PCG algoritmů</w:t>
        </w:r>
        <w:r>
          <w:rPr>
            <w:noProof/>
            <w:webHidden/>
          </w:rPr>
          <w:tab/>
        </w:r>
        <w:r>
          <w:rPr>
            <w:noProof/>
            <w:webHidden/>
          </w:rPr>
          <w:fldChar w:fldCharType="begin"/>
        </w:r>
        <w:r>
          <w:rPr>
            <w:noProof/>
            <w:webHidden/>
          </w:rPr>
          <w:instrText xml:space="preserve"> PAGEREF _Toc4652542 \h </w:instrText>
        </w:r>
      </w:ins>
      <w:r>
        <w:rPr>
          <w:noProof/>
          <w:webHidden/>
        </w:rPr>
      </w:r>
      <w:r>
        <w:rPr>
          <w:noProof/>
          <w:webHidden/>
        </w:rPr>
        <w:fldChar w:fldCharType="separate"/>
      </w:r>
      <w:ins w:id="129" w:author="Ježek Bruno" w:date="2019-03-28T08:01:00Z">
        <w:r>
          <w:rPr>
            <w:noProof/>
            <w:webHidden/>
          </w:rPr>
          <w:t>14</w:t>
        </w:r>
        <w:r>
          <w:rPr>
            <w:noProof/>
            <w:webHidden/>
          </w:rPr>
          <w:fldChar w:fldCharType="end"/>
        </w:r>
        <w:r w:rsidRPr="006941DC">
          <w:rPr>
            <w:rStyle w:val="Hyperlink"/>
            <w:noProof/>
          </w:rPr>
          <w:fldChar w:fldCharType="end"/>
        </w:r>
      </w:ins>
    </w:p>
    <w:p w14:paraId="040F8D30" w14:textId="77777777" w:rsidR="009A0142" w:rsidRDefault="009A0142">
      <w:pPr>
        <w:pStyle w:val="TOC2"/>
        <w:tabs>
          <w:tab w:val="left" w:pos="880"/>
          <w:tab w:val="right" w:leader="dot" w:pos="8777"/>
        </w:tabs>
        <w:rPr>
          <w:ins w:id="130" w:author="Ježek Bruno" w:date="2019-03-28T08:01:00Z"/>
          <w:rFonts w:eastAsiaTheme="minorEastAsia"/>
          <w:noProof/>
          <w:lang w:eastAsia="cs-CZ"/>
        </w:rPr>
      </w:pPr>
      <w:ins w:id="131"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"_Toc4652543"</w:instrText>
        </w:r>
        <w:r w:rsidRPr="006941DC">
          <w:rPr>
            <w:rStyle w:val="Hyperlink"/>
            <w:noProof/>
          </w:rPr>
          <w:instrText xml:space="preserve"> </w:instrText>
        </w:r>
        <w:r w:rsidRPr="006941DC">
          <w:rPr>
            <w:rStyle w:val="Hyperlink"/>
            <w:noProof/>
          </w:rPr>
          <w:fldChar w:fldCharType="separate"/>
        </w:r>
        <w:r w:rsidRPr="006941DC">
          <w:rPr>
            <w:rStyle w:val="Hyperlink"/>
            <w:noProof/>
          </w:rPr>
          <w:t>3.2</w:t>
        </w:r>
        <w:r>
          <w:rPr>
            <w:rFonts w:eastAsiaTheme="minorEastAsia"/>
            <w:noProof/>
            <w:lang w:eastAsia="cs-CZ"/>
          </w:rPr>
          <w:tab/>
        </w:r>
        <w:r w:rsidRPr="006941DC">
          <w:rPr>
            <w:rStyle w:val="Hyperlink"/>
            <w:noProof/>
          </w:rPr>
          <w:t>Tradiční metody procedurálního generování</w:t>
        </w:r>
        <w:r>
          <w:rPr>
            <w:noProof/>
            <w:webHidden/>
          </w:rPr>
          <w:tab/>
        </w:r>
        <w:r>
          <w:rPr>
            <w:noProof/>
            <w:webHidden/>
          </w:rPr>
          <w:fldChar w:fldCharType="begin"/>
        </w:r>
        <w:r>
          <w:rPr>
            <w:noProof/>
            <w:webHidden/>
          </w:rPr>
          <w:instrText xml:space="preserve"> PAGEREF _Toc4652543 \h </w:instrText>
        </w:r>
      </w:ins>
      <w:r>
        <w:rPr>
          <w:noProof/>
          <w:webHidden/>
        </w:rPr>
      </w:r>
      <w:r>
        <w:rPr>
          <w:noProof/>
          <w:webHidden/>
        </w:rPr>
        <w:fldChar w:fldCharType="separate"/>
      </w:r>
      <w:ins w:id="132" w:author="Ježek Bruno" w:date="2019-03-28T08:01:00Z">
        <w:r>
          <w:rPr>
            <w:noProof/>
            <w:webHidden/>
          </w:rPr>
          <w:t>14</w:t>
        </w:r>
        <w:r>
          <w:rPr>
            <w:noProof/>
            <w:webHidden/>
          </w:rPr>
          <w:fldChar w:fldCharType="end"/>
        </w:r>
        <w:r w:rsidRPr="006941DC">
          <w:rPr>
            <w:rStyle w:val="Hyperlink"/>
            <w:noProof/>
          </w:rPr>
          <w:fldChar w:fldCharType="end"/>
        </w:r>
      </w:ins>
    </w:p>
    <w:p w14:paraId="63A82BEC" w14:textId="77777777" w:rsidR="009A0142" w:rsidRDefault="009A0142">
      <w:pPr>
        <w:pStyle w:val="TOC2"/>
        <w:tabs>
          <w:tab w:val="left" w:pos="880"/>
          <w:tab w:val="right" w:leader="dot" w:pos="8777"/>
        </w:tabs>
        <w:rPr>
          <w:ins w:id="133" w:author="Ježek Bruno" w:date="2019-03-28T08:01:00Z"/>
          <w:rFonts w:eastAsiaTheme="minorEastAsia"/>
          <w:noProof/>
          <w:lang w:eastAsia="cs-CZ"/>
        </w:rPr>
      </w:pPr>
      <w:ins w:id="134"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"_Toc4652544"</w:instrText>
        </w:r>
        <w:r w:rsidRPr="006941DC">
          <w:rPr>
            <w:rStyle w:val="Hyperlink"/>
            <w:noProof/>
          </w:rPr>
          <w:instrText xml:space="preserve"> </w:instrText>
        </w:r>
        <w:r w:rsidRPr="006941DC">
          <w:rPr>
            <w:rStyle w:val="Hyperlink"/>
            <w:noProof/>
          </w:rPr>
          <w:fldChar w:fldCharType="separate"/>
        </w:r>
        <w:r w:rsidRPr="006941DC">
          <w:rPr>
            <w:rStyle w:val="Hyperlink"/>
            <w:noProof/>
          </w:rPr>
          <w:t>3.3</w:t>
        </w:r>
        <w:r>
          <w:rPr>
            <w:rFonts w:eastAsiaTheme="minorEastAsia"/>
            <w:noProof/>
            <w:lang w:eastAsia="cs-CZ"/>
          </w:rPr>
          <w:tab/>
        </w:r>
        <w:r w:rsidRPr="006941DC">
          <w:rPr>
            <w:rStyle w:val="Hyperlink"/>
            <w:noProof/>
          </w:rPr>
          <w:t>Motivace, účel a vize používání PCG</w:t>
        </w:r>
        <w:r>
          <w:rPr>
            <w:noProof/>
            <w:webHidden/>
          </w:rPr>
          <w:tab/>
        </w:r>
        <w:r>
          <w:rPr>
            <w:noProof/>
            <w:webHidden/>
          </w:rPr>
          <w:fldChar w:fldCharType="begin"/>
        </w:r>
        <w:r>
          <w:rPr>
            <w:noProof/>
            <w:webHidden/>
          </w:rPr>
          <w:instrText xml:space="preserve"> PAGEREF _Toc4652544 \h </w:instrText>
        </w:r>
      </w:ins>
      <w:r>
        <w:rPr>
          <w:noProof/>
          <w:webHidden/>
        </w:rPr>
      </w:r>
      <w:r>
        <w:rPr>
          <w:noProof/>
          <w:webHidden/>
        </w:rPr>
        <w:fldChar w:fldCharType="separate"/>
      </w:r>
      <w:ins w:id="135" w:author="Ježek Bruno" w:date="2019-03-28T08:01:00Z">
        <w:r>
          <w:rPr>
            <w:noProof/>
            <w:webHidden/>
          </w:rPr>
          <w:t>15</w:t>
        </w:r>
        <w:r>
          <w:rPr>
            <w:noProof/>
            <w:webHidden/>
          </w:rPr>
          <w:fldChar w:fldCharType="end"/>
        </w:r>
        <w:r w:rsidRPr="006941DC">
          <w:rPr>
            <w:rStyle w:val="Hyperlink"/>
            <w:noProof/>
          </w:rPr>
          <w:fldChar w:fldCharType="end"/>
        </w:r>
      </w:ins>
    </w:p>
    <w:p w14:paraId="45A9F37F" w14:textId="77777777" w:rsidR="009A0142" w:rsidRDefault="009A0142">
      <w:pPr>
        <w:pStyle w:val="TOC1"/>
        <w:tabs>
          <w:tab w:val="left" w:pos="440"/>
          <w:tab w:val="right" w:leader="dot" w:pos="8777"/>
        </w:tabs>
        <w:rPr>
          <w:ins w:id="136" w:author="Ježek Bruno" w:date="2019-03-28T08:01:00Z"/>
          <w:rFonts w:eastAsiaTheme="minorEastAsia"/>
          <w:noProof/>
          <w:lang w:eastAsia="cs-CZ"/>
        </w:rPr>
      </w:pPr>
      <w:ins w:id="137"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"_Toc4652545"</w:instrText>
        </w:r>
        <w:r w:rsidRPr="006941DC">
          <w:rPr>
            <w:rStyle w:val="Hyperlink"/>
            <w:noProof/>
          </w:rPr>
          <w:instrText xml:space="preserve"> </w:instrText>
        </w:r>
        <w:r w:rsidRPr="006941DC">
          <w:rPr>
            <w:rStyle w:val="Hyperlink"/>
            <w:noProof/>
          </w:rPr>
          <w:fldChar w:fldCharType="separate"/>
        </w:r>
        <w:r w:rsidRPr="006941DC">
          <w:rPr>
            <w:rStyle w:val="Hyperlink"/>
            <w:noProof/>
          </w:rPr>
          <w:t>4</w:t>
        </w:r>
        <w:r>
          <w:rPr>
            <w:rFonts w:eastAsiaTheme="minorEastAsia"/>
            <w:noProof/>
            <w:lang w:eastAsia="cs-CZ"/>
          </w:rPr>
          <w:tab/>
        </w:r>
        <w:r w:rsidRPr="006941DC">
          <w:rPr>
            <w:rStyle w:val="Hyperlink"/>
            <w:noProof/>
          </w:rPr>
          <w:t>Procedurální generování prostřednictvím strojového učení</w:t>
        </w:r>
        <w:r>
          <w:rPr>
            <w:noProof/>
            <w:webHidden/>
          </w:rPr>
          <w:tab/>
        </w:r>
        <w:r>
          <w:rPr>
            <w:noProof/>
            <w:webHidden/>
          </w:rPr>
          <w:fldChar w:fldCharType="begin"/>
        </w:r>
        <w:r>
          <w:rPr>
            <w:noProof/>
            <w:webHidden/>
          </w:rPr>
          <w:instrText xml:space="preserve"> PAGEREF _Toc4652545 \h </w:instrText>
        </w:r>
      </w:ins>
      <w:r>
        <w:rPr>
          <w:noProof/>
          <w:webHidden/>
        </w:rPr>
      </w:r>
      <w:r>
        <w:rPr>
          <w:noProof/>
          <w:webHidden/>
        </w:rPr>
        <w:fldChar w:fldCharType="separate"/>
      </w:r>
      <w:ins w:id="138" w:author="Ježek Bruno" w:date="2019-03-28T08:01:00Z">
        <w:r>
          <w:rPr>
            <w:noProof/>
            <w:webHidden/>
          </w:rPr>
          <w:t>17</w:t>
        </w:r>
        <w:r>
          <w:rPr>
            <w:noProof/>
            <w:webHidden/>
          </w:rPr>
          <w:fldChar w:fldCharType="end"/>
        </w:r>
        <w:r w:rsidRPr="006941DC">
          <w:rPr>
            <w:rStyle w:val="Hyperlink"/>
            <w:noProof/>
          </w:rPr>
          <w:fldChar w:fldCharType="end"/>
        </w:r>
      </w:ins>
    </w:p>
    <w:p w14:paraId="23EF2528" w14:textId="77777777" w:rsidR="009A0142" w:rsidRDefault="009A0142">
      <w:pPr>
        <w:pStyle w:val="TOC2"/>
        <w:tabs>
          <w:tab w:val="left" w:pos="880"/>
          <w:tab w:val="right" w:leader="dot" w:pos="8777"/>
        </w:tabs>
        <w:rPr>
          <w:ins w:id="139" w:author="Ježek Bruno" w:date="2019-03-28T08:01:00Z"/>
          <w:rFonts w:eastAsiaTheme="minorEastAsia"/>
          <w:noProof/>
          <w:lang w:eastAsia="cs-CZ"/>
        </w:rPr>
      </w:pPr>
      <w:ins w:id="140"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"_Toc4652546"</w:instrText>
        </w:r>
        <w:r w:rsidRPr="006941DC">
          <w:rPr>
            <w:rStyle w:val="Hyperlink"/>
            <w:noProof/>
          </w:rPr>
          <w:instrText xml:space="preserve"> </w:instrText>
        </w:r>
        <w:r w:rsidRPr="006941DC">
          <w:rPr>
            <w:rStyle w:val="Hyperlink"/>
            <w:noProof/>
          </w:rPr>
          <w:fldChar w:fldCharType="separate"/>
        </w:r>
        <w:r w:rsidRPr="006941DC">
          <w:rPr>
            <w:rStyle w:val="Hyperlink"/>
            <w:noProof/>
          </w:rPr>
          <w:t>4.1</w:t>
        </w:r>
        <w:r>
          <w:rPr>
            <w:rFonts w:eastAsiaTheme="minorEastAsia"/>
            <w:noProof/>
            <w:lang w:eastAsia="cs-CZ"/>
          </w:rPr>
          <w:tab/>
        </w:r>
        <w:r w:rsidRPr="006941DC">
          <w:rPr>
            <w:rStyle w:val="Hyperlink"/>
            <w:noProof/>
          </w:rPr>
          <w:t>Současné experimenty PCGML</w:t>
        </w:r>
        <w:r>
          <w:rPr>
            <w:noProof/>
            <w:webHidden/>
          </w:rPr>
          <w:tab/>
        </w:r>
        <w:r>
          <w:rPr>
            <w:noProof/>
            <w:webHidden/>
          </w:rPr>
          <w:fldChar w:fldCharType="begin"/>
        </w:r>
        <w:r>
          <w:rPr>
            <w:noProof/>
            <w:webHidden/>
          </w:rPr>
          <w:instrText xml:space="preserve"> PAGEREF _Toc4652546 \h </w:instrText>
        </w:r>
      </w:ins>
      <w:r>
        <w:rPr>
          <w:noProof/>
          <w:webHidden/>
        </w:rPr>
      </w:r>
      <w:r>
        <w:rPr>
          <w:noProof/>
          <w:webHidden/>
        </w:rPr>
        <w:fldChar w:fldCharType="separate"/>
      </w:r>
      <w:ins w:id="141" w:author="Ježek Bruno" w:date="2019-03-28T08:01:00Z">
        <w:r>
          <w:rPr>
            <w:noProof/>
            <w:webHidden/>
          </w:rPr>
          <w:t>18</w:t>
        </w:r>
        <w:r>
          <w:rPr>
            <w:noProof/>
            <w:webHidden/>
          </w:rPr>
          <w:fldChar w:fldCharType="end"/>
        </w:r>
        <w:r w:rsidRPr="006941DC">
          <w:rPr>
            <w:rStyle w:val="Hyperlink"/>
            <w:noProof/>
          </w:rPr>
          <w:fldChar w:fldCharType="end"/>
        </w:r>
      </w:ins>
    </w:p>
    <w:p w14:paraId="28713717" w14:textId="77777777" w:rsidR="009A0142" w:rsidRDefault="009A0142">
      <w:pPr>
        <w:pStyle w:val="TOC1"/>
        <w:tabs>
          <w:tab w:val="left" w:pos="440"/>
          <w:tab w:val="right" w:leader="dot" w:pos="8777"/>
        </w:tabs>
        <w:rPr>
          <w:ins w:id="142" w:author="Ježek Bruno" w:date="2019-03-28T08:01:00Z"/>
          <w:rFonts w:eastAsiaTheme="minorEastAsia"/>
          <w:noProof/>
          <w:lang w:eastAsia="cs-CZ"/>
        </w:rPr>
      </w:pPr>
      <w:ins w:id="143"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"_Toc4652547"</w:instrText>
        </w:r>
        <w:r w:rsidRPr="006941DC">
          <w:rPr>
            <w:rStyle w:val="Hyperlink"/>
            <w:noProof/>
          </w:rPr>
          <w:instrText xml:space="preserve"> </w:instrText>
        </w:r>
        <w:r w:rsidRPr="006941DC">
          <w:rPr>
            <w:rStyle w:val="Hyperlink"/>
            <w:noProof/>
          </w:rPr>
          <w:fldChar w:fldCharType="separate"/>
        </w:r>
        <w:r w:rsidRPr="006941DC">
          <w:rPr>
            <w:rStyle w:val="Hyperlink"/>
            <w:noProof/>
          </w:rPr>
          <w:t>5</w:t>
        </w:r>
        <w:r>
          <w:rPr>
            <w:rFonts w:eastAsiaTheme="minorEastAsia"/>
            <w:noProof/>
            <w:lang w:eastAsia="cs-CZ"/>
          </w:rPr>
          <w:tab/>
        </w:r>
        <w:r w:rsidRPr="006941DC">
          <w:rPr>
            <w:rStyle w:val="Hyperlink"/>
            <w:noProof/>
          </w:rPr>
          <w:t>Technologie pro implementaci algoritmů strojového učení</w:t>
        </w:r>
        <w:r>
          <w:rPr>
            <w:noProof/>
            <w:webHidden/>
          </w:rPr>
          <w:tab/>
        </w:r>
        <w:r>
          <w:rPr>
            <w:noProof/>
            <w:webHidden/>
          </w:rPr>
          <w:fldChar w:fldCharType="begin"/>
        </w:r>
        <w:r>
          <w:rPr>
            <w:noProof/>
            <w:webHidden/>
          </w:rPr>
          <w:instrText xml:space="preserve"> PAGEREF _Toc4652547 \h </w:instrText>
        </w:r>
      </w:ins>
      <w:r>
        <w:rPr>
          <w:noProof/>
          <w:webHidden/>
        </w:rPr>
      </w:r>
      <w:r>
        <w:rPr>
          <w:noProof/>
          <w:webHidden/>
        </w:rPr>
        <w:fldChar w:fldCharType="separate"/>
      </w:r>
      <w:ins w:id="144" w:author="Ježek Bruno" w:date="2019-03-28T08:01:00Z">
        <w:r>
          <w:rPr>
            <w:noProof/>
            <w:webHidden/>
          </w:rPr>
          <w:t>22</w:t>
        </w:r>
        <w:r>
          <w:rPr>
            <w:noProof/>
            <w:webHidden/>
          </w:rPr>
          <w:fldChar w:fldCharType="end"/>
        </w:r>
        <w:r w:rsidRPr="006941DC">
          <w:rPr>
            <w:rStyle w:val="Hyperlink"/>
            <w:noProof/>
          </w:rPr>
          <w:fldChar w:fldCharType="end"/>
        </w:r>
      </w:ins>
    </w:p>
    <w:p w14:paraId="1A5B32BE" w14:textId="77777777" w:rsidR="009A0142" w:rsidRDefault="009A0142">
      <w:pPr>
        <w:pStyle w:val="TOC2"/>
        <w:tabs>
          <w:tab w:val="left" w:pos="880"/>
          <w:tab w:val="right" w:leader="dot" w:pos="8777"/>
        </w:tabs>
        <w:rPr>
          <w:ins w:id="145" w:author="Ježek Bruno" w:date="2019-03-28T08:01:00Z"/>
          <w:rFonts w:eastAsiaTheme="minorEastAsia"/>
          <w:noProof/>
          <w:lang w:eastAsia="cs-CZ"/>
        </w:rPr>
      </w:pPr>
      <w:ins w:id="146"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"_Toc4652548"</w:instrText>
        </w:r>
        <w:r w:rsidRPr="006941DC">
          <w:rPr>
            <w:rStyle w:val="Hyperlink"/>
            <w:noProof/>
          </w:rPr>
          <w:instrText xml:space="preserve"> </w:instrText>
        </w:r>
        <w:r w:rsidRPr="006941DC">
          <w:rPr>
            <w:rStyle w:val="Hyperlink"/>
            <w:noProof/>
          </w:rPr>
          <w:fldChar w:fldCharType="separate"/>
        </w:r>
        <w:r w:rsidRPr="006941DC">
          <w:rPr>
            <w:rStyle w:val="Hyperlink"/>
            <w:noProof/>
          </w:rPr>
          <w:t>5.1</w:t>
        </w:r>
        <w:r>
          <w:rPr>
            <w:rFonts w:eastAsiaTheme="minorEastAsia"/>
            <w:noProof/>
            <w:lang w:eastAsia="cs-CZ"/>
          </w:rPr>
          <w:tab/>
        </w:r>
        <w:r w:rsidRPr="006941DC">
          <w:rPr>
            <w:rStyle w:val="Hyperlink"/>
            <w:noProof/>
          </w:rPr>
          <w:t>Python</w:t>
        </w:r>
        <w:r>
          <w:rPr>
            <w:noProof/>
            <w:webHidden/>
          </w:rPr>
          <w:tab/>
        </w:r>
        <w:r>
          <w:rPr>
            <w:noProof/>
            <w:webHidden/>
          </w:rPr>
          <w:fldChar w:fldCharType="begin"/>
        </w:r>
        <w:r>
          <w:rPr>
            <w:noProof/>
            <w:webHidden/>
          </w:rPr>
          <w:instrText xml:space="preserve"> PAGEREF _Toc4652548 \h </w:instrText>
        </w:r>
      </w:ins>
      <w:r>
        <w:rPr>
          <w:noProof/>
          <w:webHidden/>
        </w:rPr>
      </w:r>
      <w:r>
        <w:rPr>
          <w:noProof/>
          <w:webHidden/>
        </w:rPr>
        <w:fldChar w:fldCharType="separate"/>
      </w:r>
      <w:ins w:id="147" w:author="Ježek Bruno" w:date="2019-03-28T08:01:00Z">
        <w:r>
          <w:rPr>
            <w:noProof/>
            <w:webHidden/>
          </w:rPr>
          <w:t>22</w:t>
        </w:r>
        <w:r>
          <w:rPr>
            <w:noProof/>
            <w:webHidden/>
          </w:rPr>
          <w:fldChar w:fldCharType="end"/>
        </w:r>
        <w:r w:rsidRPr="006941DC">
          <w:rPr>
            <w:rStyle w:val="Hyperlink"/>
            <w:noProof/>
          </w:rPr>
          <w:fldChar w:fldCharType="end"/>
        </w:r>
      </w:ins>
    </w:p>
    <w:p w14:paraId="37B65E25" w14:textId="77777777" w:rsidR="009A0142" w:rsidRDefault="009A0142">
      <w:pPr>
        <w:pStyle w:val="TOC2"/>
        <w:tabs>
          <w:tab w:val="left" w:pos="880"/>
          <w:tab w:val="right" w:leader="dot" w:pos="8777"/>
        </w:tabs>
        <w:rPr>
          <w:ins w:id="148" w:author="Ježek Bruno" w:date="2019-03-28T08:01:00Z"/>
          <w:rFonts w:eastAsiaTheme="minorEastAsia"/>
          <w:noProof/>
          <w:lang w:eastAsia="cs-CZ"/>
        </w:rPr>
      </w:pPr>
      <w:ins w:id="149"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"_Toc4652549"</w:instrText>
        </w:r>
        <w:r w:rsidRPr="006941DC">
          <w:rPr>
            <w:rStyle w:val="Hyperlink"/>
            <w:noProof/>
          </w:rPr>
          <w:instrText xml:space="preserve"> </w:instrText>
        </w:r>
        <w:r w:rsidRPr="006941DC">
          <w:rPr>
            <w:rStyle w:val="Hyperlink"/>
            <w:noProof/>
          </w:rPr>
          <w:fldChar w:fldCharType="separate"/>
        </w:r>
        <w:r w:rsidRPr="006941DC">
          <w:rPr>
            <w:rStyle w:val="Hyperlink"/>
            <w:noProof/>
          </w:rPr>
          <w:t>5.2</w:t>
        </w:r>
        <w:r>
          <w:rPr>
            <w:rFonts w:eastAsiaTheme="minorEastAsia"/>
            <w:noProof/>
            <w:lang w:eastAsia="cs-CZ"/>
          </w:rPr>
          <w:tab/>
        </w:r>
        <w:r w:rsidRPr="006941DC">
          <w:rPr>
            <w:rStyle w:val="Hyperlink"/>
            <w:noProof/>
          </w:rPr>
          <w:t>NumPy</w:t>
        </w:r>
        <w:r>
          <w:rPr>
            <w:noProof/>
            <w:webHidden/>
          </w:rPr>
          <w:tab/>
        </w:r>
        <w:r>
          <w:rPr>
            <w:noProof/>
            <w:webHidden/>
          </w:rPr>
          <w:fldChar w:fldCharType="begin"/>
        </w:r>
        <w:r>
          <w:rPr>
            <w:noProof/>
            <w:webHidden/>
          </w:rPr>
          <w:instrText xml:space="preserve"> PAGEREF _Toc4652549 \h </w:instrText>
        </w:r>
      </w:ins>
      <w:r>
        <w:rPr>
          <w:noProof/>
          <w:webHidden/>
        </w:rPr>
      </w:r>
      <w:r>
        <w:rPr>
          <w:noProof/>
          <w:webHidden/>
        </w:rPr>
        <w:fldChar w:fldCharType="separate"/>
      </w:r>
      <w:ins w:id="150" w:author="Ježek Bruno" w:date="2019-03-28T08:01:00Z">
        <w:r>
          <w:rPr>
            <w:noProof/>
            <w:webHidden/>
          </w:rPr>
          <w:t>22</w:t>
        </w:r>
        <w:r>
          <w:rPr>
            <w:noProof/>
            <w:webHidden/>
          </w:rPr>
          <w:fldChar w:fldCharType="end"/>
        </w:r>
        <w:r w:rsidRPr="006941DC">
          <w:rPr>
            <w:rStyle w:val="Hyperlink"/>
            <w:noProof/>
          </w:rPr>
          <w:fldChar w:fldCharType="end"/>
        </w:r>
      </w:ins>
    </w:p>
    <w:p w14:paraId="6A4670FA" w14:textId="77777777" w:rsidR="009A0142" w:rsidRDefault="009A0142">
      <w:pPr>
        <w:pStyle w:val="TOC2"/>
        <w:tabs>
          <w:tab w:val="left" w:pos="880"/>
          <w:tab w:val="right" w:leader="dot" w:pos="8777"/>
        </w:tabs>
        <w:rPr>
          <w:ins w:id="151" w:author="Ježek Bruno" w:date="2019-03-28T08:01:00Z"/>
          <w:rFonts w:eastAsiaTheme="minorEastAsia"/>
          <w:noProof/>
          <w:lang w:eastAsia="cs-CZ"/>
        </w:rPr>
      </w:pPr>
      <w:ins w:id="152"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"_Toc4652550"</w:instrText>
        </w:r>
        <w:r w:rsidRPr="006941DC">
          <w:rPr>
            <w:rStyle w:val="Hyperlink"/>
            <w:noProof/>
          </w:rPr>
          <w:instrText xml:space="preserve"> </w:instrText>
        </w:r>
        <w:r w:rsidRPr="006941DC">
          <w:rPr>
            <w:rStyle w:val="Hyperlink"/>
            <w:noProof/>
          </w:rPr>
          <w:fldChar w:fldCharType="separate"/>
        </w:r>
        <w:r w:rsidRPr="006941DC">
          <w:rPr>
            <w:rStyle w:val="Hyperlink"/>
            <w:noProof/>
          </w:rPr>
          <w:t>5.3</w:t>
        </w:r>
        <w:r>
          <w:rPr>
            <w:rFonts w:eastAsiaTheme="minorEastAsia"/>
            <w:noProof/>
            <w:lang w:eastAsia="cs-CZ"/>
          </w:rPr>
          <w:tab/>
        </w:r>
        <w:r w:rsidRPr="006941DC">
          <w:rPr>
            <w:rStyle w:val="Hyperlink"/>
            <w:noProof/>
          </w:rPr>
          <w:t>TensorFlow</w:t>
        </w:r>
        <w:r>
          <w:rPr>
            <w:noProof/>
            <w:webHidden/>
          </w:rPr>
          <w:tab/>
        </w:r>
        <w:r>
          <w:rPr>
            <w:noProof/>
            <w:webHidden/>
          </w:rPr>
          <w:fldChar w:fldCharType="begin"/>
        </w:r>
        <w:r>
          <w:rPr>
            <w:noProof/>
            <w:webHidden/>
          </w:rPr>
          <w:instrText xml:space="preserve"> PAGEREF _Toc4652550 \h </w:instrText>
        </w:r>
      </w:ins>
      <w:r>
        <w:rPr>
          <w:noProof/>
          <w:webHidden/>
        </w:rPr>
      </w:r>
      <w:r>
        <w:rPr>
          <w:noProof/>
          <w:webHidden/>
        </w:rPr>
        <w:fldChar w:fldCharType="separate"/>
      </w:r>
      <w:ins w:id="153" w:author="Ježek Bruno" w:date="2019-03-28T08:01:00Z">
        <w:r>
          <w:rPr>
            <w:noProof/>
            <w:webHidden/>
          </w:rPr>
          <w:t>23</w:t>
        </w:r>
        <w:r>
          <w:rPr>
            <w:noProof/>
            <w:webHidden/>
          </w:rPr>
          <w:fldChar w:fldCharType="end"/>
        </w:r>
        <w:r w:rsidRPr="006941DC">
          <w:rPr>
            <w:rStyle w:val="Hyperlink"/>
            <w:noProof/>
          </w:rPr>
          <w:fldChar w:fldCharType="end"/>
        </w:r>
      </w:ins>
    </w:p>
    <w:p w14:paraId="2B692839" w14:textId="77777777" w:rsidR="009A0142" w:rsidRDefault="009A0142">
      <w:pPr>
        <w:pStyle w:val="TOC2"/>
        <w:tabs>
          <w:tab w:val="left" w:pos="880"/>
          <w:tab w:val="right" w:leader="dot" w:pos="8777"/>
        </w:tabs>
        <w:rPr>
          <w:ins w:id="154" w:author="Ježek Bruno" w:date="2019-03-28T08:01:00Z"/>
          <w:rFonts w:eastAsiaTheme="minorEastAsia"/>
          <w:noProof/>
          <w:lang w:eastAsia="cs-CZ"/>
        </w:rPr>
      </w:pPr>
      <w:ins w:id="155"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"_Toc4652551"</w:instrText>
        </w:r>
        <w:r w:rsidRPr="006941DC">
          <w:rPr>
            <w:rStyle w:val="Hyperlink"/>
            <w:noProof/>
          </w:rPr>
          <w:instrText xml:space="preserve"> </w:instrText>
        </w:r>
        <w:r w:rsidRPr="006941DC">
          <w:rPr>
            <w:rStyle w:val="Hyperlink"/>
            <w:noProof/>
          </w:rPr>
          <w:fldChar w:fldCharType="separate"/>
        </w:r>
        <w:r w:rsidRPr="006941DC">
          <w:rPr>
            <w:rStyle w:val="Hyperlink"/>
            <w:noProof/>
          </w:rPr>
          <w:t>5.4</w:t>
        </w:r>
        <w:r>
          <w:rPr>
            <w:rFonts w:eastAsiaTheme="minorEastAsia"/>
            <w:noProof/>
            <w:lang w:eastAsia="cs-CZ"/>
          </w:rPr>
          <w:tab/>
        </w:r>
        <w:r w:rsidRPr="006941DC">
          <w:rPr>
            <w:rStyle w:val="Hyperlink"/>
            <w:noProof/>
          </w:rPr>
          <w:t>Keras</w:t>
        </w:r>
        <w:r>
          <w:rPr>
            <w:noProof/>
            <w:webHidden/>
          </w:rPr>
          <w:tab/>
        </w:r>
        <w:r>
          <w:rPr>
            <w:noProof/>
            <w:webHidden/>
          </w:rPr>
          <w:fldChar w:fldCharType="begin"/>
        </w:r>
        <w:r>
          <w:rPr>
            <w:noProof/>
            <w:webHidden/>
          </w:rPr>
          <w:instrText xml:space="preserve"> PAGEREF _Toc4652551 \h </w:instrText>
        </w:r>
      </w:ins>
      <w:r>
        <w:rPr>
          <w:noProof/>
          <w:webHidden/>
        </w:rPr>
      </w:r>
      <w:r>
        <w:rPr>
          <w:noProof/>
          <w:webHidden/>
        </w:rPr>
        <w:fldChar w:fldCharType="separate"/>
      </w:r>
      <w:ins w:id="156" w:author="Ježek Bruno" w:date="2019-03-28T08:01:00Z">
        <w:r>
          <w:rPr>
            <w:noProof/>
            <w:webHidden/>
          </w:rPr>
          <w:t>24</w:t>
        </w:r>
        <w:r>
          <w:rPr>
            <w:noProof/>
            <w:webHidden/>
          </w:rPr>
          <w:fldChar w:fldCharType="end"/>
        </w:r>
        <w:r w:rsidRPr="006941DC">
          <w:rPr>
            <w:rStyle w:val="Hyperlink"/>
            <w:noProof/>
          </w:rPr>
          <w:fldChar w:fldCharType="end"/>
        </w:r>
      </w:ins>
    </w:p>
    <w:p w14:paraId="7C38E0C7" w14:textId="77777777" w:rsidR="009A0142" w:rsidRDefault="009A0142">
      <w:pPr>
        <w:pStyle w:val="TOC1"/>
        <w:tabs>
          <w:tab w:val="left" w:pos="440"/>
          <w:tab w:val="right" w:leader="dot" w:pos="8777"/>
        </w:tabs>
        <w:rPr>
          <w:ins w:id="157" w:author="Ježek Bruno" w:date="2019-03-28T08:01:00Z"/>
          <w:rFonts w:eastAsiaTheme="minorEastAsia"/>
          <w:noProof/>
          <w:lang w:eastAsia="cs-CZ"/>
        </w:rPr>
      </w:pPr>
      <w:ins w:id="158"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"_Toc4652552"</w:instrText>
        </w:r>
        <w:r w:rsidRPr="006941DC">
          <w:rPr>
            <w:rStyle w:val="Hyperlink"/>
            <w:noProof/>
          </w:rPr>
          <w:instrText xml:space="preserve"> </w:instrText>
        </w:r>
        <w:r w:rsidRPr="006941DC">
          <w:rPr>
            <w:rStyle w:val="Hyperlink"/>
            <w:noProof/>
          </w:rPr>
          <w:fldChar w:fldCharType="separate"/>
        </w:r>
        <w:r w:rsidRPr="006941DC">
          <w:rPr>
            <w:rStyle w:val="Hyperlink"/>
            <w:noProof/>
          </w:rPr>
          <w:t>6</w:t>
        </w:r>
        <w:r>
          <w:rPr>
            <w:rFonts w:eastAsiaTheme="minorEastAsia"/>
            <w:noProof/>
            <w:lang w:eastAsia="cs-CZ"/>
          </w:rPr>
          <w:tab/>
        </w:r>
        <w:r w:rsidRPr="006941DC">
          <w:rPr>
            <w:rStyle w:val="Hyperlink"/>
            <w:noProof/>
          </w:rPr>
          <w:t>Implementace metod strojového učení při generování</w:t>
        </w:r>
        <w:r>
          <w:rPr>
            <w:noProof/>
            <w:webHidden/>
          </w:rPr>
          <w:tab/>
        </w:r>
        <w:r>
          <w:rPr>
            <w:noProof/>
            <w:webHidden/>
          </w:rPr>
          <w:fldChar w:fldCharType="begin"/>
        </w:r>
        <w:r>
          <w:rPr>
            <w:noProof/>
            <w:webHidden/>
          </w:rPr>
          <w:instrText xml:space="preserve"> PAGEREF _Toc4652552 \h </w:instrText>
        </w:r>
      </w:ins>
      <w:r>
        <w:rPr>
          <w:noProof/>
          <w:webHidden/>
        </w:rPr>
      </w:r>
      <w:r>
        <w:rPr>
          <w:noProof/>
          <w:webHidden/>
        </w:rPr>
        <w:fldChar w:fldCharType="separate"/>
      </w:r>
      <w:ins w:id="159" w:author="Ježek Bruno" w:date="2019-03-28T08:01:00Z">
        <w:r>
          <w:rPr>
            <w:noProof/>
            <w:webHidden/>
          </w:rPr>
          <w:t>25</w:t>
        </w:r>
        <w:r>
          <w:rPr>
            <w:noProof/>
            <w:webHidden/>
          </w:rPr>
          <w:fldChar w:fldCharType="end"/>
        </w:r>
        <w:r w:rsidRPr="006941DC">
          <w:rPr>
            <w:rStyle w:val="Hyperlink"/>
            <w:noProof/>
          </w:rPr>
          <w:fldChar w:fldCharType="end"/>
        </w:r>
      </w:ins>
    </w:p>
    <w:p w14:paraId="2D143CD6" w14:textId="77777777" w:rsidR="009A0142" w:rsidRDefault="009A0142">
      <w:pPr>
        <w:pStyle w:val="TOC2"/>
        <w:tabs>
          <w:tab w:val="left" w:pos="880"/>
          <w:tab w:val="right" w:leader="dot" w:pos="8777"/>
        </w:tabs>
        <w:rPr>
          <w:ins w:id="160" w:author="Ježek Bruno" w:date="2019-03-28T08:01:00Z"/>
          <w:rFonts w:eastAsiaTheme="minorEastAsia"/>
          <w:noProof/>
          <w:lang w:eastAsia="cs-CZ"/>
        </w:rPr>
      </w:pPr>
      <w:ins w:id="161"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"_Toc4652553"</w:instrText>
        </w:r>
        <w:r w:rsidRPr="006941DC">
          <w:rPr>
            <w:rStyle w:val="Hyperlink"/>
            <w:noProof/>
          </w:rPr>
          <w:instrText xml:space="preserve"> </w:instrText>
        </w:r>
        <w:r w:rsidRPr="006941DC">
          <w:rPr>
            <w:rStyle w:val="Hyperlink"/>
            <w:noProof/>
          </w:rPr>
          <w:fldChar w:fldCharType="separate"/>
        </w:r>
        <w:r w:rsidRPr="006941DC">
          <w:rPr>
            <w:rStyle w:val="Hyperlink"/>
            <w:noProof/>
          </w:rPr>
          <w:t>6.1</w:t>
        </w:r>
        <w:r>
          <w:rPr>
            <w:rFonts w:eastAsiaTheme="minorEastAsia"/>
            <w:noProof/>
            <w:lang w:eastAsia="cs-CZ"/>
          </w:rPr>
          <w:tab/>
        </w:r>
        <w:r w:rsidRPr="006941DC">
          <w:rPr>
            <w:rStyle w:val="Hyperlink"/>
            <w:noProof/>
          </w:rPr>
          <w:t>Příklad hanojských věží</w:t>
        </w:r>
        <w:r>
          <w:rPr>
            <w:noProof/>
            <w:webHidden/>
          </w:rPr>
          <w:tab/>
        </w:r>
        <w:r>
          <w:rPr>
            <w:noProof/>
            <w:webHidden/>
          </w:rPr>
          <w:fldChar w:fldCharType="begin"/>
        </w:r>
        <w:r>
          <w:rPr>
            <w:noProof/>
            <w:webHidden/>
          </w:rPr>
          <w:instrText xml:space="preserve"> PAGEREF _Toc4652553 \h </w:instrText>
        </w:r>
      </w:ins>
      <w:r>
        <w:rPr>
          <w:noProof/>
          <w:webHidden/>
        </w:rPr>
      </w:r>
      <w:r>
        <w:rPr>
          <w:noProof/>
          <w:webHidden/>
        </w:rPr>
        <w:fldChar w:fldCharType="separate"/>
      </w:r>
      <w:ins w:id="162" w:author="Ježek Bruno" w:date="2019-03-28T08:01:00Z">
        <w:r>
          <w:rPr>
            <w:noProof/>
            <w:webHidden/>
          </w:rPr>
          <w:t>25</w:t>
        </w:r>
        <w:r>
          <w:rPr>
            <w:noProof/>
            <w:webHidden/>
          </w:rPr>
          <w:fldChar w:fldCharType="end"/>
        </w:r>
        <w:r w:rsidRPr="006941DC">
          <w:rPr>
            <w:rStyle w:val="Hyperlink"/>
            <w:noProof/>
          </w:rPr>
          <w:fldChar w:fldCharType="end"/>
        </w:r>
      </w:ins>
    </w:p>
    <w:p w14:paraId="7C6EB208" w14:textId="77777777" w:rsidR="009A0142" w:rsidRDefault="009A0142">
      <w:pPr>
        <w:pStyle w:val="TOC2"/>
        <w:tabs>
          <w:tab w:val="left" w:pos="880"/>
          <w:tab w:val="right" w:leader="dot" w:pos="8777"/>
        </w:tabs>
        <w:rPr>
          <w:ins w:id="163" w:author="Ježek Bruno" w:date="2019-03-28T08:01:00Z"/>
          <w:rFonts w:eastAsiaTheme="minorEastAsia"/>
          <w:noProof/>
          <w:lang w:eastAsia="cs-CZ"/>
        </w:rPr>
      </w:pPr>
      <w:ins w:id="164"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"_Toc4652554"</w:instrText>
        </w:r>
        <w:r w:rsidRPr="006941DC">
          <w:rPr>
            <w:rStyle w:val="Hyperlink"/>
            <w:noProof/>
          </w:rPr>
          <w:instrText xml:space="preserve"> </w:instrText>
        </w:r>
        <w:r w:rsidRPr="006941DC">
          <w:rPr>
            <w:rStyle w:val="Hyperlink"/>
            <w:noProof/>
          </w:rPr>
          <w:fldChar w:fldCharType="separate"/>
        </w:r>
        <w:r w:rsidRPr="006941DC">
          <w:rPr>
            <w:rStyle w:val="Hyperlink"/>
            <w:noProof/>
          </w:rPr>
          <w:t>6.2</w:t>
        </w:r>
        <w:r>
          <w:rPr>
            <w:rFonts w:eastAsiaTheme="minorEastAsia"/>
            <w:noProof/>
            <w:lang w:eastAsia="cs-CZ"/>
          </w:rPr>
          <w:tab/>
        </w:r>
        <w:r w:rsidRPr="006941DC">
          <w:rPr>
            <w:rStyle w:val="Hyperlink"/>
            <w:noProof/>
          </w:rPr>
          <w:t>Definice cíle a východisek</w:t>
        </w:r>
        <w:r>
          <w:rPr>
            <w:noProof/>
            <w:webHidden/>
          </w:rPr>
          <w:tab/>
        </w:r>
        <w:r>
          <w:rPr>
            <w:noProof/>
            <w:webHidden/>
          </w:rPr>
          <w:fldChar w:fldCharType="begin"/>
        </w:r>
        <w:r>
          <w:rPr>
            <w:noProof/>
            <w:webHidden/>
          </w:rPr>
          <w:instrText xml:space="preserve"> PAGEREF _Toc4652554 \h </w:instrText>
        </w:r>
      </w:ins>
      <w:r>
        <w:rPr>
          <w:noProof/>
          <w:webHidden/>
        </w:rPr>
      </w:r>
      <w:r>
        <w:rPr>
          <w:noProof/>
          <w:webHidden/>
        </w:rPr>
        <w:fldChar w:fldCharType="separate"/>
      </w:r>
      <w:ins w:id="165" w:author="Ježek Bruno" w:date="2019-03-28T08:01:00Z">
        <w:r>
          <w:rPr>
            <w:noProof/>
            <w:webHidden/>
          </w:rPr>
          <w:t>25</w:t>
        </w:r>
        <w:r>
          <w:rPr>
            <w:noProof/>
            <w:webHidden/>
          </w:rPr>
          <w:fldChar w:fldCharType="end"/>
        </w:r>
        <w:r w:rsidRPr="006941DC">
          <w:rPr>
            <w:rStyle w:val="Hyperlink"/>
            <w:noProof/>
          </w:rPr>
          <w:fldChar w:fldCharType="end"/>
        </w:r>
      </w:ins>
    </w:p>
    <w:p w14:paraId="3DB0EA5F" w14:textId="77777777" w:rsidR="009A0142" w:rsidRDefault="009A0142">
      <w:pPr>
        <w:pStyle w:val="TOC2"/>
        <w:tabs>
          <w:tab w:val="left" w:pos="880"/>
          <w:tab w:val="right" w:leader="dot" w:pos="8777"/>
        </w:tabs>
        <w:rPr>
          <w:ins w:id="166" w:author="Ježek Bruno" w:date="2019-03-28T08:01:00Z"/>
          <w:rFonts w:eastAsiaTheme="minorEastAsia"/>
          <w:noProof/>
          <w:lang w:eastAsia="cs-CZ"/>
        </w:rPr>
      </w:pPr>
      <w:ins w:id="167"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"_Toc4652555"</w:instrText>
        </w:r>
        <w:r w:rsidRPr="006941DC">
          <w:rPr>
            <w:rStyle w:val="Hyperlink"/>
            <w:noProof/>
          </w:rPr>
          <w:instrText xml:space="preserve"> </w:instrText>
        </w:r>
        <w:r w:rsidRPr="006941DC">
          <w:rPr>
            <w:rStyle w:val="Hyperlink"/>
            <w:noProof/>
          </w:rPr>
          <w:fldChar w:fldCharType="separate"/>
        </w:r>
        <w:r w:rsidRPr="006941DC">
          <w:rPr>
            <w:rStyle w:val="Hyperlink"/>
            <w:noProof/>
          </w:rPr>
          <w:t>6.3</w:t>
        </w:r>
        <w:r>
          <w:rPr>
            <w:rFonts w:eastAsiaTheme="minorEastAsia"/>
            <w:noProof/>
            <w:lang w:eastAsia="cs-CZ"/>
          </w:rPr>
          <w:tab/>
        </w:r>
        <w:r w:rsidRPr="006941DC">
          <w:rPr>
            <w:rStyle w:val="Hyperlink"/>
            <w:noProof/>
          </w:rPr>
          <w:t>Popis algoritmu a modelové situace</w:t>
        </w:r>
        <w:r>
          <w:rPr>
            <w:noProof/>
            <w:webHidden/>
          </w:rPr>
          <w:tab/>
        </w:r>
        <w:r>
          <w:rPr>
            <w:noProof/>
            <w:webHidden/>
          </w:rPr>
          <w:fldChar w:fldCharType="begin"/>
        </w:r>
        <w:r>
          <w:rPr>
            <w:noProof/>
            <w:webHidden/>
          </w:rPr>
          <w:instrText xml:space="preserve"> PAGEREF _Toc4652555 \h </w:instrText>
        </w:r>
      </w:ins>
      <w:r>
        <w:rPr>
          <w:noProof/>
          <w:webHidden/>
        </w:rPr>
      </w:r>
      <w:r>
        <w:rPr>
          <w:noProof/>
          <w:webHidden/>
        </w:rPr>
        <w:fldChar w:fldCharType="separate"/>
      </w:r>
      <w:ins w:id="168" w:author="Ježek Bruno" w:date="2019-03-28T08:01:00Z">
        <w:r>
          <w:rPr>
            <w:noProof/>
            <w:webHidden/>
          </w:rPr>
          <w:t>26</w:t>
        </w:r>
        <w:r>
          <w:rPr>
            <w:noProof/>
            <w:webHidden/>
          </w:rPr>
          <w:fldChar w:fldCharType="end"/>
        </w:r>
        <w:r w:rsidRPr="006941DC">
          <w:rPr>
            <w:rStyle w:val="Hyperlink"/>
            <w:noProof/>
          </w:rPr>
          <w:fldChar w:fldCharType="end"/>
        </w:r>
      </w:ins>
    </w:p>
    <w:p w14:paraId="471C15F4" w14:textId="77777777" w:rsidR="009A0142" w:rsidRDefault="009A0142">
      <w:pPr>
        <w:pStyle w:val="TOC3"/>
        <w:tabs>
          <w:tab w:val="left" w:pos="1320"/>
          <w:tab w:val="right" w:leader="dot" w:pos="8777"/>
        </w:tabs>
        <w:rPr>
          <w:ins w:id="169" w:author="Ježek Bruno" w:date="2019-03-28T08:01:00Z"/>
          <w:rFonts w:eastAsiaTheme="minorEastAsia"/>
          <w:noProof/>
          <w:lang w:eastAsia="cs-CZ"/>
        </w:rPr>
      </w:pPr>
      <w:ins w:id="170"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"_Toc4652556"</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6.3.1</w:t>
        </w:r>
        <w:r>
          <w:rPr>
            <w:rFonts w:eastAsiaTheme="minorEastAsia"/>
            <w:noProof/>
            <w:lang w:eastAsia="cs-CZ"/>
          </w:rPr>
          <w:tab/>
        </w:r>
        <w:r w:rsidRPr="006941DC">
          <w:rPr>
            <w:rStyle w:val="Hyperlink"/>
            <w:noProof/>
          </w:rPr>
          <w:t>Charakteristika vstupních dat</w:t>
        </w:r>
        <w:r>
          <w:rPr>
            <w:noProof/>
            <w:webHidden/>
          </w:rPr>
          <w:tab/>
        </w:r>
        <w:r>
          <w:rPr>
            <w:noProof/>
            <w:webHidden/>
          </w:rPr>
          <w:fldChar w:fldCharType="begin"/>
        </w:r>
        <w:r>
          <w:rPr>
            <w:noProof/>
            <w:webHidden/>
          </w:rPr>
          <w:instrText xml:space="preserve"> PAGEREF _Toc4652556 \h </w:instrText>
        </w:r>
      </w:ins>
      <w:r>
        <w:rPr>
          <w:noProof/>
          <w:webHidden/>
        </w:rPr>
      </w:r>
      <w:r>
        <w:rPr>
          <w:noProof/>
          <w:webHidden/>
        </w:rPr>
        <w:fldChar w:fldCharType="separate"/>
      </w:r>
      <w:ins w:id="171" w:author="Ježek Bruno" w:date="2019-03-28T08:01:00Z">
        <w:r>
          <w:rPr>
            <w:noProof/>
            <w:webHidden/>
          </w:rPr>
          <w:t>26</w:t>
        </w:r>
        <w:r>
          <w:rPr>
            <w:noProof/>
            <w:webHidden/>
          </w:rPr>
          <w:fldChar w:fldCharType="end"/>
        </w:r>
        <w:r w:rsidRPr="006941DC">
          <w:rPr>
            <w:rStyle w:val="Hyperlink"/>
            <w:noProof/>
          </w:rPr>
          <w:fldChar w:fldCharType="end"/>
        </w:r>
      </w:ins>
    </w:p>
    <w:p w14:paraId="1B830A82" w14:textId="77777777" w:rsidR="009A0142" w:rsidRDefault="009A0142">
      <w:pPr>
        <w:pStyle w:val="TOC3"/>
        <w:tabs>
          <w:tab w:val="left" w:pos="1320"/>
          <w:tab w:val="right" w:leader="dot" w:pos="8777"/>
        </w:tabs>
        <w:rPr>
          <w:ins w:id="172" w:author="Ježek Bruno" w:date="2019-03-28T08:01:00Z"/>
          <w:rFonts w:eastAsiaTheme="minorEastAsia"/>
          <w:noProof/>
          <w:lang w:eastAsia="cs-CZ"/>
        </w:rPr>
      </w:pPr>
      <w:ins w:id="173" w:author="Ježek Bruno" w:date="2019-03-28T08:01:00Z">
        <w:r w:rsidRPr="006941DC">
          <w:rPr>
            <w:rStyle w:val="Hyperlink"/>
            <w:noProof/>
          </w:rPr>
          <w:lastRenderedPageBreak/>
          <w:fldChar w:fldCharType="begin"/>
        </w:r>
        <w:r w:rsidRPr="006941DC">
          <w:rPr>
            <w:rStyle w:val="Hyperlink"/>
            <w:noProof/>
          </w:rPr>
          <w:instrText xml:space="preserve"> </w:instrText>
        </w:r>
        <w:r>
          <w:rPr>
            <w:noProof/>
          </w:rPr>
          <w:instrText>HYPERLINK \l "_Toc4652557"</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6.3.2</w:t>
        </w:r>
        <w:r>
          <w:rPr>
            <w:rFonts w:eastAsiaTheme="minorEastAsia"/>
            <w:noProof/>
            <w:lang w:eastAsia="cs-CZ"/>
          </w:rPr>
          <w:tab/>
        </w:r>
        <w:r w:rsidRPr="006941DC">
          <w:rPr>
            <w:rStyle w:val="Hyperlink"/>
            <w:noProof/>
          </w:rPr>
          <w:t>Předzpracování dat</w:t>
        </w:r>
        <w:r>
          <w:rPr>
            <w:noProof/>
            <w:webHidden/>
          </w:rPr>
          <w:tab/>
        </w:r>
        <w:r>
          <w:rPr>
            <w:noProof/>
            <w:webHidden/>
          </w:rPr>
          <w:fldChar w:fldCharType="begin"/>
        </w:r>
        <w:r>
          <w:rPr>
            <w:noProof/>
            <w:webHidden/>
          </w:rPr>
          <w:instrText xml:space="preserve"> PAGEREF _Toc4652557 \h </w:instrText>
        </w:r>
      </w:ins>
      <w:r>
        <w:rPr>
          <w:noProof/>
          <w:webHidden/>
        </w:rPr>
      </w:r>
      <w:r>
        <w:rPr>
          <w:noProof/>
          <w:webHidden/>
        </w:rPr>
        <w:fldChar w:fldCharType="separate"/>
      </w:r>
      <w:ins w:id="174" w:author="Ježek Bruno" w:date="2019-03-28T08:01:00Z">
        <w:r>
          <w:rPr>
            <w:noProof/>
            <w:webHidden/>
          </w:rPr>
          <w:t>27</w:t>
        </w:r>
        <w:r>
          <w:rPr>
            <w:noProof/>
            <w:webHidden/>
          </w:rPr>
          <w:fldChar w:fldCharType="end"/>
        </w:r>
        <w:r w:rsidRPr="006941DC">
          <w:rPr>
            <w:rStyle w:val="Hyperlink"/>
            <w:noProof/>
          </w:rPr>
          <w:fldChar w:fldCharType="end"/>
        </w:r>
      </w:ins>
    </w:p>
    <w:p w14:paraId="0D36E10A" w14:textId="77777777" w:rsidR="009A0142" w:rsidRDefault="009A0142">
      <w:pPr>
        <w:pStyle w:val="TOC3"/>
        <w:tabs>
          <w:tab w:val="left" w:pos="1320"/>
          <w:tab w:val="right" w:leader="dot" w:pos="8777"/>
        </w:tabs>
        <w:rPr>
          <w:ins w:id="175" w:author="Ježek Bruno" w:date="2019-03-28T08:01:00Z"/>
          <w:rFonts w:eastAsiaTheme="minorEastAsia"/>
          <w:noProof/>
          <w:lang w:eastAsia="cs-CZ"/>
        </w:rPr>
      </w:pPr>
      <w:ins w:id="176"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"_Toc4652558"</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6.3.3</w:t>
        </w:r>
        <w:r>
          <w:rPr>
            <w:rFonts w:eastAsiaTheme="minorEastAsia"/>
            <w:noProof/>
            <w:lang w:eastAsia="cs-CZ"/>
          </w:rPr>
          <w:tab/>
        </w:r>
        <w:r w:rsidRPr="006941DC">
          <w:rPr>
            <w:rStyle w:val="Hyperlink"/>
            <w:noProof/>
          </w:rPr>
          <w:t>Natrénování modelů</w:t>
        </w:r>
        <w:r>
          <w:rPr>
            <w:noProof/>
            <w:webHidden/>
          </w:rPr>
          <w:tab/>
        </w:r>
        <w:r>
          <w:rPr>
            <w:noProof/>
            <w:webHidden/>
          </w:rPr>
          <w:fldChar w:fldCharType="begin"/>
        </w:r>
        <w:r>
          <w:rPr>
            <w:noProof/>
            <w:webHidden/>
          </w:rPr>
          <w:instrText xml:space="preserve"> PAGEREF _Toc4652558 \h </w:instrText>
        </w:r>
      </w:ins>
      <w:r>
        <w:rPr>
          <w:noProof/>
          <w:webHidden/>
        </w:rPr>
      </w:r>
      <w:r>
        <w:rPr>
          <w:noProof/>
          <w:webHidden/>
        </w:rPr>
        <w:fldChar w:fldCharType="separate"/>
      </w:r>
      <w:ins w:id="177" w:author="Ježek Bruno" w:date="2019-03-28T08:01:00Z">
        <w:r>
          <w:rPr>
            <w:noProof/>
            <w:webHidden/>
          </w:rPr>
          <w:t>29</w:t>
        </w:r>
        <w:r>
          <w:rPr>
            <w:noProof/>
            <w:webHidden/>
          </w:rPr>
          <w:fldChar w:fldCharType="end"/>
        </w:r>
        <w:r w:rsidRPr="006941DC">
          <w:rPr>
            <w:rStyle w:val="Hyperlink"/>
            <w:noProof/>
          </w:rPr>
          <w:fldChar w:fldCharType="end"/>
        </w:r>
      </w:ins>
    </w:p>
    <w:p w14:paraId="0D63FEDF" w14:textId="77777777" w:rsidR="009A0142" w:rsidRDefault="009A0142">
      <w:pPr>
        <w:pStyle w:val="TOC3"/>
        <w:tabs>
          <w:tab w:val="left" w:pos="1320"/>
          <w:tab w:val="right" w:leader="dot" w:pos="8777"/>
        </w:tabs>
        <w:rPr>
          <w:ins w:id="178" w:author="Ježek Bruno" w:date="2019-03-28T08:01:00Z"/>
          <w:rFonts w:eastAsiaTheme="minorEastAsia"/>
          <w:noProof/>
          <w:lang w:eastAsia="cs-CZ"/>
        </w:rPr>
      </w:pPr>
      <w:ins w:id="179"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"_Toc4652559"</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6.3.4</w:t>
        </w:r>
        <w:r>
          <w:rPr>
            <w:rFonts w:eastAsiaTheme="minorEastAsia"/>
            <w:noProof/>
            <w:lang w:eastAsia="cs-CZ"/>
          </w:rPr>
          <w:tab/>
        </w:r>
        <w:r w:rsidRPr="006941DC">
          <w:rPr>
            <w:rStyle w:val="Hyperlink"/>
            <w:noProof/>
          </w:rPr>
          <w:t>Generování scén</w:t>
        </w:r>
        <w:r>
          <w:rPr>
            <w:noProof/>
            <w:webHidden/>
          </w:rPr>
          <w:tab/>
        </w:r>
        <w:r>
          <w:rPr>
            <w:noProof/>
            <w:webHidden/>
          </w:rPr>
          <w:fldChar w:fldCharType="begin"/>
        </w:r>
        <w:r>
          <w:rPr>
            <w:noProof/>
            <w:webHidden/>
          </w:rPr>
          <w:instrText xml:space="preserve"> PAGEREF _Toc4652559 \h </w:instrText>
        </w:r>
      </w:ins>
      <w:r>
        <w:rPr>
          <w:noProof/>
          <w:webHidden/>
        </w:rPr>
      </w:r>
      <w:r>
        <w:rPr>
          <w:noProof/>
          <w:webHidden/>
        </w:rPr>
        <w:fldChar w:fldCharType="separate"/>
      </w:r>
      <w:ins w:id="180" w:author="Ježek Bruno" w:date="2019-03-28T08:01:00Z">
        <w:r>
          <w:rPr>
            <w:noProof/>
            <w:webHidden/>
          </w:rPr>
          <w:t>30</w:t>
        </w:r>
        <w:r>
          <w:rPr>
            <w:noProof/>
            <w:webHidden/>
          </w:rPr>
          <w:fldChar w:fldCharType="end"/>
        </w:r>
        <w:r w:rsidRPr="006941DC">
          <w:rPr>
            <w:rStyle w:val="Hyperlink"/>
            <w:noProof/>
          </w:rPr>
          <w:fldChar w:fldCharType="end"/>
        </w:r>
      </w:ins>
    </w:p>
    <w:p w14:paraId="50357A5E" w14:textId="77777777" w:rsidR="009A0142" w:rsidRDefault="009A0142">
      <w:pPr>
        <w:pStyle w:val="TOC3"/>
        <w:tabs>
          <w:tab w:val="left" w:pos="1320"/>
          <w:tab w:val="right" w:leader="dot" w:pos="8777"/>
        </w:tabs>
        <w:rPr>
          <w:ins w:id="181" w:author="Ježek Bruno" w:date="2019-03-28T08:01:00Z"/>
          <w:rFonts w:eastAsiaTheme="minorEastAsia"/>
          <w:noProof/>
          <w:lang w:eastAsia="cs-CZ"/>
        </w:rPr>
      </w:pPr>
      <w:ins w:id="182"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"_Toc4652560"</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6.3.5</w:t>
        </w:r>
        <w:r>
          <w:rPr>
            <w:rFonts w:eastAsiaTheme="minorEastAsia"/>
            <w:noProof/>
            <w:lang w:eastAsia="cs-CZ"/>
          </w:rPr>
          <w:tab/>
        </w:r>
        <w:r w:rsidRPr="006941DC">
          <w:rPr>
            <w:rStyle w:val="Hyperlink"/>
            <w:noProof/>
          </w:rPr>
          <w:t>Parametrizace algoritmu</w:t>
        </w:r>
        <w:r>
          <w:rPr>
            <w:noProof/>
            <w:webHidden/>
          </w:rPr>
          <w:tab/>
        </w:r>
        <w:r>
          <w:rPr>
            <w:noProof/>
            <w:webHidden/>
          </w:rPr>
          <w:fldChar w:fldCharType="begin"/>
        </w:r>
        <w:r>
          <w:rPr>
            <w:noProof/>
            <w:webHidden/>
          </w:rPr>
          <w:instrText xml:space="preserve"> PAGEREF _Toc4652560 \h </w:instrText>
        </w:r>
      </w:ins>
      <w:r>
        <w:rPr>
          <w:noProof/>
          <w:webHidden/>
        </w:rPr>
      </w:r>
      <w:r>
        <w:rPr>
          <w:noProof/>
          <w:webHidden/>
        </w:rPr>
        <w:fldChar w:fldCharType="separate"/>
      </w:r>
      <w:ins w:id="183" w:author="Ježek Bruno" w:date="2019-03-28T08:01:00Z">
        <w:r>
          <w:rPr>
            <w:noProof/>
            <w:webHidden/>
          </w:rPr>
          <w:t>33</w:t>
        </w:r>
        <w:r>
          <w:rPr>
            <w:noProof/>
            <w:webHidden/>
          </w:rPr>
          <w:fldChar w:fldCharType="end"/>
        </w:r>
        <w:r w:rsidRPr="006941DC">
          <w:rPr>
            <w:rStyle w:val="Hyperlink"/>
            <w:noProof/>
          </w:rPr>
          <w:fldChar w:fldCharType="end"/>
        </w:r>
      </w:ins>
    </w:p>
    <w:p w14:paraId="2EA43B52" w14:textId="77777777" w:rsidR="009A0142" w:rsidRDefault="009A0142">
      <w:pPr>
        <w:pStyle w:val="TOC1"/>
        <w:tabs>
          <w:tab w:val="left" w:pos="440"/>
          <w:tab w:val="right" w:leader="dot" w:pos="8777"/>
        </w:tabs>
        <w:rPr>
          <w:ins w:id="184" w:author="Ježek Bruno" w:date="2019-03-28T08:01:00Z"/>
          <w:rFonts w:eastAsiaTheme="minorEastAsia"/>
          <w:noProof/>
          <w:lang w:eastAsia="cs-CZ"/>
        </w:rPr>
      </w:pPr>
      <w:ins w:id="185"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"_Toc4652561"</w:instrText>
        </w:r>
        <w:r w:rsidRPr="006941DC">
          <w:rPr>
            <w:rStyle w:val="Hyperlink"/>
            <w:noProof/>
          </w:rPr>
          <w:instrText xml:space="preserve"> </w:instrText>
        </w:r>
        <w:r w:rsidRPr="006941DC">
          <w:rPr>
            <w:rStyle w:val="Hyperlink"/>
            <w:noProof/>
          </w:rPr>
          <w:fldChar w:fldCharType="separate"/>
        </w:r>
        <w:r w:rsidRPr="006941DC">
          <w:rPr>
            <w:rStyle w:val="Hyperlink"/>
            <w:noProof/>
          </w:rPr>
          <w:t>7</w:t>
        </w:r>
        <w:r>
          <w:rPr>
            <w:rFonts w:eastAsiaTheme="minorEastAsia"/>
            <w:noProof/>
            <w:lang w:eastAsia="cs-CZ"/>
          </w:rPr>
          <w:tab/>
        </w:r>
        <w:r w:rsidRPr="006941DC">
          <w:rPr>
            <w:rStyle w:val="Hyperlink"/>
            <w:noProof/>
          </w:rPr>
          <w:t>Testování hypotetických výstupů algoritmu</w:t>
        </w:r>
        <w:r>
          <w:rPr>
            <w:noProof/>
            <w:webHidden/>
          </w:rPr>
          <w:tab/>
        </w:r>
        <w:r>
          <w:rPr>
            <w:noProof/>
            <w:webHidden/>
          </w:rPr>
          <w:fldChar w:fldCharType="begin"/>
        </w:r>
        <w:r>
          <w:rPr>
            <w:noProof/>
            <w:webHidden/>
          </w:rPr>
          <w:instrText xml:space="preserve"> PAGEREF _Toc4652561 \h </w:instrText>
        </w:r>
      </w:ins>
      <w:r>
        <w:rPr>
          <w:noProof/>
          <w:webHidden/>
        </w:rPr>
      </w:r>
      <w:r>
        <w:rPr>
          <w:noProof/>
          <w:webHidden/>
        </w:rPr>
        <w:fldChar w:fldCharType="separate"/>
      </w:r>
      <w:ins w:id="186" w:author="Ježek Bruno" w:date="2019-03-28T08:01:00Z">
        <w:r>
          <w:rPr>
            <w:noProof/>
            <w:webHidden/>
          </w:rPr>
          <w:t>34</w:t>
        </w:r>
        <w:r>
          <w:rPr>
            <w:noProof/>
            <w:webHidden/>
          </w:rPr>
          <w:fldChar w:fldCharType="end"/>
        </w:r>
        <w:r w:rsidRPr="006941DC">
          <w:rPr>
            <w:rStyle w:val="Hyperlink"/>
            <w:noProof/>
          </w:rPr>
          <w:fldChar w:fldCharType="end"/>
        </w:r>
      </w:ins>
    </w:p>
    <w:p w14:paraId="6D848417" w14:textId="77777777" w:rsidR="009A0142" w:rsidRDefault="009A0142">
      <w:pPr>
        <w:pStyle w:val="TOC2"/>
        <w:tabs>
          <w:tab w:val="left" w:pos="880"/>
          <w:tab w:val="right" w:leader="dot" w:pos="8777"/>
        </w:tabs>
        <w:rPr>
          <w:ins w:id="187" w:author="Ježek Bruno" w:date="2019-03-28T08:01:00Z"/>
          <w:rFonts w:eastAsiaTheme="minorEastAsia"/>
          <w:noProof/>
          <w:lang w:eastAsia="cs-CZ"/>
        </w:rPr>
      </w:pPr>
      <w:ins w:id="188"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"_Toc4652562"</w:instrText>
        </w:r>
        <w:r w:rsidRPr="006941DC">
          <w:rPr>
            <w:rStyle w:val="Hyperlink"/>
            <w:noProof/>
          </w:rPr>
          <w:instrText xml:space="preserve"> </w:instrText>
        </w:r>
        <w:r w:rsidRPr="006941DC">
          <w:rPr>
            <w:rStyle w:val="Hyperlink"/>
            <w:noProof/>
          </w:rPr>
          <w:fldChar w:fldCharType="separate"/>
        </w:r>
        <w:r w:rsidRPr="006941DC">
          <w:rPr>
            <w:rStyle w:val="Hyperlink"/>
            <w:noProof/>
          </w:rPr>
          <w:t>7.1</w:t>
        </w:r>
        <w:r>
          <w:rPr>
            <w:rFonts w:eastAsiaTheme="minorEastAsia"/>
            <w:noProof/>
            <w:lang w:eastAsia="cs-CZ"/>
          </w:rPr>
          <w:tab/>
        </w:r>
        <w:r w:rsidRPr="006941DC">
          <w:rPr>
            <w:rStyle w:val="Hyperlink"/>
            <w:noProof/>
          </w:rPr>
          <w:t>Jednotkové testování</w:t>
        </w:r>
        <w:r>
          <w:rPr>
            <w:noProof/>
            <w:webHidden/>
          </w:rPr>
          <w:tab/>
        </w:r>
        <w:r>
          <w:rPr>
            <w:noProof/>
            <w:webHidden/>
          </w:rPr>
          <w:fldChar w:fldCharType="begin"/>
        </w:r>
        <w:r>
          <w:rPr>
            <w:noProof/>
            <w:webHidden/>
          </w:rPr>
          <w:instrText xml:space="preserve"> PAGEREF _Toc4652562 \h </w:instrText>
        </w:r>
      </w:ins>
      <w:r>
        <w:rPr>
          <w:noProof/>
          <w:webHidden/>
        </w:rPr>
      </w:r>
      <w:r>
        <w:rPr>
          <w:noProof/>
          <w:webHidden/>
        </w:rPr>
        <w:fldChar w:fldCharType="separate"/>
      </w:r>
      <w:ins w:id="189" w:author="Ježek Bruno" w:date="2019-03-28T08:01:00Z">
        <w:r>
          <w:rPr>
            <w:noProof/>
            <w:webHidden/>
          </w:rPr>
          <w:t>34</w:t>
        </w:r>
        <w:r>
          <w:rPr>
            <w:noProof/>
            <w:webHidden/>
          </w:rPr>
          <w:fldChar w:fldCharType="end"/>
        </w:r>
        <w:r w:rsidRPr="006941DC">
          <w:rPr>
            <w:rStyle w:val="Hyperlink"/>
            <w:noProof/>
          </w:rPr>
          <w:fldChar w:fldCharType="end"/>
        </w:r>
      </w:ins>
    </w:p>
    <w:p w14:paraId="0FCC5541" w14:textId="77777777" w:rsidR="009A0142" w:rsidRDefault="009A0142">
      <w:pPr>
        <w:pStyle w:val="TOC3"/>
        <w:tabs>
          <w:tab w:val="left" w:pos="1320"/>
          <w:tab w:val="right" w:leader="dot" w:pos="8777"/>
        </w:tabs>
        <w:rPr>
          <w:ins w:id="190" w:author="Ježek Bruno" w:date="2019-03-28T08:01:00Z"/>
          <w:rFonts w:eastAsiaTheme="minorEastAsia"/>
          <w:noProof/>
          <w:lang w:eastAsia="cs-CZ"/>
        </w:rPr>
      </w:pPr>
      <w:ins w:id="191"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"_Toc4652563"</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7.1.1</w:t>
        </w:r>
        <w:r>
          <w:rPr>
            <w:rFonts w:eastAsiaTheme="minorEastAsia"/>
            <w:noProof/>
            <w:lang w:eastAsia="cs-CZ"/>
          </w:rPr>
          <w:tab/>
        </w:r>
        <w:r w:rsidRPr="006941DC">
          <w:rPr>
            <w:rStyle w:val="Hyperlink"/>
            <w:noProof/>
          </w:rPr>
          <w:t xml:space="preserve">Hypotéza blízké relace </w:t>
        </w:r>
        <m:oMath>
          <m:r>
            <m:rPr>
              <m:sty m:val="p"/>
            </m:rPr>
            <w:rPr>
              <w:rStyle w:val="Hyperlink"/>
              <w:rFonts w:ascii="Cambria Math" w:hAnsi="Cambria Math"/>
              <w:noProof/>
            </w:rPr>
            <m:t>X1</m:t>
          </m:r>
        </m:oMath>
        <w:r w:rsidRPr="006941DC">
          <w:rPr>
            <w:rStyle w:val="Hyperlink"/>
            <w:noProof/>
          </w:rPr>
          <w:t xml:space="preserve"> na </w:t>
        </w:r>
        <m:oMath>
          <m:r>
            <m:rPr>
              <m:sty m:val="p"/>
            </m:rPr>
            <w:rPr>
              <w:rStyle w:val="Hyperlink"/>
              <w:rFonts w:ascii="Cambria Math" w:hAnsi="Cambria Math"/>
              <w:noProof/>
            </w:rPr>
            <m:t>M1</m:t>
          </m:r>
        </m:oMath>
        <w:r>
          <w:rPr>
            <w:noProof/>
            <w:webHidden/>
          </w:rPr>
          <w:tab/>
        </w:r>
        <w:r>
          <w:rPr>
            <w:noProof/>
            <w:webHidden/>
          </w:rPr>
          <w:fldChar w:fldCharType="begin"/>
        </w:r>
        <w:r>
          <w:rPr>
            <w:noProof/>
            <w:webHidden/>
          </w:rPr>
          <w:instrText xml:space="preserve"> PAGEREF _Toc4652563 \h </w:instrText>
        </w:r>
      </w:ins>
      <w:r>
        <w:rPr>
          <w:noProof/>
          <w:webHidden/>
        </w:rPr>
      </w:r>
      <w:r>
        <w:rPr>
          <w:noProof/>
          <w:webHidden/>
        </w:rPr>
        <w:fldChar w:fldCharType="separate"/>
      </w:r>
      <w:ins w:id="192" w:author="Ježek Bruno" w:date="2019-03-28T08:01:00Z">
        <w:r>
          <w:rPr>
            <w:noProof/>
            <w:webHidden/>
          </w:rPr>
          <w:t>35</w:t>
        </w:r>
        <w:r>
          <w:rPr>
            <w:noProof/>
            <w:webHidden/>
          </w:rPr>
          <w:fldChar w:fldCharType="end"/>
        </w:r>
        <w:r w:rsidRPr="006941DC">
          <w:rPr>
            <w:rStyle w:val="Hyperlink"/>
            <w:noProof/>
          </w:rPr>
          <w:fldChar w:fldCharType="end"/>
        </w:r>
      </w:ins>
    </w:p>
    <w:p w14:paraId="2CEF4B7F" w14:textId="77777777" w:rsidR="009A0142" w:rsidRDefault="009A0142">
      <w:pPr>
        <w:pStyle w:val="TOC3"/>
        <w:tabs>
          <w:tab w:val="left" w:pos="1320"/>
          <w:tab w:val="right" w:leader="dot" w:pos="8777"/>
        </w:tabs>
        <w:rPr>
          <w:ins w:id="193" w:author="Ježek Bruno" w:date="2019-03-28T08:01:00Z"/>
          <w:rFonts w:eastAsiaTheme="minorEastAsia"/>
          <w:noProof/>
          <w:lang w:eastAsia="cs-CZ"/>
        </w:rPr>
      </w:pPr>
      <w:ins w:id="194"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"_Toc4652564"</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7.1.2</w:t>
        </w:r>
        <w:r>
          <w:rPr>
            <w:rFonts w:eastAsiaTheme="minorEastAsia"/>
            <w:noProof/>
            <w:lang w:eastAsia="cs-CZ"/>
          </w:rPr>
          <w:tab/>
        </w:r>
        <w:r w:rsidRPr="006941DC">
          <w:rPr>
            <w:rStyle w:val="Hyperlink"/>
            <w:noProof/>
          </w:rPr>
          <w:t>Hypot</w:t>
        </w:r>
        <w:r w:rsidRPr="006941DC">
          <w:rPr>
            <w:rStyle w:val="Hyperlink"/>
            <w:noProof/>
            <w:lang w:val="en-US"/>
          </w:rPr>
          <w:t xml:space="preserve">éza speciální vlastnosti </w:t>
        </w:r>
        <m:oMath>
          <m:r>
            <m:rPr>
              <m:sty m:val="p"/>
            </m:rPr>
            <w:rPr>
              <w:rStyle w:val="Hyperlink"/>
              <w:rFonts w:ascii="Cambria Math" w:hAnsi="Cambria Math"/>
              <w:noProof/>
            </w:rPr>
            <m:t xml:space="preserve">X2a </m:t>
          </m:r>
        </m:oMath>
        <w:r w:rsidRPr="006941DC">
          <w:rPr>
            <w:rStyle w:val="Hyperlink"/>
            <w:noProof/>
          </w:rPr>
          <w:t>,</w:t>
        </w:r>
        <w:r w:rsidRPr="006941DC">
          <w:rPr>
            <w:rStyle w:val="Hyperlink"/>
            <w:noProof/>
            <w:lang w:val="en-US"/>
          </w:rPr>
          <w:t xml:space="preserve"> </w:t>
        </w:r>
        <m:oMath>
          <m:r>
            <m:rPr>
              <m:sty m:val="p"/>
            </m:rPr>
            <w:rPr>
              <w:rStyle w:val="Hyperlink"/>
              <w:rFonts w:ascii="Cambria Math" w:hAnsi="Cambria Math"/>
              <w:noProof/>
            </w:rPr>
            <m:t xml:space="preserve">X2b </m:t>
          </m:r>
        </m:oMath>
        <w:r w:rsidRPr="006941DC">
          <w:rPr>
            <w:rStyle w:val="Hyperlink"/>
            <w:noProof/>
          </w:rPr>
          <w:t xml:space="preserve"> a </w:t>
        </w:r>
        <m:oMath>
          <m:r>
            <m:rPr>
              <m:sty m:val="p"/>
            </m:rPr>
            <w:rPr>
              <w:rStyle w:val="Hyperlink"/>
              <w:rFonts w:ascii="Cambria Math" w:hAnsi="Cambria Math"/>
              <w:noProof/>
            </w:rPr>
            <m:t xml:space="preserve">X2c </m:t>
          </m:r>
        </m:oMath>
        <w:r w:rsidRPr="006941DC">
          <w:rPr>
            <w:rStyle w:val="Hyperlink"/>
            <w:noProof/>
            <w:lang w:val="en-US"/>
          </w:rPr>
          <w:t xml:space="preserve">na </w:t>
        </w:r>
        <m:oMath>
          <m:r>
            <m:rPr>
              <m:sty m:val="p"/>
            </m:rPr>
            <w:rPr>
              <w:rStyle w:val="Hyperlink"/>
              <w:rFonts w:ascii="Cambria Math" w:hAnsi="Cambria Math"/>
              <w:noProof/>
              <w:lang w:val="en-US"/>
            </w:rPr>
            <m:t>M1</m:t>
          </m:r>
        </m:oMath>
        <w:r>
          <w:rPr>
            <w:noProof/>
            <w:webHidden/>
          </w:rPr>
          <w:tab/>
        </w:r>
        <w:r>
          <w:rPr>
            <w:noProof/>
            <w:webHidden/>
          </w:rPr>
          <w:fldChar w:fldCharType="begin"/>
        </w:r>
        <w:r>
          <w:rPr>
            <w:noProof/>
            <w:webHidden/>
          </w:rPr>
          <w:instrText xml:space="preserve"> PAGEREF _Toc4652564 \h </w:instrText>
        </w:r>
      </w:ins>
      <w:r>
        <w:rPr>
          <w:noProof/>
          <w:webHidden/>
        </w:rPr>
      </w:r>
      <w:r>
        <w:rPr>
          <w:noProof/>
          <w:webHidden/>
        </w:rPr>
        <w:fldChar w:fldCharType="separate"/>
      </w:r>
      <w:ins w:id="195" w:author="Ježek Bruno" w:date="2019-03-28T08:01:00Z">
        <w:r>
          <w:rPr>
            <w:noProof/>
            <w:webHidden/>
          </w:rPr>
          <w:t>35</w:t>
        </w:r>
        <w:r>
          <w:rPr>
            <w:noProof/>
            <w:webHidden/>
          </w:rPr>
          <w:fldChar w:fldCharType="end"/>
        </w:r>
        <w:r w:rsidRPr="006941DC">
          <w:rPr>
            <w:rStyle w:val="Hyperlink"/>
            <w:noProof/>
          </w:rPr>
          <w:fldChar w:fldCharType="end"/>
        </w:r>
      </w:ins>
    </w:p>
    <w:p w14:paraId="73301968" w14:textId="77777777" w:rsidR="009A0142" w:rsidRDefault="009A0142">
      <w:pPr>
        <w:pStyle w:val="TOC3"/>
        <w:tabs>
          <w:tab w:val="left" w:pos="1320"/>
          <w:tab w:val="right" w:leader="dot" w:pos="8777"/>
        </w:tabs>
        <w:rPr>
          <w:ins w:id="196" w:author="Ježek Bruno" w:date="2019-03-28T08:01:00Z"/>
          <w:rFonts w:eastAsiaTheme="minorEastAsia"/>
          <w:noProof/>
          <w:lang w:eastAsia="cs-CZ"/>
        </w:rPr>
      </w:pPr>
      <w:ins w:id="197"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"_Toc4652565"</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7.1.3</w:t>
        </w:r>
        <w:r>
          <w:rPr>
            <w:rFonts w:eastAsiaTheme="minorEastAsia"/>
            <w:noProof/>
            <w:lang w:eastAsia="cs-CZ"/>
          </w:rPr>
          <w:tab/>
        </w:r>
        <w:r w:rsidRPr="006941DC">
          <w:rPr>
            <w:rStyle w:val="Hyperlink"/>
            <w:noProof/>
          </w:rPr>
          <w:t xml:space="preserve">Hypotéza vlastností </w:t>
        </w:r>
        <m:oMath>
          <m:r>
            <m:rPr>
              <m:sty m:val="p"/>
            </m:rPr>
            <w:rPr>
              <w:rStyle w:val="Hyperlink"/>
              <w:rFonts w:ascii="Cambria Math" w:hAnsi="Cambria Math"/>
              <w:noProof/>
            </w:rPr>
            <m:t>X1</m:t>
          </m:r>
        </m:oMath>
        <w:r w:rsidRPr="006941DC">
          <w:rPr>
            <w:rStyle w:val="Hyperlink"/>
            <w:noProof/>
          </w:rPr>
          <w:t xml:space="preserve"> a </w:t>
        </w:r>
        <m:oMath>
          <m:r>
            <m:rPr>
              <m:sty m:val="p"/>
            </m:rPr>
            <w:rPr>
              <w:rStyle w:val="Hyperlink"/>
              <w:rFonts w:ascii="Cambria Math" w:hAnsi="Cambria Math"/>
              <w:noProof/>
            </w:rPr>
            <m:t>X2</m:t>
          </m:r>
        </m:oMath>
        <w:r w:rsidRPr="006941DC">
          <w:rPr>
            <w:rStyle w:val="Hyperlink"/>
            <w:noProof/>
          </w:rPr>
          <w:t xml:space="preserve"> pro větší počet objektů</w:t>
        </w:r>
        <w:r>
          <w:rPr>
            <w:noProof/>
            <w:webHidden/>
          </w:rPr>
          <w:tab/>
        </w:r>
        <w:r>
          <w:rPr>
            <w:noProof/>
            <w:webHidden/>
          </w:rPr>
          <w:fldChar w:fldCharType="begin"/>
        </w:r>
        <w:r>
          <w:rPr>
            <w:noProof/>
            <w:webHidden/>
          </w:rPr>
          <w:instrText xml:space="preserve"> PAGEREF _Toc4652565 \h </w:instrText>
        </w:r>
      </w:ins>
      <w:r>
        <w:rPr>
          <w:noProof/>
          <w:webHidden/>
        </w:rPr>
      </w:r>
      <w:r>
        <w:rPr>
          <w:noProof/>
          <w:webHidden/>
        </w:rPr>
        <w:fldChar w:fldCharType="separate"/>
      </w:r>
      <w:ins w:id="198" w:author="Ježek Bruno" w:date="2019-03-28T08:01:00Z">
        <w:r>
          <w:rPr>
            <w:noProof/>
            <w:webHidden/>
          </w:rPr>
          <w:t>36</w:t>
        </w:r>
        <w:r>
          <w:rPr>
            <w:noProof/>
            <w:webHidden/>
          </w:rPr>
          <w:fldChar w:fldCharType="end"/>
        </w:r>
        <w:r w:rsidRPr="006941DC">
          <w:rPr>
            <w:rStyle w:val="Hyperlink"/>
            <w:noProof/>
          </w:rPr>
          <w:fldChar w:fldCharType="end"/>
        </w:r>
      </w:ins>
    </w:p>
    <w:p w14:paraId="174B958F" w14:textId="77777777" w:rsidR="009A0142" w:rsidRDefault="009A0142">
      <w:pPr>
        <w:pStyle w:val="TOC3"/>
        <w:tabs>
          <w:tab w:val="left" w:pos="1320"/>
          <w:tab w:val="right" w:leader="dot" w:pos="8777"/>
        </w:tabs>
        <w:rPr>
          <w:ins w:id="199" w:author="Ježek Bruno" w:date="2019-03-28T08:01:00Z"/>
          <w:rFonts w:eastAsiaTheme="minorEastAsia"/>
          <w:noProof/>
          <w:lang w:eastAsia="cs-CZ"/>
        </w:rPr>
      </w:pPr>
      <w:ins w:id="200"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"_Toc4652566"</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7.1.4</w:t>
        </w:r>
        <w:r>
          <w:rPr>
            <w:rFonts w:eastAsiaTheme="minorEastAsia"/>
            <w:noProof/>
            <w:lang w:eastAsia="cs-CZ"/>
          </w:rPr>
          <w:tab/>
        </w:r>
        <w:r w:rsidRPr="006941DC">
          <w:rPr>
            <w:rStyle w:val="Hyperlink"/>
            <w:noProof/>
          </w:rPr>
          <w:t xml:space="preserve">Hypotéza vlastnosti </w:t>
        </w:r>
        <m:oMath>
          <m:r>
            <m:rPr>
              <m:sty m:val="p"/>
            </m:rPr>
            <w:rPr>
              <w:rStyle w:val="Hyperlink"/>
              <w:rFonts w:ascii="Cambria Math" w:hAnsi="Cambria Math"/>
              <w:noProof/>
            </w:rPr>
            <m:t>X3a</m:t>
          </m:r>
        </m:oMath>
        <w:r w:rsidRPr="006941DC">
          <w:rPr>
            <w:rStyle w:val="Hyperlink"/>
            <w:iCs/>
            <w:noProof/>
          </w:rPr>
          <w:t xml:space="preserve"> </w:t>
        </w:r>
        <w:r w:rsidRPr="006941DC">
          <w:rPr>
            <w:rStyle w:val="Hyperlink"/>
            <w:noProof/>
            <w:lang w:val="en-US"/>
          </w:rPr>
          <w:t xml:space="preserve">a </w:t>
        </w:r>
        <m:oMath>
          <m:r>
            <m:rPr>
              <m:sty m:val="p"/>
            </m:rPr>
            <w:rPr>
              <w:rStyle w:val="Hyperlink"/>
              <w:rFonts w:ascii="Cambria Math" w:hAnsi="Cambria Math"/>
              <w:noProof/>
            </w:rPr>
            <m:t>X3b</m:t>
          </m:r>
        </m:oMath>
        <w:r w:rsidRPr="006941DC">
          <w:rPr>
            <w:rStyle w:val="Hyperlink"/>
            <w:noProof/>
            <w:lang w:val="en-US"/>
          </w:rPr>
          <w:t xml:space="preserve"> na </w:t>
        </w:r>
        <m:oMath>
          <m:r>
            <m:rPr>
              <m:sty m:val="p"/>
            </m:rPr>
            <w:rPr>
              <w:rStyle w:val="Hyperlink"/>
              <w:rFonts w:ascii="Cambria Math" w:hAnsi="Cambria Math"/>
              <w:noProof/>
              <w:lang w:val="en-US"/>
            </w:rPr>
            <m:t>M1</m:t>
          </m:r>
        </m:oMath>
        <w:r>
          <w:rPr>
            <w:noProof/>
            <w:webHidden/>
          </w:rPr>
          <w:tab/>
        </w:r>
        <w:r>
          <w:rPr>
            <w:noProof/>
            <w:webHidden/>
          </w:rPr>
          <w:fldChar w:fldCharType="begin"/>
        </w:r>
        <w:r>
          <w:rPr>
            <w:noProof/>
            <w:webHidden/>
          </w:rPr>
          <w:instrText xml:space="preserve"> PAGEREF _Toc4652566 \h </w:instrText>
        </w:r>
      </w:ins>
      <w:r>
        <w:rPr>
          <w:noProof/>
          <w:webHidden/>
        </w:rPr>
      </w:r>
      <w:r>
        <w:rPr>
          <w:noProof/>
          <w:webHidden/>
        </w:rPr>
        <w:fldChar w:fldCharType="separate"/>
      </w:r>
      <w:ins w:id="201" w:author="Ježek Bruno" w:date="2019-03-28T08:01:00Z">
        <w:r>
          <w:rPr>
            <w:noProof/>
            <w:webHidden/>
          </w:rPr>
          <w:t>38</w:t>
        </w:r>
        <w:r>
          <w:rPr>
            <w:noProof/>
            <w:webHidden/>
          </w:rPr>
          <w:fldChar w:fldCharType="end"/>
        </w:r>
        <w:r w:rsidRPr="006941DC">
          <w:rPr>
            <w:rStyle w:val="Hyperlink"/>
            <w:noProof/>
          </w:rPr>
          <w:fldChar w:fldCharType="end"/>
        </w:r>
      </w:ins>
    </w:p>
    <w:p w14:paraId="49B53C48" w14:textId="77777777" w:rsidR="009A0142" w:rsidRDefault="009A0142">
      <w:pPr>
        <w:pStyle w:val="TOC3"/>
        <w:tabs>
          <w:tab w:val="left" w:pos="1320"/>
          <w:tab w:val="right" w:leader="dot" w:pos="8777"/>
        </w:tabs>
        <w:rPr>
          <w:ins w:id="202" w:author="Ježek Bruno" w:date="2019-03-28T08:01:00Z"/>
          <w:rFonts w:eastAsiaTheme="minorEastAsia"/>
          <w:noProof/>
          <w:lang w:eastAsia="cs-CZ"/>
        </w:rPr>
      </w:pPr>
      <w:ins w:id="203"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"_Toc4652567"</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7.1.5</w:t>
        </w:r>
        <w:r>
          <w:rPr>
            <w:rFonts w:eastAsiaTheme="minorEastAsia"/>
            <w:noProof/>
            <w:lang w:eastAsia="cs-CZ"/>
          </w:rPr>
          <w:tab/>
        </w:r>
        <w:r w:rsidRPr="006941DC">
          <w:rPr>
            <w:rStyle w:val="Hyperlink"/>
            <w:noProof/>
          </w:rPr>
          <w:t xml:space="preserve">Hypotéza vlastnosti </w:t>
        </w:r>
        <m:oMath>
          <m:r>
            <m:rPr>
              <m:sty m:val="p"/>
            </m:rPr>
            <w:rPr>
              <w:rStyle w:val="Hyperlink"/>
              <w:rFonts w:ascii="Cambria Math" w:hAnsi="Cambria Math"/>
              <w:noProof/>
            </w:rPr>
            <m:t>X4</m:t>
          </m:r>
        </m:oMath>
        <w:r w:rsidRPr="006941DC">
          <w:rPr>
            <w:rStyle w:val="Hyperlink"/>
            <w:noProof/>
            <w:lang w:val="en-US"/>
          </w:rPr>
          <w:t xml:space="preserve">na </w:t>
        </w:r>
        <m:oMath>
          <m:r>
            <m:rPr>
              <m:sty m:val="p"/>
            </m:rPr>
            <w:rPr>
              <w:rStyle w:val="Hyperlink"/>
              <w:rFonts w:ascii="Cambria Math" w:hAnsi="Cambria Math"/>
              <w:noProof/>
              <w:lang w:val="en-US"/>
            </w:rPr>
            <m:t>M1</m:t>
          </m:r>
        </m:oMath>
        <w:r>
          <w:rPr>
            <w:noProof/>
            <w:webHidden/>
          </w:rPr>
          <w:tab/>
        </w:r>
        <w:r>
          <w:rPr>
            <w:noProof/>
            <w:webHidden/>
          </w:rPr>
          <w:fldChar w:fldCharType="begin"/>
        </w:r>
        <w:r>
          <w:rPr>
            <w:noProof/>
            <w:webHidden/>
          </w:rPr>
          <w:instrText xml:space="preserve"> PAGEREF _Toc4652567 \h </w:instrText>
        </w:r>
      </w:ins>
      <w:r>
        <w:rPr>
          <w:noProof/>
          <w:webHidden/>
        </w:rPr>
      </w:r>
      <w:r>
        <w:rPr>
          <w:noProof/>
          <w:webHidden/>
        </w:rPr>
        <w:fldChar w:fldCharType="separate"/>
      </w:r>
      <w:ins w:id="204" w:author="Ježek Bruno" w:date="2019-03-28T08:01:00Z">
        <w:r>
          <w:rPr>
            <w:noProof/>
            <w:webHidden/>
          </w:rPr>
          <w:t>39</w:t>
        </w:r>
        <w:r>
          <w:rPr>
            <w:noProof/>
            <w:webHidden/>
          </w:rPr>
          <w:fldChar w:fldCharType="end"/>
        </w:r>
        <w:r w:rsidRPr="006941DC">
          <w:rPr>
            <w:rStyle w:val="Hyperlink"/>
            <w:noProof/>
          </w:rPr>
          <w:fldChar w:fldCharType="end"/>
        </w:r>
      </w:ins>
    </w:p>
    <w:p w14:paraId="48D66BE0" w14:textId="77777777" w:rsidR="009A0142" w:rsidRDefault="009A0142">
      <w:pPr>
        <w:pStyle w:val="TOC3"/>
        <w:tabs>
          <w:tab w:val="left" w:pos="1320"/>
          <w:tab w:val="right" w:leader="dot" w:pos="8777"/>
        </w:tabs>
        <w:rPr>
          <w:ins w:id="205" w:author="Ježek Bruno" w:date="2019-03-28T08:01:00Z"/>
          <w:rFonts w:eastAsiaTheme="minorEastAsia"/>
          <w:noProof/>
          <w:lang w:eastAsia="cs-CZ"/>
        </w:rPr>
      </w:pPr>
      <w:ins w:id="206"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"_Toc4652568"</w:instrText>
        </w:r>
        <w:r w:rsidRPr="006941DC">
          <w:rPr>
            <w:rStyle w:val="Hyperlink"/>
            <w:noProof/>
          </w:rPr>
          <w:instrText xml:space="preserve"> </w:instrText>
        </w:r>
        <w:r w:rsidRPr="006941DC">
          <w:rPr>
            <w:rStyle w:val="Hyperlink"/>
            <w:noProof/>
          </w:rPr>
          <w:fldChar w:fldCharType="separate"/>
        </w:r>
        <w:r w:rsidRPr="006941DC">
          <w:rPr>
            <w:rStyle w:val="Hyperlink"/>
            <w:rFonts w:ascii="Times New Roman" w:hAnsi="Times New Roman"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7.1.6</w:t>
        </w:r>
        <w:r>
          <w:rPr>
            <w:rFonts w:eastAsiaTheme="minorEastAsia"/>
            <w:noProof/>
            <w:lang w:eastAsia="cs-CZ"/>
          </w:rPr>
          <w:tab/>
        </w:r>
        <w:r w:rsidRPr="006941DC">
          <w:rPr>
            <w:rStyle w:val="Hyperlink"/>
            <w:noProof/>
          </w:rPr>
          <w:t xml:space="preserve">Hypotéza vlastností </w:t>
        </w:r>
        <m:oMath>
          <m:r>
            <m:rPr>
              <m:sty m:val="p"/>
            </m:rPr>
            <w:rPr>
              <w:rStyle w:val="Hyperlink"/>
              <w:rFonts w:ascii="Cambria Math" w:hAnsi="Cambria Math"/>
              <w:noProof/>
            </w:rPr>
            <m:t xml:space="preserve">X5a </m:t>
          </m:r>
        </m:oMath>
        <w:r w:rsidRPr="006941DC">
          <w:rPr>
            <w:rStyle w:val="Hyperlink"/>
            <w:noProof/>
            <w:lang w:val="en-US"/>
          </w:rPr>
          <w:t xml:space="preserve">a </w:t>
        </w:r>
        <m:oMath>
          <m:r>
            <m:rPr>
              <m:sty m:val="p"/>
            </m:rPr>
            <w:rPr>
              <w:rStyle w:val="Hyperlink"/>
              <w:rFonts w:ascii="Cambria Math" w:hAnsi="Cambria Math"/>
              <w:noProof/>
            </w:rPr>
            <m:t>X5b</m:t>
          </m:r>
        </m:oMath>
        <w:r w:rsidRPr="006941DC">
          <w:rPr>
            <w:rStyle w:val="Hyperlink"/>
            <w:iCs/>
            <w:noProof/>
          </w:rPr>
          <w:t xml:space="preserve"> </w:t>
        </w:r>
        <w:r w:rsidRPr="006941DC">
          <w:rPr>
            <w:rStyle w:val="Hyperlink"/>
            <w:noProof/>
            <w:lang w:val="en-US"/>
          </w:rPr>
          <w:t xml:space="preserve">na </w:t>
        </w:r>
        <m:oMath>
          <m:r>
            <m:rPr>
              <m:sty m:val="p"/>
            </m:rPr>
            <w:rPr>
              <w:rStyle w:val="Hyperlink"/>
              <w:rFonts w:ascii="Cambria Math" w:hAnsi="Cambria Math"/>
              <w:noProof/>
              <w:lang w:val="en-US"/>
            </w:rPr>
            <m:t>M1</m:t>
          </m:r>
        </m:oMath>
        <w:r>
          <w:rPr>
            <w:noProof/>
            <w:webHidden/>
          </w:rPr>
          <w:tab/>
        </w:r>
        <w:r>
          <w:rPr>
            <w:noProof/>
            <w:webHidden/>
          </w:rPr>
          <w:fldChar w:fldCharType="begin"/>
        </w:r>
        <w:r>
          <w:rPr>
            <w:noProof/>
            <w:webHidden/>
          </w:rPr>
          <w:instrText xml:space="preserve"> PAGEREF _Toc4652568 \h </w:instrText>
        </w:r>
      </w:ins>
      <w:r>
        <w:rPr>
          <w:noProof/>
          <w:webHidden/>
        </w:rPr>
      </w:r>
      <w:r>
        <w:rPr>
          <w:noProof/>
          <w:webHidden/>
        </w:rPr>
        <w:fldChar w:fldCharType="separate"/>
      </w:r>
      <w:ins w:id="207" w:author="Ježek Bruno" w:date="2019-03-28T08:01:00Z">
        <w:r>
          <w:rPr>
            <w:noProof/>
            <w:webHidden/>
          </w:rPr>
          <w:t>39</w:t>
        </w:r>
        <w:r>
          <w:rPr>
            <w:noProof/>
            <w:webHidden/>
          </w:rPr>
          <w:fldChar w:fldCharType="end"/>
        </w:r>
        <w:r w:rsidRPr="006941DC">
          <w:rPr>
            <w:rStyle w:val="Hyperlink"/>
            <w:noProof/>
          </w:rPr>
          <w:fldChar w:fldCharType="end"/>
        </w:r>
      </w:ins>
    </w:p>
    <w:p w14:paraId="64F5426B" w14:textId="77777777" w:rsidR="009A0142" w:rsidRDefault="009A0142">
      <w:pPr>
        <w:pStyle w:val="TOC2"/>
        <w:tabs>
          <w:tab w:val="left" w:pos="880"/>
          <w:tab w:val="right" w:leader="dot" w:pos="8777"/>
        </w:tabs>
        <w:rPr>
          <w:ins w:id="208" w:author="Ježek Bruno" w:date="2019-03-28T08:01:00Z"/>
          <w:rFonts w:eastAsiaTheme="minorEastAsia"/>
          <w:noProof/>
          <w:lang w:eastAsia="cs-CZ"/>
        </w:rPr>
      </w:pPr>
      <w:ins w:id="209"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"_Toc4652569"</w:instrText>
        </w:r>
        <w:r w:rsidRPr="006941DC">
          <w:rPr>
            <w:rStyle w:val="Hyperlink"/>
            <w:noProof/>
          </w:rPr>
          <w:instrText xml:space="preserve"> </w:instrText>
        </w:r>
        <w:r w:rsidRPr="006941DC">
          <w:rPr>
            <w:rStyle w:val="Hyperlink"/>
            <w:noProof/>
          </w:rPr>
          <w:fldChar w:fldCharType="separate"/>
        </w:r>
        <w:r w:rsidRPr="006941DC">
          <w:rPr>
            <w:rStyle w:val="Hyperlink"/>
            <w:noProof/>
          </w:rPr>
          <w:t>7.2</w:t>
        </w:r>
        <w:r>
          <w:rPr>
            <w:rFonts w:eastAsiaTheme="minorEastAsia"/>
            <w:noProof/>
            <w:lang w:eastAsia="cs-CZ"/>
          </w:rPr>
          <w:tab/>
        </w:r>
        <w:r w:rsidRPr="006941DC">
          <w:rPr>
            <w:rStyle w:val="Hyperlink"/>
            <w:noProof/>
          </w:rPr>
          <w:t>Integrační testování</w:t>
        </w:r>
        <w:r>
          <w:rPr>
            <w:noProof/>
            <w:webHidden/>
          </w:rPr>
          <w:tab/>
        </w:r>
        <w:r>
          <w:rPr>
            <w:noProof/>
            <w:webHidden/>
          </w:rPr>
          <w:fldChar w:fldCharType="begin"/>
        </w:r>
        <w:r>
          <w:rPr>
            <w:noProof/>
            <w:webHidden/>
          </w:rPr>
          <w:instrText xml:space="preserve"> PAGEREF _Toc4652569 \h </w:instrText>
        </w:r>
      </w:ins>
      <w:r>
        <w:rPr>
          <w:noProof/>
          <w:webHidden/>
        </w:rPr>
      </w:r>
      <w:r>
        <w:rPr>
          <w:noProof/>
          <w:webHidden/>
        </w:rPr>
        <w:fldChar w:fldCharType="separate"/>
      </w:r>
      <w:ins w:id="210" w:author="Ježek Bruno" w:date="2019-03-28T08:01:00Z">
        <w:r>
          <w:rPr>
            <w:noProof/>
            <w:webHidden/>
          </w:rPr>
          <w:t>40</w:t>
        </w:r>
        <w:r>
          <w:rPr>
            <w:noProof/>
            <w:webHidden/>
          </w:rPr>
          <w:fldChar w:fldCharType="end"/>
        </w:r>
        <w:r w:rsidRPr="006941DC">
          <w:rPr>
            <w:rStyle w:val="Hyperlink"/>
            <w:noProof/>
          </w:rPr>
          <w:fldChar w:fldCharType="end"/>
        </w:r>
      </w:ins>
    </w:p>
    <w:p w14:paraId="3001FF1A" w14:textId="77777777" w:rsidR="009A0142" w:rsidRDefault="009A0142">
      <w:pPr>
        <w:pStyle w:val="TOC1"/>
        <w:tabs>
          <w:tab w:val="left" w:pos="440"/>
          <w:tab w:val="right" w:leader="dot" w:pos="8777"/>
        </w:tabs>
        <w:rPr>
          <w:ins w:id="211" w:author="Ježek Bruno" w:date="2019-03-28T08:01:00Z"/>
          <w:rFonts w:eastAsiaTheme="minorEastAsia"/>
          <w:noProof/>
          <w:lang w:eastAsia="cs-CZ"/>
        </w:rPr>
      </w:pPr>
      <w:ins w:id="212"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"_Toc4652570"</w:instrText>
        </w:r>
        <w:r w:rsidRPr="006941DC">
          <w:rPr>
            <w:rStyle w:val="Hyperlink"/>
            <w:noProof/>
          </w:rPr>
          <w:instrText xml:space="preserve"> </w:instrText>
        </w:r>
        <w:r w:rsidRPr="006941DC">
          <w:rPr>
            <w:rStyle w:val="Hyperlink"/>
            <w:noProof/>
          </w:rPr>
          <w:fldChar w:fldCharType="separate"/>
        </w:r>
        <w:r w:rsidRPr="006941DC">
          <w:rPr>
            <w:rStyle w:val="Hyperlink"/>
            <w:noProof/>
          </w:rPr>
          <w:t>8</w:t>
        </w:r>
        <w:r>
          <w:rPr>
            <w:rFonts w:eastAsiaTheme="minorEastAsia"/>
            <w:noProof/>
            <w:lang w:eastAsia="cs-CZ"/>
          </w:rPr>
          <w:tab/>
        </w:r>
        <w:r w:rsidRPr="006941DC">
          <w:rPr>
            <w:rStyle w:val="Hyperlink"/>
            <w:noProof/>
          </w:rPr>
          <w:t>Závěr</w:t>
        </w:r>
        <w:r>
          <w:rPr>
            <w:noProof/>
            <w:webHidden/>
          </w:rPr>
          <w:tab/>
        </w:r>
        <w:r>
          <w:rPr>
            <w:noProof/>
            <w:webHidden/>
          </w:rPr>
          <w:fldChar w:fldCharType="begin"/>
        </w:r>
        <w:r>
          <w:rPr>
            <w:noProof/>
            <w:webHidden/>
          </w:rPr>
          <w:instrText xml:space="preserve"> PAGEREF _Toc4652570 \h </w:instrText>
        </w:r>
      </w:ins>
      <w:r>
        <w:rPr>
          <w:noProof/>
          <w:webHidden/>
        </w:rPr>
      </w:r>
      <w:r>
        <w:rPr>
          <w:noProof/>
          <w:webHidden/>
        </w:rPr>
        <w:fldChar w:fldCharType="separate"/>
      </w:r>
      <w:ins w:id="213" w:author="Ježek Bruno" w:date="2019-03-28T08:01:00Z">
        <w:r>
          <w:rPr>
            <w:noProof/>
            <w:webHidden/>
          </w:rPr>
          <w:t>41</w:t>
        </w:r>
        <w:r>
          <w:rPr>
            <w:noProof/>
            <w:webHidden/>
          </w:rPr>
          <w:fldChar w:fldCharType="end"/>
        </w:r>
        <w:r w:rsidRPr="006941DC">
          <w:rPr>
            <w:rStyle w:val="Hyperlink"/>
            <w:noProof/>
          </w:rPr>
          <w:fldChar w:fldCharType="end"/>
        </w:r>
      </w:ins>
    </w:p>
    <w:p w14:paraId="57A4686D" w14:textId="77777777" w:rsidR="009A0142" w:rsidRDefault="009A0142">
      <w:pPr>
        <w:pStyle w:val="TOC1"/>
        <w:tabs>
          <w:tab w:val="left" w:pos="440"/>
          <w:tab w:val="right" w:leader="dot" w:pos="8777"/>
        </w:tabs>
        <w:rPr>
          <w:ins w:id="214" w:author="Ježek Bruno" w:date="2019-03-28T08:01:00Z"/>
          <w:rFonts w:eastAsiaTheme="minorEastAsia"/>
          <w:noProof/>
          <w:lang w:eastAsia="cs-CZ"/>
        </w:rPr>
      </w:pPr>
      <w:ins w:id="215" w:author="Ježek Bruno" w:date="2019-03-28T08:01:00Z">
        <w:r w:rsidRPr="006941DC">
          <w:rPr>
            <w:rStyle w:val="Hyperlink"/>
            <w:noProof/>
          </w:rPr>
          <w:fldChar w:fldCharType="begin"/>
        </w:r>
        <w:r w:rsidRPr="006941DC">
          <w:rPr>
            <w:rStyle w:val="Hyperlink"/>
            <w:noProof/>
          </w:rPr>
          <w:instrText xml:space="preserve"> </w:instrText>
        </w:r>
        <w:r>
          <w:rPr>
            <w:noProof/>
          </w:rPr>
          <w:instrText>HYPERLINK \l "_Toc4652571"</w:instrText>
        </w:r>
        <w:r w:rsidRPr="006941DC">
          <w:rPr>
            <w:rStyle w:val="Hyperlink"/>
            <w:noProof/>
          </w:rPr>
          <w:instrText xml:space="preserve"> </w:instrText>
        </w:r>
        <w:r w:rsidRPr="006941DC">
          <w:rPr>
            <w:rStyle w:val="Hyperlink"/>
            <w:noProof/>
          </w:rPr>
          <w:fldChar w:fldCharType="separate"/>
        </w:r>
        <w:r w:rsidRPr="006941DC">
          <w:rPr>
            <w:rStyle w:val="Hyperlink"/>
            <w:noProof/>
          </w:rPr>
          <w:t>9</w:t>
        </w:r>
        <w:r>
          <w:rPr>
            <w:rFonts w:eastAsiaTheme="minorEastAsia"/>
            <w:noProof/>
            <w:lang w:eastAsia="cs-CZ"/>
          </w:rPr>
          <w:tab/>
        </w:r>
        <w:r w:rsidRPr="006941DC">
          <w:rPr>
            <w:rStyle w:val="Hyperlink"/>
            <w:noProof/>
          </w:rPr>
          <w:t>Seznam použité literatury</w:t>
        </w:r>
        <w:r>
          <w:rPr>
            <w:noProof/>
            <w:webHidden/>
          </w:rPr>
          <w:tab/>
        </w:r>
        <w:r>
          <w:rPr>
            <w:noProof/>
            <w:webHidden/>
          </w:rPr>
          <w:fldChar w:fldCharType="begin"/>
        </w:r>
        <w:r>
          <w:rPr>
            <w:noProof/>
            <w:webHidden/>
          </w:rPr>
          <w:instrText xml:space="preserve"> PAGEREF _Toc4652571 \h </w:instrText>
        </w:r>
      </w:ins>
      <w:r>
        <w:rPr>
          <w:noProof/>
          <w:webHidden/>
        </w:rPr>
      </w:r>
      <w:r>
        <w:rPr>
          <w:noProof/>
          <w:webHidden/>
        </w:rPr>
        <w:fldChar w:fldCharType="separate"/>
      </w:r>
      <w:ins w:id="216" w:author="Ježek Bruno" w:date="2019-03-28T08:01:00Z">
        <w:r>
          <w:rPr>
            <w:noProof/>
            <w:webHidden/>
          </w:rPr>
          <w:t>42</w:t>
        </w:r>
        <w:r>
          <w:rPr>
            <w:noProof/>
            <w:webHidden/>
          </w:rPr>
          <w:fldChar w:fldCharType="end"/>
        </w:r>
        <w:r w:rsidRPr="006941DC">
          <w:rPr>
            <w:rStyle w:val="Hyperlink"/>
            <w:noProof/>
          </w:rPr>
          <w:fldChar w:fldCharType="end"/>
        </w:r>
      </w:ins>
    </w:p>
    <w:p w14:paraId="605D0550" w14:textId="77777777" w:rsidR="009A0142" w:rsidDel="009A0142" w:rsidRDefault="009A0142" w:rsidP="00CD7A20">
      <w:pPr>
        <w:pStyle w:val="Standartnitext"/>
        <w:rPr>
          <w:del w:id="217" w:author="Ježek Bruno" w:date="2019-03-28T08:01:00Z"/>
          <w:noProof/>
        </w:rPr>
      </w:pPr>
    </w:p>
    <w:p w14:paraId="6EC61488" w14:textId="41649FE5" w:rsidR="00A444A9" w:rsidRDefault="009A0142" w:rsidP="00CD7A20">
      <w:pPr>
        <w:pStyle w:val="Standartnitext"/>
        <w:sectPr w:rsidR="00A444A9" w:rsidSect="001A0463">
          <w:footerReference w:type="default" r:id="rId8"/>
          <w:pgSz w:w="11906" w:h="16838"/>
          <w:pgMar w:top="1418" w:right="1418" w:bottom="1418" w:left="1701" w:header="709" w:footer="709" w:gutter="0"/>
          <w:pgNumType w:start="1"/>
          <w:cols w:space="708"/>
          <w:titlePg/>
          <w:docGrid w:linePitch="360"/>
        </w:sectPr>
      </w:pPr>
      <w:ins w:id="218" w:author="Ježek Bruno" w:date="2019-03-28T08:01:00Z">
        <w:r>
          <w:fldChar w:fldCharType="end"/>
        </w:r>
      </w:ins>
    </w:p>
    <w:p w14:paraId="7B457185" w14:textId="41E54525" w:rsidR="00155E3A" w:rsidRDefault="00155E3A" w:rsidP="00155E3A">
      <w:pPr>
        <w:pStyle w:val="Headingwithoutnumber"/>
      </w:pPr>
      <w:r>
        <w:lastRenderedPageBreak/>
        <w:t>Seznam zkratek a použitých symbolů</w:t>
      </w:r>
    </w:p>
    <w:p w14:paraId="139A86FE" w14:textId="03ADC70E" w:rsidR="00155E3A" w:rsidRDefault="00155E3A" w:rsidP="00155E3A">
      <w:pPr>
        <w:pStyle w:val="Standartnitextbezodsazeni"/>
      </w:pPr>
      <w:r>
        <w:t>PCG</w:t>
      </w:r>
      <w:r>
        <w:tab/>
      </w:r>
      <w:r>
        <w:tab/>
        <w:t>Procedurální generování obsahu</w:t>
      </w:r>
    </w:p>
    <w:p w14:paraId="3CBA1863" w14:textId="684C3EB7" w:rsidR="00155E3A" w:rsidRDefault="00155E3A" w:rsidP="00155E3A">
      <w:pPr>
        <w:pStyle w:val="Standartnitextbezodsazeni"/>
      </w:pPr>
      <w:r>
        <w:t>PCGML</w:t>
      </w:r>
      <w:r>
        <w:tab/>
        <w:t>Procedurální generování obsahu s pomocí strojového učení</w:t>
      </w:r>
    </w:p>
    <w:p w14:paraId="500EE652" w14:textId="04ADEC1A" w:rsidR="00155E3A" w:rsidRDefault="00155E3A" w:rsidP="00155E3A">
      <w:pPr>
        <w:pStyle w:val="Standartnitextbezodsazeni"/>
      </w:pPr>
      <w:r>
        <w:t>GAN</w:t>
      </w:r>
      <w:r>
        <w:tab/>
      </w:r>
      <w:r>
        <w:tab/>
        <w:t>General adversarial neural networsk</w:t>
      </w:r>
    </w:p>
    <w:p w14:paraId="1F475500" w14:textId="7EA20F51" w:rsidR="00155E3A" w:rsidRDefault="00155E3A" w:rsidP="00155E3A">
      <w:pPr>
        <w:pStyle w:val="Standartnitextbezodsazeni"/>
      </w:pPr>
      <w:r>
        <w:t>CNN</w:t>
      </w:r>
      <w:r>
        <w:tab/>
      </w:r>
      <w:r>
        <w:tab/>
        <w:t>Konvoluční neuronové sítě</w:t>
      </w:r>
    </w:p>
    <w:p w14:paraId="40E931DC" w14:textId="74C82BE8" w:rsidR="00155E3A" w:rsidRDefault="00155E3A" w:rsidP="00155E3A">
      <w:pPr>
        <w:pStyle w:val="Standartnitextbezodsazeni"/>
      </w:pPr>
      <w:r>
        <w:t>RNN</w:t>
      </w:r>
      <w:r>
        <w:tab/>
      </w:r>
      <w:r>
        <w:tab/>
        <w:t>Rekurentní ne</w:t>
      </w:r>
      <w:r w:rsidR="009D5C4C">
        <w:t>ur</w:t>
      </w:r>
      <w:r>
        <w:t>onové sítě</w:t>
      </w:r>
    </w:p>
    <w:p w14:paraId="2C0E1ABC" w14:textId="1809B38B" w:rsidR="00155E3A" w:rsidRDefault="00155E3A" w:rsidP="00155E3A">
      <w:pPr>
        <w:pStyle w:val="Standartnitextbezodsazeni"/>
      </w:pPr>
      <w:r>
        <w:t>EDPCG</w:t>
      </w:r>
      <w:r>
        <w:tab/>
        <w:t>Procedurální generování obsahu na základě uživatelského chování</w:t>
      </w:r>
    </w:p>
    <w:p w14:paraId="691D77DC" w14:textId="77777777" w:rsidR="00155E3A" w:rsidRDefault="00155E3A" w:rsidP="00155E3A">
      <w:pPr>
        <w:pStyle w:val="Standartnitextbezodsazeni"/>
      </w:pPr>
    </w:p>
    <w:p w14:paraId="1D51B2E6" w14:textId="77777777" w:rsidR="00155E3A" w:rsidRDefault="00155E3A">
      <w:pPr>
        <w:pStyle w:val="Standartnitextbezodsazeni"/>
        <w:rPr>
          <w:ins w:id="219" w:author="Ježek Bruno" w:date="2019-03-28T08:04:00Z"/>
        </w:rPr>
        <w:pPrChange w:id="220" w:author="Ježek Bruno" w:date="2019-03-28T08:05:00Z">
          <w:pPr>
            <w:pStyle w:val="Headingwithoutnumber"/>
          </w:pPr>
        </w:pPrChange>
      </w:pPr>
    </w:p>
    <w:p w14:paraId="65FE3311" w14:textId="77777777" w:rsidR="009A0142" w:rsidRDefault="009A0142" w:rsidP="009A0142">
      <w:pPr>
        <w:pStyle w:val="Standartnitextbezodsazeni"/>
        <w:rPr>
          <w:ins w:id="221" w:author="Ježek Bruno" w:date="2019-03-28T08:05:00Z"/>
        </w:rPr>
        <w:sectPr w:rsidR="009A0142" w:rsidSect="00A444A9">
          <w:pgSz w:w="11906" w:h="16838"/>
          <w:pgMar w:top="1418" w:right="1418" w:bottom="1418" w:left="1701" w:header="709" w:footer="709" w:gutter="0"/>
          <w:pgNumType w:start="1"/>
          <w:cols w:space="708"/>
          <w:docGrid w:linePitch="360"/>
        </w:sectPr>
      </w:pPr>
    </w:p>
    <w:p w14:paraId="4280B5A3" w14:textId="63FA0CC9" w:rsidR="009A0142" w:rsidRPr="009A0142" w:rsidDel="009A0142" w:rsidRDefault="009A0142">
      <w:pPr>
        <w:pStyle w:val="Standartnitextbezodsazeni"/>
        <w:rPr>
          <w:del w:id="222" w:author="Ježek Bruno" w:date="2019-03-28T08:05:00Z"/>
        </w:rPr>
        <w:pPrChange w:id="223" w:author="Ježek Bruno" w:date="2019-03-28T08:05:00Z">
          <w:pPr>
            <w:pStyle w:val="Headingwithoutnumber"/>
          </w:pPr>
        </w:pPrChange>
      </w:pPr>
    </w:p>
    <w:p w14:paraId="12B999B6" w14:textId="6189B72F" w:rsidR="007270B7" w:rsidRDefault="007270B7">
      <w:pPr>
        <w:pStyle w:val="Heading1"/>
        <w:pageBreakBefore w:val="0"/>
        <w:ind w:left="431" w:hanging="431"/>
        <w:pPrChange w:id="224" w:author="Ježek Bruno" w:date="2019-03-28T08:06:00Z">
          <w:pPr>
            <w:pStyle w:val="Heading1"/>
          </w:pPr>
        </w:pPrChange>
      </w:pPr>
      <w:bookmarkStart w:id="225" w:name="_Toc4652532"/>
      <w:r w:rsidRPr="009A0142">
        <w:t>Úvod</w:t>
      </w:r>
      <w:bookmarkEnd w:id="225"/>
    </w:p>
    <w:p w14:paraId="4E5BA637" w14:textId="15695B97" w:rsidR="003248FB" w:rsidRDefault="00504230" w:rsidP="003248FB">
      <w:pPr>
        <w:pStyle w:val="Standartnitext"/>
      </w:pPr>
      <w:r w:rsidRPr="003248FB">
        <w:t>Strojové</w:t>
      </w:r>
      <w:r>
        <w:t xml:space="preserve"> učení a počítačová grafika jsou oblasti, které v</w:t>
      </w:r>
      <w:r w:rsidR="00763A4F">
        <w:t> posledních dvou dekádách</w:t>
      </w:r>
      <w:r>
        <w:t xml:space="preserve"> zaznamenávají</w:t>
      </w:r>
      <w:r w:rsidR="005E42DE">
        <w:t xml:space="preserve"> v rámci technických oborů</w:t>
      </w:r>
      <w:r>
        <w:t xml:space="preserve"> rapidní</w:t>
      </w:r>
      <w:r w:rsidR="005E42DE">
        <w:t xml:space="preserve"> vývoj</w:t>
      </w:r>
      <w:r w:rsidR="00763A4F">
        <w:t>.</w:t>
      </w:r>
      <w:r w:rsidR="0003444E">
        <w:t xml:space="preserve"> </w:t>
      </w:r>
      <w:r w:rsidR="009A0142">
        <w:t>V oblasti</w:t>
      </w:r>
      <w:r w:rsidR="0003444E">
        <w:t xml:space="preserve"> strojového učení</w:t>
      </w:r>
      <w:del w:id="226" w:author="Ježek Bruno" w:date="2019-03-28T08:09:00Z">
        <w:r w:rsidR="009D5C4C" w:rsidDel="009A0142">
          <w:delText>,</w:delText>
        </w:r>
      </w:del>
      <w:r w:rsidR="0003444E">
        <w:t xml:space="preserve"> lze identifikovat tři příčiny tohoto progresu. Prvně je to invence sofistikovaných modelů a architektur. Za druhé produkce a existence obřích datových sad pro účely trénování a testování. A konečně</w:t>
      </w:r>
      <w:r w:rsidR="00E17003">
        <w:t xml:space="preserve"> existence softwarové a hardwarové podpory, která umožňuje relativně jednoduše implementovat komplexní modely </w:t>
      </w:r>
      <w:commentRangeStart w:id="227"/>
      <w:del w:id="228" w:author="Ježek Bruno" w:date="2019-03-28T08:12:00Z">
        <w:r w:rsidR="009D5C4C" w:rsidDel="009A0142">
          <w:br/>
        </w:r>
      </w:del>
      <w:r w:rsidR="00E17003">
        <w:t>a logiku</w:t>
      </w:r>
      <w:r w:rsidR="000E48FF">
        <w:t xml:space="preserve"> </w:t>
      </w:r>
      <w:commentRangeEnd w:id="227"/>
      <w:r w:rsidR="009A0142">
        <w:rPr>
          <w:rStyle w:val="CommentReference"/>
          <w:rFonts w:asciiTheme="minorHAnsi" w:hAnsiTheme="minorHAnsi" w:cstheme="minorBidi"/>
        </w:rPr>
        <w:commentReference w:id="227"/>
      </w:r>
      <w:r w:rsidR="000E48FF">
        <w:fldChar w:fldCharType="begin"/>
      </w:r>
      <w:r w:rsidR="000E48FF">
        <w:instrText xml:space="preserve"> ADDIN ZOTERO_ITEM CSL_CITATION {"citationID":"s0QIsD0L","properties":{"formattedCitation":"(Abadi et al. nedatov\\uc0\\u225{}no)","plainCitation":"(Abadi et al. nedatováno)","noteIndex":0},"citationItems":[{"id":916,"uris":["http://zotero.org/users/local/IbRhotwj/items/VDVA2D3E"],"uri":["http://zotero.org/users/local/IbRhotwj/items/VDVA2D3E"],"itemData":{"id":916,"type":"article-journal","title":"TensorFlow: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schema":"https://github.com/citation-style-language/schema/raw/master/csl-citation.json"} </w:instrText>
      </w:r>
      <w:r w:rsidR="000E48FF">
        <w:fldChar w:fldCharType="separate"/>
      </w:r>
      <w:r w:rsidR="007911EC" w:rsidRPr="007911EC">
        <w:rPr>
          <w:rFonts w:cs="Times New Roman"/>
          <w:szCs w:val="24"/>
        </w:rPr>
        <w:t>(Abadi et al. nedatováno)</w:t>
      </w:r>
      <w:r w:rsidR="000E48FF">
        <w:fldChar w:fldCharType="end"/>
      </w:r>
      <w:r w:rsidR="009A0142">
        <w:t>, které mohou být díky dostatečné hardwarové podpoře nasazeny v praxi</w:t>
      </w:r>
      <w:r w:rsidR="00E17003">
        <w:t xml:space="preserve">. </w:t>
      </w:r>
      <w:r w:rsidR="009A0142">
        <w:t xml:space="preserve">Podobně i počítačová grafika těží z vývoje nových grafických subsystému a především z rostoucího zájmu o vizuální prezentaci a interakci ve všech oblastech nasazení počítačových technologií. </w:t>
      </w:r>
      <w:r w:rsidR="00E17003">
        <w:t xml:space="preserve">Mezi </w:t>
      </w:r>
      <w:r w:rsidR="005E42DE">
        <w:t>obory</w:t>
      </w:r>
      <w:r w:rsidR="00E17003">
        <w:t xml:space="preserve"> strojového učení a počítačové grafiky</w:t>
      </w:r>
      <w:r w:rsidR="005E42DE">
        <w:t xml:space="preserve"> existuje</w:t>
      </w:r>
      <w:r w:rsidR="00763A4F">
        <w:t xml:space="preserve"> podstatný průnik. Jedná se například o techniky počítačového vidění</w:t>
      </w:r>
      <w:r w:rsidR="002F2A38">
        <w:t xml:space="preserve"> </w:t>
      </w:r>
      <w:del w:id="229" w:author="Ježek Bruno" w:date="2019-03-28T08:12:00Z">
        <w:r w:rsidR="009D5C4C" w:rsidDel="009A0142">
          <w:br/>
        </w:r>
      </w:del>
      <w:r w:rsidR="002F2A38">
        <w:t>a</w:t>
      </w:r>
      <w:r w:rsidR="00604460">
        <w:t xml:space="preserve"> </w:t>
      </w:r>
      <w:r w:rsidR="005D200B">
        <w:t>zpracov</w:t>
      </w:r>
      <w:r w:rsidR="005D200B">
        <w:rPr>
          <w:lang w:bidi="he-IL"/>
        </w:rPr>
        <w:t>ání obrazu.</w:t>
      </w:r>
      <w:r w:rsidR="00216C16">
        <w:t xml:space="preserve"> </w:t>
      </w:r>
      <w:r w:rsidR="005E42DE">
        <w:t>J</w:t>
      </w:r>
      <w:r w:rsidR="00216C16">
        <w:t>ádrem teoretické části textu je představení tohoto</w:t>
      </w:r>
      <w:r w:rsidR="005E42DE">
        <w:t xml:space="preserve"> průniku</w:t>
      </w:r>
      <w:r w:rsidR="00216C16">
        <w:t xml:space="preserve"> </w:t>
      </w:r>
      <w:del w:id="230" w:author="Ježek Bruno" w:date="2019-03-28T08:12:00Z">
        <w:r w:rsidR="009D5C4C" w:rsidDel="009A0142">
          <w:br/>
        </w:r>
      </w:del>
      <w:r w:rsidR="00216C16">
        <w:t>a specifické podoblasti</w:t>
      </w:r>
      <w:r w:rsidR="005E42DE">
        <w:t xml:space="preserve">, jíž lze označit jako „Generování grafického obsahu </w:t>
      </w:r>
      <w:r w:rsidR="009D5C4C">
        <w:t>s</w:t>
      </w:r>
      <w:r w:rsidR="005E42DE">
        <w:t xml:space="preserve"> pomocí metod strojového učení“ - </w:t>
      </w:r>
      <w:r w:rsidR="005B452A">
        <w:t>v</w:t>
      </w:r>
      <w:ins w:id="231" w:author="Pepa Sládek" w:date="2019-04-01T11:11:00Z">
        <w:r w:rsidR="00962513">
          <w:t xml:space="preserve"> zahraniční</w:t>
        </w:r>
      </w:ins>
      <w:r w:rsidR="005B452A">
        <w:t> literatu</w:t>
      </w:r>
      <w:r w:rsidR="005B452A">
        <w:rPr>
          <w:lang w:bidi="he-IL"/>
        </w:rPr>
        <w:t>ře</w:t>
      </w:r>
      <w:ins w:id="232" w:author="Pepa Sládek" w:date="2019-04-01T11:11:00Z">
        <w:r w:rsidR="00962513">
          <w:rPr>
            <w:lang w:bidi="he-IL"/>
          </w:rPr>
          <w:t xml:space="preserve"> se jedná o pojem „Procedural content generation with machine learning“</w:t>
        </w:r>
      </w:ins>
      <w:ins w:id="233" w:author="Pepa Sládek" w:date="2019-04-01T11:16:00Z">
        <w:r w:rsidR="00962513">
          <w:rPr>
            <w:lang w:bidi="he-IL"/>
          </w:rPr>
          <w:t>,</w:t>
        </w:r>
      </w:ins>
      <w:ins w:id="234" w:author="Pepa Sládek" w:date="2019-04-01T11:12:00Z">
        <w:r w:rsidR="00962513">
          <w:rPr>
            <w:lang w:bidi="he-IL"/>
          </w:rPr>
          <w:t xml:space="preserve"> zkráceně</w:t>
        </w:r>
      </w:ins>
      <w:r w:rsidR="005B452A">
        <w:rPr>
          <w:lang w:bidi="he-IL"/>
        </w:rPr>
        <w:t xml:space="preserve"> </w:t>
      </w:r>
      <w:ins w:id="235" w:author="Pepa Sládek" w:date="2019-04-01T11:16:00Z">
        <w:r w:rsidR="00962513">
          <w:rPr>
            <w:lang w:bidi="he-IL"/>
          </w:rPr>
          <w:t>označovaný</w:t>
        </w:r>
        <w:r w:rsidR="00962513">
          <w:t xml:space="preserve"> </w:t>
        </w:r>
      </w:ins>
      <w:r w:rsidR="005B452A">
        <w:t>jako</w:t>
      </w:r>
      <w:r w:rsidR="00B226CD">
        <w:t xml:space="preserve"> PCGML.</w:t>
      </w:r>
    </w:p>
    <w:p w14:paraId="740C9A9F" w14:textId="04BD5B5C" w:rsidR="00216C16" w:rsidRDefault="00216C16" w:rsidP="003248FB">
      <w:pPr>
        <w:pStyle w:val="Standartnitext"/>
      </w:pPr>
      <w:r>
        <w:t xml:space="preserve">Motivací k sestavení tohoto textu byl zájem o počítačovou kreativitu v oblasti grafiky a </w:t>
      </w:r>
      <w:r w:rsidR="004226A9">
        <w:t xml:space="preserve">snaha o poznání metod strojového </w:t>
      </w:r>
      <w:commentRangeStart w:id="236"/>
      <w:r w:rsidR="004226A9">
        <w:t>učení</w:t>
      </w:r>
      <w:commentRangeEnd w:id="236"/>
      <w:r w:rsidR="004226A9">
        <w:rPr>
          <w:rStyle w:val="CommentReference"/>
          <w:rFonts w:asciiTheme="minorHAnsi" w:hAnsiTheme="minorHAnsi" w:cstheme="minorBidi"/>
        </w:rPr>
        <w:commentReference w:id="236"/>
      </w:r>
      <w:r w:rsidR="000F37C0">
        <w:t xml:space="preserve">, primárně neuronových </w:t>
      </w:r>
      <w:commentRangeStart w:id="237"/>
      <w:r w:rsidR="000F37C0">
        <w:t>sítí</w:t>
      </w:r>
      <w:commentRangeEnd w:id="237"/>
      <w:r w:rsidR="009A0142">
        <w:rPr>
          <w:rStyle w:val="CommentReference"/>
          <w:rFonts w:asciiTheme="minorHAnsi" w:hAnsiTheme="minorHAnsi" w:cstheme="minorBidi"/>
        </w:rPr>
        <w:commentReference w:id="237"/>
      </w:r>
      <w:r w:rsidR="004226A9">
        <w:t>.</w:t>
      </w:r>
      <w:r>
        <w:t xml:space="preserve"> </w:t>
      </w:r>
    </w:p>
    <w:p w14:paraId="2C8D918D" w14:textId="226CC358" w:rsidR="00604460" w:rsidDel="00AB0C35" w:rsidRDefault="00CE4100" w:rsidP="003248FB">
      <w:pPr>
        <w:pStyle w:val="Standartnitext"/>
        <w:rPr>
          <w:del w:id="238" w:author="Ježek Bruno" w:date="2019-03-28T08:15:00Z"/>
        </w:rPr>
      </w:pPr>
      <w:r>
        <w:t>B</w:t>
      </w:r>
      <w:r w:rsidR="00604460">
        <w:t xml:space="preserve">akalářské práce </w:t>
      </w:r>
      <w:r>
        <w:t>je členěna</w:t>
      </w:r>
      <w:r w:rsidR="00604460">
        <w:t xml:space="preserve"> následovně</w:t>
      </w:r>
      <w:r w:rsidR="009D5C4C">
        <w:t>:</w:t>
      </w:r>
      <w:r w:rsidR="00604460">
        <w:t xml:space="preserve"> </w:t>
      </w:r>
      <w:r w:rsidR="00AB0C35">
        <w:t>V první části textu</w:t>
      </w:r>
      <w:r w:rsidR="00604460">
        <w:t xml:space="preserve"> bude v obecných rysech představena oblast strojového učení s explikací metod, které jsou využívány v praktické části.</w:t>
      </w:r>
      <w:r w:rsidR="00216C16">
        <w:t xml:space="preserve"> Výčet aplikací založených na těchto metodách (zejména na neuronových sítích) je pak striktně omezen na </w:t>
      </w:r>
      <w:r w:rsidR="002F2A38">
        <w:t>oblast</w:t>
      </w:r>
      <w:r w:rsidR="00216C16">
        <w:t xml:space="preserve"> </w:t>
      </w:r>
      <w:r w:rsidR="002F2A38">
        <w:t>počítačové grafiky</w:t>
      </w:r>
      <w:r w:rsidR="00B226CD">
        <w:t>.</w:t>
      </w:r>
      <w:ins w:id="239" w:author="Ježek Bruno" w:date="2019-03-28T08:15:00Z">
        <w:r w:rsidR="00AB0C35">
          <w:t xml:space="preserve"> </w:t>
        </w:r>
      </w:ins>
    </w:p>
    <w:p w14:paraId="04B2A712" w14:textId="4D0235AD" w:rsidR="00604460" w:rsidRDefault="00CE4100" w:rsidP="003248FB">
      <w:pPr>
        <w:pStyle w:val="Standartnitext"/>
      </w:pPr>
      <w:r>
        <w:t xml:space="preserve">Dále je v kapitolách tři a čtyři vytvořen stručný </w:t>
      </w:r>
      <w:r w:rsidR="00604460">
        <w:t>přehled postupů a metod, které jsou používány či diskutovány v souvislosti s procedurálním generováním grafického obsahu.</w:t>
      </w:r>
      <w:r w:rsidR="00216C16">
        <w:t xml:space="preserve"> Nejprve je tato oblast představena obecně a poté je text zaměřen na techniky procedurálního generov</w:t>
      </w:r>
      <w:r w:rsidR="00B226CD">
        <w:t>ání za pomocí strojového učení.</w:t>
      </w:r>
    </w:p>
    <w:p w14:paraId="56C68417" w14:textId="7CB0BC7C" w:rsidR="007738F0" w:rsidDel="00AB0C35" w:rsidRDefault="00AB0C35" w:rsidP="003248FB">
      <w:pPr>
        <w:pStyle w:val="Standartnitext"/>
        <w:rPr>
          <w:del w:id="240" w:author="Ježek Bruno" w:date="2019-03-28T08:17:00Z"/>
        </w:rPr>
      </w:pPr>
      <w:r>
        <w:t>Implementačním a praktickým otázkám se věnuje p</w:t>
      </w:r>
      <w:r w:rsidR="00CE4100">
        <w:t>átá kapitola</w:t>
      </w:r>
      <w:r>
        <w:t xml:space="preserve">, </w:t>
      </w:r>
      <w:r w:rsidR="00CE4100">
        <w:t>popisuj</w:t>
      </w:r>
      <w:r>
        <w:t>ící</w:t>
      </w:r>
      <w:del w:id="241" w:author="Pepa Sládek" w:date="2019-04-01T11:13:00Z">
        <w:r w:rsidR="00CE4100" w:rsidDel="00962513">
          <w:delText>e</w:delText>
        </w:r>
      </w:del>
      <w:r w:rsidR="007738F0">
        <w:t xml:space="preserve"> </w:t>
      </w:r>
      <w:r w:rsidR="00CE4100">
        <w:t>typické</w:t>
      </w:r>
      <w:r w:rsidR="007738F0">
        <w:t xml:space="preserve"> technologie a prostředí, </w:t>
      </w:r>
      <w:r w:rsidR="00CE4100">
        <w:t>které</w:t>
      </w:r>
      <w:r w:rsidR="007738F0">
        <w:t xml:space="preserve"> jsou vhodné pro implementaci metod strojového učení</w:t>
      </w:r>
      <w:ins w:id="242" w:author="Pepa Sládek" w:date="2019-04-01T11:13:00Z">
        <w:r w:rsidR="00962513">
          <w:t>,</w:t>
        </w:r>
      </w:ins>
      <w:r w:rsidR="007738F0">
        <w:t xml:space="preserve"> a </w:t>
      </w:r>
      <w:r>
        <w:t xml:space="preserve">které </w:t>
      </w:r>
      <w:r w:rsidR="007738F0">
        <w:t>jsou využívány v pr</w:t>
      </w:r>
      <w:r w:rsidR="00B226CD">
        <w:t>aktické části bakalářské práce.</w:t>
      </w:r>
    </w:p>
    <w:p w14:paraId="51A88FAD" w14:textId="30FF088E" w:rsidR="007738F0" w:rsidRDefault="00AB0C35" w:rsidP="003248FB">
      <w:pPr>
        <w:pStyle w:val="Standartnitext"/>
      </w:pPr>
      <w:ins w:id="243" w:author="Ježek Bruno" w:date="2019-03-28T08:17:00Z">
        <w:r>
          <w:lastRenderedPageBreak/>
          <w:t xml:space="preserve"> </w:t>
        </w:r>
      </w:ins>
      <w:r w:rsidR="00B226CD">
        <w:t xml:space="preserve">V </w:t>
      </w:r>
      <w:r w:rsidR="007738F0">
        <w:t>rámci praktické části je pak představen návrh a implementace metody, která za využití jednoduchých architektur neuronových sítí řeší proceduráln</w:t>
      </w:r>
      <w:r w:rsidR="000F37C0">
        <w:t>í generování</w:t>
      </w:r>
      <w:r w:rsidR="007738F0">
        <w:t xml:space="preserve"> distribuci objektů v</w:t>
      </w:r>
      <w:ins w:id="244" w:author="Ježek Bruno" w:date="2019-03-28T08:18:00Z">
        <w:r>
          <w:t> </w:t>
        </w:r>
      </w:ins>
      <w:del w:id="245" w:author="Ježek Bruno" w:date="2019-03-28T08:18:00Z">
        <w:r w:rsidR="007738F0" w:rsidDel="00AB0C35">
          <w:delText xml:space="preserve"> </w:delText>
        </w:r>
      </w:del>
      <w:r w:rsidR="007738F0">
        <w:t xml:space="preserve">dvojrozměrné scéně na základě naučených dat. </w:t>
      </w:r>
      <w:r>
        <w:t xml:space="preserve">Softwarová implementace navržené </w:t>
      </w:r>
      <w:r w:rsidR="007738F0">
        <w:t>metod</w:t>
      </w:r>
      <w:r>
        <w:t>y</w:t>
      </w:r>
      <w:r w:rsidR="007738F0">
        <w:t xml:space="preserve"> je otestována a vyplynulé výsledky jsou zhodnoceny v závěru</w:t>
      </w:r>
      <w:commentRangeStart w:id="246"/>
      <w:r w:rsidR="007738F0">
        <w:t>, což je posl</w:t>
      </w:r>
      <w:r w:rsidR="004226A9">
        <w:t>edním zadaným cílem této práce</w:t>
      </w:r>
      <w:commentRangeEnd w:id="246"/>
      <w:r>
        <w:rPr>
          <w:rStyle w:val="CommentReference"/>
          <w:rFonts w:asciiTheme="minorHAnsi" w:hAnsiTheme="minorHAnsi" w:cstheme="minorBidi"/>
        </w:rPr>
        <w:commentReference w:id="246"/>
      </w:r>
      <w:r w:rsidR="004226A9">
        <w:t>.</w:t>
      </w:r>
    </w:p>
    <w:p w14:paraId="39C99D6C" w14:textId="69F4E9AB" w:rsidR="00191F46" w:rsidRPr="00191F46" w:rsidRDefault="00191F46" w:rsidP="00CD7A20">
      <w:pPr>
        <w:pStyle w:val="Heading1"/>
      </w:pPr>
      <w:bookmarkStart w:id="247" w:name="_Toc4652533"/>
      <w:r w:rsidRPr="00191F46">
        <w:lastRenderedPageBreak/>
        <w:t>Strojové učení</w:t>
      </w:r>
      <w:r w:rsidR="00B226CD">
        <w:t xml:space="preserve"> v </w:t>
      </w:r>
      <w:r w:rsidR="00D64732">
        <w:t>obecných rysech</w:t>
      </w:r>
      <w:bookmarkEnd w:id="247"/>
    </w:p>
    <w:p w14:paraId="36E2936C" w14:textId="78723566" w:rsidR="003248FB" w:rsidRDefault="00B226CD" w:rsidP="00683C01">
      <w:pPr>
        <w:pStyle w:val="Standartnitext"/>
      </w:pPr>
      <w:r>
        <w:t xml:space="preserve">Z </w:t>
      </w:r>
      <w:r w:rsidR="00191F46" w:rsidRPr="00191F46">
        <w:t>formálních definic strojového učení je vybráno tradiční znění Toma Mitchella, který definuje strojové učení nás</w:t>
      </w:r>
      <w:r w:rsidR="00763A4F">
        <w:t>l</w:t>
      </w:r>
      <w:r w:rsidR="00191F46" w:rsidRPr="00191F46">
        <w:t xml:space="preserve">edujícím způsobem. </w:t>
      </w:r>
      <w:r w:rsidR="00191F46" w:rsidRPr="00962513">
        <w:rPr>
          <w:rStyle w:val="citacekurzvou"/>
        </w:rPr>
        <w:t xml:space="preserve">„Stroj (počítačový program) se učí plnit třídu zadání T </w:t>
      </w:r>
      <w:del w:id="248" w:author="Ježek Bruno" w:date="2019-03-28T08:21:00Z">
        <w:r w:rsidR="00191F46" w:rsidRPr="00962513" w:rsidDel="00AB0C35">
          <w:rPr>
            <w:rStyle w:val="citacekurzvou"/>
          </w:rPr>
          <w:delText xml:space="preserve"> </w:delText>
        </w:r>
      </w:del>
      <w:r w:rsidR="00191F46" w:rsidRPr="00962513">
        <w:rPr>
          <w:rStyle w:val="citacekurzvou"/>
        </w:rPr>
        <w:t>ze zkušenost E a s úspěšností P v tom případě, když se úspěšnost plně</w:t>
      </w:r>
      <w:r w:rsidRPr="00962513">
        <w:rPr>
          <w:rStyle w:val="citacekurzvou"/>
        </w:rPr>
        <w:t xml:space="preserve">ní zadaných úkolů T </w:t>
      </w:r>
      <w:del w:id="249" w:author="Ježek Bruno" w:date="2019-03-28T08:21:00Z">
        <w:r w:rsidRPr="00962513" w:rsidDel="00AB0C35">
          <w:rPr>
            <w:rStyle w:val="citacekurzvou"/>
          </w:rPr>
          <w:delText xml:space="preserve"> </w:delText>
        </w:r>
      </w:del>
      <w:r w:rsidRPr="00962513">
        <w:rPr>
          <w:rStyle w:val="citacekurzvou"/>
        </w:rPr>
        <w:t xml:space="preserve">zlepšuje s </w:t>
      </w:r>
      <w:r w:rsidR="00191F46" w:rsidRPr="00962513">
        <w:rPr>
          <w:rStyle w:val="citacekurzvou"/>
        </w:rPr>
        <w:t>využitím znalostí nabytých ze zkušenosti E.“</w:t>
      </w:r>
      <w:r w:rsidR="00191F46" w:rsidRPr="00191F46">
        <w:t xml:space="preserve"> </w:t>
      </w:r>
      <w:r w:rsidR="00191F46" w:rsidRPr="00683C01">
        <w:fldChar w:fldCharType="begin"/>
      </w:r>
      <w:r w:rsidR="00504230" w:rsidRPr="00683C01">
        <w:instrText xml:space="preserve"> ADDIN ZOTERO_ITEM CSL_CITATION {"citationID":"DAB58nC8","properties":{"formattedCitation":"(Mitchell 1997a)","plainCitation":"(Mitchell 1997a)","noteIndex":0},"citationItems":[{"id":159,"uris":["http://zotero.org/users/local/IbRhotwj/items/JNC9CCCD"],"uri":["http://zotero.org/users/local/IbRhotwj/items/JNC9CCCD"],"itemData":{"id":159,"type":"book","title":"Machine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191F46" w:rsidRPr="00683C01">
        <w:fldChar w:fldCharType="separate"/>
      </w:r>
      <w:r w:rsidR="007911EC" w:rsidRPr="007911EC">
        <w:t>(Mitchell 1997a)</w:t>
      </w:r>
      <w:r w:rsidR="00191F46" w:rsidRPr="00683C01">
        <w:fldChar w:fldCharType="end"/>
      </w:r>
      <w:r w:rsidR="00191F46" w:rsidRPr="00191F46">
        <w:t xml:space="preserve">. </w:t>
      </w:r>
      <w:r w:rsidR="00683C01">
        <w:t xml:space="preserve">K </w:t>
      </w:r>
      <w:r w:rsidR="00EC2DCC">
        <w:t>základním praktickým úlohám</w:t>
      </w:r>
      <w:r w:rsidR="005815BF">
        <w:t>,</w:t>
      </w:r>
      <w:r w:rsidR="00EC2DCC">
        <w:t xml:space="preserve"> na něž jsou algoritmy strojového učení apliková</w:t>
      </w:r>
      <w:r w:rsidR="00075D5A">
        <w:t>ny patří klasifikace, predikce</w:t>
      </w:r>
      <w:r w:rsidR="00EC2DCC">
        <w:t>,</w:t>
      </w:r>
      <w:r w:rsidR="003248FB">
        <w:t xml:space="preserve"> expertní systémy,</w:t>
      </w:r>
      <w:r w:rsidR="00EC2DCC">
        <w:t xml:space="preserve"> popřípadě obecná kontrola agenta</w:t>
      </w:r>
      <w:r w:rsidR="005815BF">
        <w:t xml:space="preserve"> konkrétního autonomního systému</w:t>
      </w:r>
      <w:r w:rsidR="00EC2DCC">
        <w:t>.</w:t>
      </w:r>
    </w:p>
    <w:p w14:paraId="7384F9B0" w14:textId="784B65BA" w:rsidR="003248FB" w:rsidRDefault="00075D5A" w:rsidP="00683C01">
      <w:pPr>
        <w:pStyle w:val="Standartnitext"/>
      </w:pPr>
      <w:r>
        <w:t>Obecně je cílem algoritmů strojového učení aproximace neznámé komplexní funkce</w:t>
      </w:r>
      <w:r w:rsidR="00CE67CC">
        <w:t xml:space="preserve"> </w:t>
      </w:r>
      <m:oMath>
        <m:r>
          <w:rPr>
            <w:rFonts w:ascii="Cambria Math" w:hAnsi="Cambria Math"/>
          </w:rPr>
          <m:t>y = f*(x)</m:t>
        </m:r>
      </m:oMath>
      <w:r>
        <w:t xml:space="preserve"> </w:t>
      </w:r>
      <w:r w:rsidR="000F37C0">
        <w:fldChar w:fldCharType="begin"/>
      </w:r>
      <w:r w:rsidR="000F37C0">
        <w:instrText xml:space="preserve"> ADDIN ZOTERO_ITEM CSL_CITATION {"citationID":"LCM7oSUr","properties":{"formattedCitation":"(Goodfellow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0F37C0">
        <w:fldChar w:fldCharType="separate"/>
      </w:r>
      <w:r w:rsidR="007911EC" w:rsidRPr="007911EC">
        <w:t>(Goodfellow et al. 2016)</w:t>
      </w:r>
      <w:r w:rsidR="000F37C0">
        <w:fldChar w:fldCharType="end"/>
      </w:r>
      <w:r w:rsidR="000F37C0">
        <w:t xml:space="preserve">. </w:t>
      </w:r>
      <w:r w:rsidR="00B226CD">
        <w:t xml:space="preserve">Omezíme-li se na oblast </w:t>
      </w:r>
      <w:commentRangeStart w:id="250"/>
      <w:r w:rsidR="00B226CD">
        <w:t xml:space="preserve">učení s </w:t>
      </w:r>
      <w:r w:rsidR="00652D69">
        <w:t>učitelem</w:t>
      </w:r>
      <w:commentRangeEnd w:id="250"/>
      <w:r w:rsidR="00AB0C35">
        <w:rPr>
          <w:rStyle w:val="CommentReference"/>
          <w:rFonts w:asciiTheme="minorHAnsi" w:hAnsiTheme="minorHAnsi" w:cstheme="minorBidi"/>
        </w:rPr>
        <w:commentReference w:id="250"/>
      </w:r>
      <w:r w:rsidR="00652D69">
        <w:t>, dosahuje se této aproximace s </w:t>
      </w:r>
      <w:r>
        <w:t>menší</w:t>
      </w:r>
      <w:r w:rsidR="00652D69">
        <w:t xml:space="preserve"> nebo větší</w:t>
      </w:r>
      <w:r>
        <w:t xml:space="preserve"> úspěšností za pomocí předkládání vstupních a výstupních vektorů hledané funkce. Celý aparát tohoto optim</w:t>
      </w:r>
      <w:r w:rsidR="00AB0C35">
        <w:t>ali</w:t>
      </w:r>
      <w:r>
        <w:t>začního procesu je často parametrizovatelný</w:t>
      </w:r>
      <w:r w:rsidR="005B452A">
        <w:t xml:space="preserve"> takzvanými hyperparametry, přičemž </w:t>
      </w:r>
      <w:r>
        <w:t xml:space="preserve">celková úspěšnost nalezení příslušné funkce je na těchto parametrech závislá </w:t>
      </w:r>
      <w:r>
        <w:fldChar w:fldCharType="begin"/>
      </w:r>
      <w:r>
        <w:instrText xml:space="preserve"> ADDIN ZOTERO_ITEM CSL_CITATION {"citationID":"4PWnpSge","properties":{"formattedCitation":"(Jordan a Mitchell 2015)","plainCitation":"(Jordan a Mitchell 2015)","noteIndex":0},"citationItems":[{"id":878,"uris":["http://zotero.org/users/local/IbRhotwj/items/E5ACAJBT"],"uri":["http://zotero.org/users/local/IbRhotwj/items/E5ACAJBT"],"itemData":{"id":878,"type":"article-journal","title":"Machine learning: Trends, perspectives, and prospects","container-title":"Science","page":"255-260","volume":"349","issue":"6245","source":"Crossref","DOI":"10.1126/science.aaa8415","ISSN":"0036-8075, 1095-9203","shortTitle":"Machine learning","language":"en","author":[{"family":"Jordan","given":"M. I."},{"family":"Mitchell","given":"T. M."}],"issued":{"date-parts":[["2015",7,17]]}}}],"schema":"https://github.com/citation-style-language/schema/raw/master/csl-citation.json"} </w:instrText>
      </w:r>
      <w:r>
        <w:fldChar w:fldCharType="separate"/>
      </w:r>
      <w:r w:rsidR="007911EC" w:rsidRPr="007911EC">
        <w:t>(Jordan a Mitchell 2015)</w:t>
      </w:r>
      <w:r>
        <w:fldChar w:fldCharType="end"/>
      </w:r>
      <w:r w:rsidR="00B226CD">
        <w:t>.</w:t>
      </w:r>
    </w:p>
    <w:p w14:paraId="49AE31BB" w14:textId="57AF137B" w:rsidR="00763A4F" w:rsidRDefault="00D64732" w:rsidP="00504230">
      <w:pPr>
        <w:pStyle w:val="Standartnitext"/>
        <w:rPr>
          <w:lang w:bidi="he-IL"/>
        </w:rPr>
      </w:pPr>
      <w:r>
        <w:rPr>
          <w:lang w:bidi="he-IL"/>
        </w:rPr>
        <w:t>Jednoduché funkce lze v zásadě aproximovat i jinými čistě programově-algoritmickými metodami, to je nicméně často neefektivní</w:t>
      </w:r>
      <w:r w:rsidR="009D5C4C">
        <w:rPr>
          <w:lang w:bidi="he-IL"/>
        </w:rPr>
        <w:t>,</w:t>
      </w:r>
      <w:r>
        <w:rPr>
          <w:lang w:bidi="he-IL"/>
        </w:rPr>
        <w:t xml:space="preserve"> popřípadě </w:t>
      </w:r>
      <w:del w:id="251" w:author="Ježek Bruno" w:date="2019-03-28T08:24:00Z">
        <w:r w:rsidR="009D5C4C" w:rsidDel="00AB0C35">
          <w:rPr>
            <w:lang w:bidi="he-IL"/>
          </w:rPr>
          <w:br/>
        </w:r>
      </w:del>
      <w:r>
        <w:rPr>
          <w:lang w:bidi="he-IL"/>
        </w:rPr>
        <w:t>u</w:t>
      </w:r>
      <w:r w:rsidR="00AB0C35">
        <w:rPr>
          <w:lang w:bidi="he-IL"/>
        </w:rPr>
        <w:t> </w:t>
      </w:r>
      <w:r>
        <w:rPr>
          <w:lang w:bidi="he-IL"/>
        </w:rPr>
        <w:t xml:space="preserve">komplexnějších funkcí vyloženě nereálné. </w:t>
      </w:r>
      <w:r w:rsidR="005815BF">
        <w:rPr>
          <w:lang w:bidi="he-IL"/>
        </w:rPr>
        <w:t xml:space="preserve">Následuje výčet hlavních argumentů pro upřednostňování algoritmů strojového učení, namísto implementace </w:t>
      </w:r>
      <w:r w:rsidR="00FD3A97">
        <w:rPr>
          <w:lang w:bidi="he-IL"/>
        </w:rPr>
        <w:t>jiného</w:t>
      </w:r>
      <w:r w:rsidR="00652D69">
        <w:rPr>
          <w:lang w:bidi="he-IL"/>
        </w:rPr>
        <w:t xml:space="preserve"> procedurálně či obecně</w:t>
      </w:r>
      <w:r w:rsidR="00763A4F">
        <w:rPr>
          <w:lang w:bidi="he-IL"/>
        </w:rPr>
        <w:t xml:space="preserve"> programově laděného</w:t>
      </w:r>
      <w:r w:rsidR="00683C01">
        <w:rPr>
          <w:lang w:bidi="he-IL"/>
        </w:rPr>
        <w:t xml:space="preserve"> systému.</w:t>
      </w:r>
    </w:p>
    <w:p w14:paraId="0BF82626" w14:textId="0E49B62B" w:rsidR="00763A4F" w:rsidRDefault="005815BF" w:rsidP="00763A4F">
      <w:pPr>
        <w:pStyle w:val="Standartnitext"/>
        <w:ind w:firstLine="708"/>
        <w:rPr>
          <w:lang w:bidi="he-IL"/>
        </w:rPr>
      </w:pPr>
      <w:r>
        <w:rPr>
          <w:lang w:bidi="he-IL"/>
        </w:rPr>
        <w:t xml:space="preserve">Mitchellem definovaná zkušenost </w:t>
      </w:r>
      <w:r w:rsidRPr="00962513">
        <w:rPr>
          <w:rStyle w:val="citacekurzvou"/>
        </w:rPr>
        <w:t>E</w:t>
      </w:r>
      <w:r>
        <w:rPr>
          <w:i/>
          <w:iCs/>
          <w:lang w:bidi="he-IL"/>
        </w:rPr>
        <w:t xml:space="preserve"> </w:t>
      </w:r>
      <w:r w:rsidR="00683C01">
        <w:rPr>
          <w:lang w:bidi="he-IL"/>
        </w:rPr>
        <w:t>je v</w:t>
      </w:r>
      <w:r w:rsidR="00AB0C35">
        <w:rPr>
          <w:lang w:bidi="he-IL"/>
        </w:rPr>
        <w:t> </w:t>
      </w:r>
      <w:r>
        <w:rPr>
          <w:lang w:bidi="he-IL"/>
        </w:rPr>
        <w:t xml:space="preserve">oblasti strojového učení reprezentována daty. </w:t>
      </w:r>
      <w:r w:rsidR="00FA2FB4">
        <w:rPr>
          <w:lang w:bidi="he-IL"/>
        </w:rPr>
        <w:t>Pro trénovací sadu je důležité</w:t>
      </w:r>
      <w:r w:rsidR="00D64732">
        <w:rPr>
          <w:lang w:bidi="he-IL"/>
        </w:rPr>
        <w:t xml:space="preserve"> to,</w:t>
      </w:r>
      <w:r w:rsidR="00FA2FB4">
        <w:rPr>
          <w:lang w:bidi="he-IL"/>
        </w:rPr>
        <w:t xml:space="preserve"> jaké formy nabývá</w:t>
      </w:r>
      <w:r w:rsidR="00D64732">
        <w:rPr>
          <w:lang w:bidi="he-IL"/>
        </w:rPr>
        <w:t xml:space="preserve"> a</w:t>
      </w:r>
      <w:r w:rsidR="00683C01">
        <w:rPr>
          <w:lang w:bidi="he-IL"/>
        </w:rPr>
        <w:t xml:space="preserve"> v </w:t>
      </w:r>
      <w:r w:rsidR="00FA2FB4">
        <w:rPr>
          <w:lang w:bidi="he-IL"/>
        </w:rPr>
        <w:t>jakém pořadí vstupu</w:t>
      </w:r>
      <w:r w:rsidR="00D64732">
        <w:rPr>
          <w:lang w:bidi="he-IL"/>
        </w:rPr>
        <w:t>jí jednotlivá data do algoritmu.</w:t>
      </w:r>
      <w:r w:rsidR="00FA2FB4">
        <w:rPr>
          <w:lang w:bidi="he-IL"/>
        </w:rPr>
        <w:t xml:space="preserve"> </w:t>
      </w:r>
      <w:r w:rsidR="00D64732">
        <w:rPr>
          <w:lang w:bidi="he-IL"/>
        </w:rPr>
        <w:t>Především je pak podstatné</w:t>
      </w:r>
      <w:r w:rsidR="00683C01">
        <w:rPr>
          <w:lang w:bidi="he-IL"/>
        </w:rPr>
        <w:t xml:space="preserve"> </w:t>
      </w:r>
      <w:r w:rsidR="00FA2FB4" w:rsidRPr="00962513">
        <w:rPr>
          <w:rStyle w:val="citacekurzvou"/>
        </w:rPr>
        <w:t>„…jak dobře</w:t>
      </w:r>
      <w:r w:rsidR="00D64732" w:rsidRPr="00962513">
        <w:rPr>
          <w:rStyle w:val="citacekurzvou"/>
        </w:rPr>
        <w:t xml:space="preserve"> data reprezentují</w:t>
      </w:r>
      <w:r w:rsidR="00FA2FB4" w:rsidRPr="00962513">
        <w:rPr>
          <w:rStyle w:val="citacekurzvou"/>
        </w:rPr>
        <w:t xml:space="preserve"> distribuci příkladů, přes které musí být výsledný systém evaluován úspěšností P.“</w:t>
      </w:r>
      <w:r w:rsidR="00FA2FB4">
        <w:rPr>
          <w:lang w:bidi="he-IL"/>
        </w:rPr>
        <w:t xml:space="preserve"> </w:t>
      </w:r>
      <w:r w:rsidR="00FA2FB4">
        <w:rPr>
          <w:lang w:bidi="he-IL"/>
        </w:rPr>
        <w:fldChar w:fldCharType="begin"/>
      </w:r>
      <w:r w:rsidR="009D5C4C">
        <w:rPr>
          <w:lang w:bidi="he-IL"/>
        </w:rPr>
        <w:instrText xml:space="preserve"> ADDIN ZOTERO_ITEM CSL_CITATION {"citationID":"KGtGwr0L","properties":{"formattedCitation":"(Mitchell 1997b)","plainCitation":"(Mitchell 1997b)","noteIndex":0},"citationItems":[{"id":"2LP8LKcZ/gHo8B4AM","uris":["http://zotero.org/users/local/DXBpxSa9/items/C6L4M5DL"],"uri":["http://zotero.org/users/local/DXBpxSa9/items/C6L4M5DL"],"itemData":{"id":249,"type":"book","title":"Machine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FA2FB4">
        <w:rPr>
          <w:lang w:bidi="he-IL"/>
        </w:rPr>
        <w:fldChar w:fldCharType="separate"/>
      </w:r>
      <w:r w:rsidR="007911EC" w:rsidRPr="007911EC">
        <w:t>(Mitchell 1997b)</w:t>
      </w:r>
      <w:r w:rsidR="00FA2FB4">
        <w:rPr>
          <w:lang w:bidi="he-IL"/>
        </w:rPr>
        <w:fldChar w:fldCharType="end"/>
      </w:r>
      <w:r w:rsidR="000F37C0">
        <w:rPr>
          <w:lang w:bidi="he-IL"/>
        </w:rPr>
        <w:t>.</w:t>
      </w:r>
      <w:r w:rsidR="00683C01">
        <w:rPr>
          <w:lang w:bidi="he-IL"/>
        </w:rPr>
        <w:t xml:space="preserve"> V </w:t>
      </w:r>
      <w:r w:rsidR="00FA2FB4">
        <w:rPr>
          <w:lang w:bidi="he-IL"/>
        </w:rPr>
        <w:t xml:space="preserve">takto definované trénovací sadě, lze pak </w:t>
      </w:r>
      <w:r w:rsidR="009D5C4C">
        <w:rPr>
          <w:lang w:bidi="he-IL"/>
        </w:rPr>
        <w:t>s</w:t>
      </w:r>
      <w:r w:rsidR="00FA2FB4">
        <w:rPr>
          <w:lang w:bidi="he-IL"/>
        </w:rPr>
        <w:t xml:space="preserve"> pomocí vhodných algoritmů strojového učení hledat obecné vztahy a korelace, které by tradiční analýze zůstaly skryté</w:t>
      </w:r>
      <w:r w:rsidR="009D5C4C">
        <w:rPr>
          <w:lang w:bidi="he-IL"/>
        </w:rPr>
        <w:t>.</w:t>
      </w:r>
      <w:r w:rsidR="000F37C0">
        <w:rPr>
          <w:lang w:bidi="he-IL"/>
        </w:rPr>
        <w:t xml:space="preserve"> </w:t>
      </w:r>
      <w:r w:rsidR="009D5C4C">
        <w:rPr>
          <w:lang w:bidi="he-IL"/>
        </w:rPr>
        <w:t>T</w:t>
      </w:r>
      <w:r w:rsidR="000F37C0">
        <w:rPr>
          <w:lang w:bidi="he-IL"/>
        </w:rPr>
        <w:t>o znamená, že by se</w:t>
      </w:r>
      <w:r w:rsidR="00A00427">
        <w:rPr>
          <w:lang w:bidi="he-IL"/>
        </w:rPr>
        <w:t xml:space="preserve"> jen těžko hledala přiměřená algoritmizovatelná logika</w:t>
      </w:r>
      <w:r w:rsidR="00FA2FB4">
        <w:rPr>
          <w:lang w:bidi="he-IL"/>
        </w:rPr>
        <w:t>.</w:t>
      </w:r>
      <w:r w:rsidR="00652D69">
        <w:rPr>
          <w:lang w:bidi="he-IL"/>
        </w:rPr>
        <w:t xml:space="preserve"> Tak zní první argument.</w:t>
      </w:r>
      <w:r w:rsidR="00683C01">
        <w:rPr>
          <w:lang w:bidi="he-IL"/>
        </w:rPr>
        <w:t xml:space="preserve"> Vzhledem k </w:t>
      </w:r>
      <w:r w:rsidR="00FA2FB4">
        <w:rPr>
          <w:lang w:bidi="he-IL"/>
        </w:rPr>
        <w:t>záměru této práce lze dodat, že tyto</w:t>
      </w:r>
      <w:r w:rsidR="00D64732">
        <w:rPr>
          <w:lang w:bidi="he-IL"/>
        </w:rPr>
        <w:t xml:space="preserve"> skryté</w:t>
      </w:r>
      <w:r w:rsidR="00FA2FB4">
        <w:rPr>
          <w:lang w:bidi="he-IL"/>
        </w:rPr>
        <w:t xml:space="preserve"> vztahy mohou být později užity ke generování nových vzorků </w:t>
      </w:r>
      <w:r w:rsidR="00763A4F">
        <w:rPr>
          <w:lang w:bidi="he-IL"/>
        </w:rPr>
        <w:t>při zachování</w:t>
      </w:r>
      <w:r w:rsidR="00FA2FB4">
        <w:rPr>
          <w:lang w:bidi="he-IL"/>
        </w:rPr>
        <w:t xml:space="preserve"> obecné charakteristiky</w:t>
      </w:r>
      <w:r w:rsidR="00715B21">
        <w:rPr>
          <w:lang w:bidi="he-IL"/>
        </w:rPr>
        <w:t xml:space="preserve"> a </w:t>
      </w:r>
      <w:r w:rsidR="00632EFF">
        <w:rPr>
          <w:lang w:bidi="he-IL"/>
        </w:rPr>
        <w:t>distribuce</w:t>
      </w:r>
      <w:r w:rsidR="00683C01">
        <w:rPr>
          <w:lang w:bidi="he-IL"/>
        </w:rPr>
        <w:t xml:space="preserve"> trénovací sady.</w:t>
      </w:r>
    </w:p>
    <w:p w14:paraId="1436F2C4" w14:textId="0DC1BF0B" w:rsidR="00F619E4" w:rsidRPr="00F619E4" w:rsidRDefault="00D64732" w:rsidP="00652D69">
      <w:pPr>
        <w:pStyle w:val="Standartnitext"/>
        <w:ind w:firstLine="708"/>
      </w:pPr>
      <w:r>
        <w:rPr>
          <w:lang w:bidi="he-IL"/>
        </w:rPr>
        <w:t>Mezi další důvody</w:t>
      </w:r>
      <w:r w:rsidR="00FA2FB4">
        <w:rPr>
          <w:lang w:bidi="he-IL"/>
        </w:rPr>
        <w:t xml:space="preserve"> pro preferenci </w:t>
      </w:r>
      <w:r w:rsidR="00763A4F">
        <w:rPr>
          <w:lang w:bidi="he-IL"/>
        </w:rPr>
        <w:t>algoritmů strojového učení</w:t>
      </w:r>
      <w:r w:rsidR="00FB1A31">
        <w:rPr>
          <w:lang w:bidi="he-IL"/>
        </w:rPr>
        <w:t xml:space="preserve"> </w:t>
      </w:r>
      <w:r>
        <w:rPr>
          <w:lang w:bidi="he-IL"/>
        </w:rPr>
        <w:t>patří</w:t>
      </w:r>
      <w:r w:rsidR="00FB1A31">
        <w:rPr>
          <w:lang w:bidi="he-IL"/>
        </w:rPr>
        <w:t xml:space="preserve"> dle Nil</w:t>
      </w:r>
      <w:r w:rsidR="00FA2FB4">
        <w:rPr>
          <w:lang w:bidi="he-IL"/>
        </w:rPr>
        <w:t>s</w:t>
      </w:r>
      <w:r w:rsidR="00FB1A31">
        <w:rPr>
          <w:lang w:bidi="he-IL"/>
        </w:rPr>
        <w:t>s</w:t>
      </w:r>
      <w:r w:rsidR="00FA2FB4">
        <w:rPr>
          <w:lang w:bidi="he-IL"/>
        </w:rPr>
        <w:t xml:space="preserve">ona </w:t>
      </w:r>
      <w:r w:rsidR="00FB1A31">
        <w:rPr>
          <w:lang w:bidi="he-IL"/>
        </w:rPr>
        <w:t xml:space="preserve">enormní velikost datové sady, která znemožňuje syntézu do tradičního programu. </w:t>
      </w:r>
      <w:r w:rsidR="00075D5A">
        <w:rPr>
          <w:lang w:bidi="he-IL"/>
        </w:rPr>
        <w:lastRenderedPageBreak/>
        <w:t>Dalším</w:t>
      </w:r>
      <w:r w:rsidR="00763A4F">
        <w:rPr>
          <w:lang w:bidi="he-IL"/>
        </w:rPr>
        <w:t xml:space="preserve"> argumentem je</w:t>
      </w:r>
      <w:r w:rsidR="00FB1A31">
        <w:rPr>
          <w:lang w:bidi="he-IL"/>
        </w:rPr>
        <w:t xml:space="preserve"> dynamická proměnlivost dat, na k</w:t>
      </w:r>
      <w:r w:rsidR="00683C01">
        <w:rPr>
          <w:lang w:bidi="he-IL"/>
        </w:rPr>
        <w:t xml:space="preserve">terou musí být systém schopný v </w:t>
      </w:r>
      <w:r w:rsidR="00FB1A31">
        <w:rPr>
          <w:lang w:bidi="he-IL"/>
        </w:rPr>
        <w:t>ideálním případě reagovat. A konečně jsou některé úlohy definovatelné pouze pomo</w:t>
      </w:r>
      <w:r>
        <w:rPr>
          <w:lang w:bidi="he-IL"/>
        </w:rPr>
        <w:t>cí předkládání četných příkladů</w:t>
      </w:r>
      <w:r w:rsidR="00FB1A31">
        <w:rPr>
          <w:lang w:bidi="he-IL"/>
        </w:rPr>
        <w:t xml:space="preserve"> (Nilsson 1998)</w:t>
      </w:r>
      <w:r w:rsidR="00F619E4">
        <w:t>.</w:t>
      </w:r>
      <w:r w:rsidR="00AC776C">
        <w:t xml:space="preserve"> Většinu </w:t>
      </w:r>
      <w:r w:rsidR="00683C01">
        <w:t>z</w:t>
      </w:r>
      <w:r w:rsidR="00186380">
        <w:t> </w:t>
      </w:r>
      <w:r w:rsidR="00AC776C">
        <w:t xml:space="preserve">těchto jedinečných náležitostí lze demonstrovat na současném projektu </w:t>
      </w:r>
      <w:r w:rsidR="0040279A">
        <w:t>Alter</w:t>
      </w:r>
      <w:r w:rsidR="00AC776C">
        <w:t>ego, který mapuje neuromuskulární signály</w:t>
      </w:r>
      <w:r w:rsidR="0040279A">
        <w:t xml:space="preserve"> kolem úst</w:t>
      </w:r>
      <w:r w:rsidR="00AC776C">
        <w:t xml:space="preserve"> </w:t>
      </w:r>
      <w:r w:rsidR="0040279A">
        <w:t xml:space="preserve">na omezený slovník pojmů s úspěšností 92% </w:t>
      </w:r>
      <w:r w:rsidR="0040279A">
        <w:fldChar w:fldCharType="begin"/>
      </w:r>
      <w:r w:rsidR="0040279A">
        <w:instrText xml:space="preserve"> ADDIN ZOTERO_ITEM CSL_CITATION {"citationID":"39QFUD5L","properties":{"formattedCitation":"(Kapur et al. 2018)","plainCitation":"(Kapur et al. 2018)","noteIndex":0},"citationItems":[{"id":893,"uris":["http://zotero.org/users/local/IbRhotwj/items/SINF4KLT"],"uri":["http://zotero.org/users/local/IbRhotwj/items/SINF4KLT"],"itemData":{"id":893,"type":"paper-conference","title":"AlterEgo: A Personalized Wearable Silent Speech Interface","container-title":"23rd International Conference on Intelligent User Interfaces","collection-title":"IUI '18","publisher":"ACM","publisher-place":"New York, NY, USA","page":"43–53","source":"ACM Digital Library","event-place":"New York, NY, USA","abstract":"We present a wearable interface that allows a user to silently converse with a computing device without any voice or any discernible movements - thereby enabling the user to communicate with devices, AI assistants, applications or other people in a silent, concealed and seamless manner. A user's intention to speak and internal speech is characterized by neuromuscular signals in internal speech articulators that are captured by the AlterEgo system to reconstruct this speech. We use this to facilitate a natural language user interface, where users can silently communicate in natural language and receive aural output (e.g - bone conduction headphones), thereby enabling a discreet, bi-directional interface with a computing device, and providing a seamless form of intelligence augmentation. The paper describes the architecture, design, implementation and operation of the entire system. We demonstrate robustness of the system through user studies and report 92% median word accuracy levels.","URL":"http://doi.acm.org/10.1145/3172944.3172977","DOI":"10.1145/3172944.3172977","ISBN":"978-1-4503-4945-1","note":"event-place: Tokyo, Japan","shortTitle":"AlterEgo","author":[{"family":"Kapur","given":"Arnav"},{"family":"Kapur","given":"Shreyas"},{"family":"Maes","given":"Pattie"}],"issued":{"date-parts":[["2018"]]},"accessed":{"date-parts":[["2019",3,8]]}}}],"schema":"https://github.com/citation-style-language/schema/raw/master/csl-citation.json"} </w:instrText>
      </w:r>
      <w:r w:rsidR="0040279A">
        <w:fldChar w:fldCharType="separate"/>
      </w:r>
      <w:r w:rsidR="007911EC" w:rsidRPr="007911EC">
        <w:t>(Kapur et al. 2018)</w:t>
      </w:r>
      <w:r w:rsidR="0040279A">
        <w:fldChar w:fldCharType="end"/>
      </w:r>
      <w:r w:rsidR="0040279A">
        <w:t>. Lze si jen stěží představit, že by tato funkce byla nalezena a</w:t>
      </w:r>
      <w:r w:rsidR="00683C01">
        <w:t xml:space="preserve"> prováděna programovou cestou.</w:t>
      </w:r>
    </w:p>
    <w:p w14:paraId="1B0C0D77" w14:textId="77777777" w:rsidR="00715B21" w:rsidRDefault="00715B21" w:rsidP="00715B21">
      <w:pPr>
        <w:pStyle w:val="Heading2"/>
        <w:rPr>
          <w:lang w:bidi="he-IL"/>
        </w:rPr>
      </w:pPr>
      <w:bookmarkStart w:id="252" w:name="_Toc4652534"/>
      <w:r>
        <w:t>Rozli</w:t>
      </w:r>
      <w:r>
        <w:rPr>
          <w:lang w:bidi="he-IL"/>
        </w:rPr>
        <w:t>šení diskriminativních a generativních modelů</w:t>
      </w:r>
      <w:bookmarkEnd w:id="252"/>
    </w:p>
    <w:p w14:paraId="55390F00" w14:textId="5F1A840B" w:rsidR="001B67A0" w:rsidRPr="00AB2098" w:rsidRDefault="00652D69" w:rsidP="00652D69">
      <w:pPr>
        <w:pStyle w:val="Standartnitext"/>
        <w:ind w:firstLine="576"/>
      </w:pPr>
      <w:r>
        <w:rPr>
          <w:lang w:bidi="he-IL"/>
        </w:rPr>
        <w:t xml:space="preserve">Klasicky se algoritmy strojového učení dají </w:t>
      </w:r>
      <w:r w:rsidR="00C21F12">
        <w:rPr>
          <w:lang w:bidi="he-IL"/>
        </w:rPr>
        <w:t xml:space="preserve">odlišit </w:t>
      </w:r>
      <w:r>
        <w:rPr>
          <w:lang w:bidi="he-IL"/>
        </w:rPr>
        <w:t>na „učení s učitelem“</w:t>
      </w:r>
      <w:r w:rsidR="00186380">
        <w:rPr>
          <w:lang w:bidi="he-IL"/>
        </w:rPr>
        <w:t>, angl. supervised</w:t>
      </w:r>
      <w:r>
        <w:rPr>
          <w:lang w:bidi="he-IL"/>
        </w:rPr>
        <w:t xml:space="preserve"> a „učení bez u</w:t>
      </w:r>
      <w:r w:rsidR="00C21F12">
        <w:rPr>
          <w:lang w:bidi="he-IL"/>
        </w:rPr>
        <w:t>č</w:t>
      </w:r>
      <w:r>
        <w:rPr>
          <w:lang w:bidi="he-IL"/>
        </w:rPr>
        <w:t>itel</w:t>
      </w:r>
      <w:r w:rsidR="00C21F12">
        <w:rPr>
          <w:lang w:bidi="he-IL"/>
        </w:rPr>
        <w:t>e</w:t>
      </w:r>
      <w:r>
        <w:rPr>
          <w:lang w:bidi="he-IL"/>
        </w:rPr>
        <w:t>“. Nicméně vzhledem k</w:t>
      </w:r>
      <w:r w:rsidR="005D4AB0">
        <w:rPr>
          <w:lang w:bidi="he-IL"/>
        </w:rPr>
        <w:t>e skutečnosti</w:t>
      </w:r>
      <w:r>
        <w:rPr>
          <w:lang w:bidi="he-IL"/>
        </w:rPr>
        <w:t xml:space="preserve">, že se v průběhu práce pracuje </w:t>
      </w:r>
      <w:r w:rsidR="005D4AB0">
        <w:rPr>
          <w:lang w:bidi="he-IL"/>
        </w:rPr>
        <w:t>výlučně</w:t>
      </w:r>
      <w:r w:rsidR="00EE1FF5">
        <w:rPr>
          <w:lang w:bidi="he-IL"/>
        </w:rPr>
        <w:t xml:space="preserve"> s</w:t>
      </w:r>
      <w:r w:rsidR="005D4AB0">
        <w:rPr>
          <w:lang w:bidi="he-IL"/>
        </w:rPr>
        <w:t>e</w:t>
      </w:r>
      <w:r w:rsidR="00EE1FF5">
        <w:rPr>
          <w:lang w:bidi="he-IL"/>
        </w:rPr>
        <w:t>  sup</w:t>
      </w:r>
      <w:r w:rsidR="005D4AB0">
        <w:rPr>
          <w:lang w:bidi="he-IL"/>
        </w:rPr>
        <w:t>ervised algoritmy, bude užitečněj</w:t>
      </w:r>
      <w:r w:rsidR="00EE1FF5">
        <w:rPr>
          <w:lang w:bidi="he-IL"/>
        </w:rPr>
        <w:t>ší poukázat na jinou klasifikaci totiž na rozdíl diskriminativních a generativních modelů.</w:t>
      </w:r>
      <w:r>
        <w:rPr>
          <w:lang w:bidi="he-IL"/>
        </w:rPr>
        <w:t xml:space="preserve"> </w:t>
      </w:r>
      <w:r w:rsidR="00212DFE" w:rsidRPr="00AB2098">
        <w:t>Na</w:t>
      </w:r>
      <w:r w:rsidR="00EE1FF5">
        <w:t xml:space="preserve"> tento</w:t>
      </w:r>
      <w:r w:rsidR="00212DFE" w:rsidRPr="00AB2098">
        <w:t xml:space="preserve"> rozdíl mezi nimi lze dobře poukázat v</w:t>
      </w:r>
      <w:r w:rsidR="001B67A0" w:rsidRPr="00AB2098">
        <w:t> aplikaci na klasifik</w:t>
      </w:r>
      <w:r w:rsidR="00212DFE" w:rsidRPr="00AB2098">
        <w:t xml:space="preserve">aci, kde </w:t>
      </w:r>
      <w:r w:rsidR="00A572BF" w:rsidRPr="00AB2098">
        <w:t>jde obvykle</w:t>
      </w:r>
      <w:r w:rsidR="00212DFE" w:rsidRPr="00AB2098">
        <w:t xml:space="preserve"> o rozdělení datové distribuce do několika oblastí. </w:t>
      </w:r>
      <w:r w:rsidR="00884992" w:rsidRPr="00AB2098">
        <w:t>Zatímco u diskriminativních modelů jde o</w:t>
      </w:r>
      <w:r w:rsidR="004C0032">
        <w:t> </w:t>
      </w:r>
      <w:r w:rsidR="00884992" w:rsidRPr="00AB2098">
        <w:t>namapování vstupů na konkrétní výstup, kterým může být konkrétní třída či skalární hodnota, generativní přístup modeluje pravděpodobnostní relace mezi proměnnými daného modelu</w:t>
      </w:r>
      <w:r w:rsidR="00787F85" w:rsidRPr="00AB2098">
        <w:t xml:space="preserve"> </w:t>
      </w:r>
      <w:r w:rsidR="00884992" w:rsidRPr="00AB2098">
        <w:fldChar w:fldCharType="begin"/>
      </w:r>
      <w:r w:rsidR="009D5C4C">
        <w:instrText xml:space="preserve"> ADDIN ZOTERO_ITEM CSL_CITATION {"citationID":"OPrn0G7O","properties":{"formattedCitation":"(Jebara 1996)","plainCitation":"(Jebara 1996)","noteIndex":0},"citationItems":[{"id":"2LP8LKcZ/GMY5bMZU","uris":["http://zotero.org/users/local/DXBpxSa9/items/HK5UUPBX"],"uri":["http://zotero.org/users/local/DXBpxSa9/items/HK5UUPBX"],"itemData":{"id":481,"type":"article-journal","title":"Discriminative,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884992" w:rsidRPr="00AB2098">
        <w:fldChar w:fldCharType="separate"/>
      </w:r>
      <w:r w:rsidR="007911EC" w:rsidRPr="007911EC">
        <w:t>(Jebara 1996)</w:t>
      </w:r>
      <w:r w:rsidR="00884992" w:rsidRPr="00AB2098">
        <w:fldChar w:fldCharType="end"/>
      </w:r>
      <w:r w:rsidR="00884992" w:rsidRPr="00AB2098">
        <w:t xml:space="preserve">. </w:t>
      </w:r>
      <w:r w:rsidR="00273E31" w:rsidRPr="00AB2098">
        <w:t xml:space="preserve">Pro N proměnných lze v těchto modelech nalézt úplnou </w:t>
      </w:r>
      <w:r w:rsidR="003D3656" w:rsidRPr="00AB2098">
        <w:t>s</w:t>
      </w:r>
      <w:r w:rsidR="00273E31" w:rsidRPr="00AB2098">
        <w:t>druženou pravděpodobnost ve formě p(x</w:t>
      </w:r>
      <w:r w:rsidR="00273E31" w:rsidRPr="00770957">
        <w:rPr>
          <w:vertAlign w:val="subscript"/>
        </w:rPr>
        <w:t>1</w:t>
      </w:r>
      <w:r w:rsidR="00770957">
        <w:t>, ... ,</w:t>
      </w:r>
      <w:r w:rsidR="00273E31" w:rsidRPr="00AB2098">
        <w:t>x</w:t>
      </w:r>
      <w:r w:rsidR="00273E31" w:rsidRPr="00770957">
        <w:rPr>
          <w:vertAlign w:val="subscript"/>
        </w:rPr>
        <w:t>n</w:t>
      </w:r>
      <w:r w:rsidR="00273E31" w:rsidRPr="00AB2098">
        <w:t xml:space="preserve">). Existuje-li vyjádření takové distribuce, lze na základě této formule odvozovat další hodnoty proměnných pomocí </w:t>
      </w:r>
      <w:commentRangeStart w:id="253"/>
      <w:r w:rsidR="00273E31" w:rsidRPr="00AB2098">
        <w:t xml:space="preserve">bayesovských </w:t>
      </w:r>
      <w:commentRangeEnd w:id="253"/>
      <w:r w:rsidR="004C0032">
        <w:rPr>
          <w:rStyle w:val="CommentReference"/>
          <w:rFonts w:asciiTheme="minorHAnsi" w:hAnsiTheme="minorHAnsi" w:cstheme="minorBidi"/>
        </w:rPr>
        <w:commentReference w:id="253"/>
      </w:r>
      <w:r w:rsidR="00273E31" w:rsidRPr="00AB2098">
        <w:t>pravidel.</w:t>
      </w:r>
      <w:r w:rsidR="00BF2378" w:rsidRPr="00AB2098">
        <w:t xml:space="preserve"> Tomuto procesu se říká inference.</w:t>
      </w:r>
      <w:r w:rsidR="00444C8F" w:rsidRPr="00AB2098">
        <w:t xml:space="preserve"> Ve vztahu ke klasifikaci je to pak především</w:t>
      </w:r>
      <w:ins w:id="254" w:author="Pepa Sládek" w:date="2019-04-01T11:16:00Z">
        <w:r w:rsidR="00962513">
          <w:t xml:space="preserve"> podmíněná</w:t>
        </w:r>
      </w:ins>
      <w:r w:rsidR="00444C8F" w:rsidRPr="00AB2098">
        <w:t xml:space="preserve"> </w:t>
      </w:r>
      <w:commentRangeStart w:id="255"/>
      <w:r w:rsidR="00444C8F" w:rsidRPr="00AB2098">
        <w:t>pravděpodobnost</w:t>
      </w:r>
      <w:commentRangeEnd w:id="255"/>
      <w:r w:rsidR="004C0032">
        <w:rPr>
          <w:rStyle w:val="CommentReference"/>
          <w:rFonts w:asciiTheme="minorHAnsi" w:hAnsiTheme="minorHAnsi" w:cstheme="minorBidi"/>
        </w:rPr>
        <w:commentReference w:id="255"/>
      </w:r>
      <w:r w:rsidR="00444C8F" w:rsidRPr="00AB2098">
        <w:t xml:space="preserve"> p(y|x), kde y</w:t>
      </w:r>
      <w:r w:rsidR="00395921" w:rsidRPr="00AB2098">
        <w:t xml:space="preserve"> </w:t>
      </w:r>
      <w:r w:rsidR="00444C8F" w:rsidRPr="00AB2098">
        <w:t>je třída</w:t>
      </w:r>
      <w:r w:rsidR="00850DC9" w:rsidRPr="00AB2098">
        <w:t xml:space="preserve"> objektu</w:t>
      </w:r>
      <w:r w:rsidR="00444C8F" w:rsidRPr="00AB2098">
        <w:t xml:space="preserve"> vzhledem k</w:t>
      </w:r>
      <w:r w:rsidR="00683C01">
        <w:t> </w:t>
      </w:r>
      <w:r w:rsidR="00850DC9" w:rsidRPr="00AB2098">
        <w:t>rozdělení</w:t>
      </w:r>
      <w:r w:rsidR="00683C01">
        <w:t xml:space="preserve"> </w:t>
      </w:r>
      <w:r w:rsidR="005D4AB0">
        <w:t>x</w:t>
      </w:r>
      <w:r w:rsidR="00444C8F" w:rsidRPr="00AB2098">
        <w:t xml:space="preserve"> </w:t>
      </w:r>
      <w:r w:rsidR="00444C8F" w:rsidRPr="00AB2098">
        <w:fldChar w:fldCharType="begin"/>
      </w:r>
      <w:r w:rsidR="009D5C4C">
        <w:instrText xml:space="preserve"> ADDIN ZOTERO_ITEM CSL_CITATION {"citationID":"g6QdBucy","properties":{"formattedCitation":"(Ng a Jordan nedatov\\uc0\\u225{}no)","plainCitation":"(Ng a Jordan nedatováno)","noteIndex":0},"citationItems":[{"id":"2LP8LKcZ/QuRvumBB","uris":["http://zotero.org/users/local/DXBpxSa9/items/SWT9YI2N"],"uri":["http://zotero.org/users/local/DXBpxSa9/items/SWT9YI2N"],"itemData":{"id":274,"type":"article-journal","title":"On Discriminative vs. Generative Classifiers: A comparison of logistic regression and naive Bayes","page":"8","source":"Zotero","abstract":"We compare discriminative and generative learning as typified by logistic regression and naive Bayes. We show, contrary to a widelyheld belief that discriminative classifiers are almost always to be preferred, that there can often be two distinct regimes of performance as the training set size is increased, one in which each algorithm does better. This stems from the observation- which is borne out in repeated experiments- that while discriminative learning has lower asymptotic error, a generative classifier may also approach its (higher) asymptotic error much faster.","language":"en","author":[{"family":"Ng","given":"Andrew Y"},{"family":"Jordan","given":"Michael I"}]}}],"schema":"https://github.com/citation-style-language/schema/raw/master/csl-citation.json"} </w:instrText>
      </w:r>
      <w:r w:rsidR="00444C8F" w:rsidRPr="00AB2098">
        <w:fldChar w:fldCharType="separate"/>
      </w:r>
      <w:r w:rsidR="007911EC" w:rsidRPr="007911EC">
        <w:rPr>
          <w:rFonts w:cs="Times New Roman"/>
          <w:szCs w:val="24"/>
        </w:rPr>
        <w:t>(Ng a Jordan nedatováno)</w:t>
      </w:r>
      <w:r w:rsidR="00444C8F" w:rsidRPr="00AB2098">
        <w:fldChar w:fldCharType="end"/>
      </w:r>
      <w:r w:rsidR="00444C8F" w:rsidRPr="00AB2098">
        <w:t>.</w:t>
      </w:r>
      <w:r w:rsidR="00273E31" w:rsidRPr="00AB2098">
        <w:t xml:space="preserve"> </w:t>
      </w:r>
      <w:r w:rsidR="00787F85" w:rsidRPr="00AB2098">
        <w:t xml:space="preserve">Generativní modely existují většinou ve formě grafických modelů, mezi které patří primárně bayesovské sítě se směrovými relacemi mezi proměnnými a </w:t>
      </w:r>
      <w:commentRangeStart w:id="256"/>
      <w:r w:rsidR="00787F85" w:rsidRPr="00AB2098">
        <w:t xml:space="preserve">Markovovy </w:t>
      </w:r>
      <w:commentRangeEnd w:id="256"/>
      <w:r w:rsidR="004C0032">
        <w:rPr>
          <w:rStyle w:val="CommentReference"/>
          <w:rFonts w:asciiTheme="minorHAnsi" w:hAnsiTheme="minorHAnsi" w:cstheme="minorBidi"/>
        </w:rPr>
        <w:commentReference w:id="256"/>
      </w:r>
      <w:r w:rsidR="00787F85" w:rsidRPr="00AB2098">
        <w:t>modely, popříp</w:t>
      </w:r>
      <w:r w:rsidR="005D4AB0">
        <w:t>adě Markovovy nahodilostní pole</w:t>
      </w:r>
      <w:r w:rsidR="00787F85" w:rsidRPr="00AB2098">
        <w:t xml:space="preserve"> </w:t>
      </w:r>
      <w:r w:rsidR="00683C01">
        <w:fldChar w:fldCharType="begin"/>
      </w:r>
      <w:r w:rsidR="00683C01">
        <w:instrText xml:space="preserve"> ADDIN ZOTERO_ITEM CSL_CITATION {"citationID":"FDtzMDcj","properties":{"formattedCitation":"(Jebara 2004)","plainCitation":"(Jebara 2004)","noteIndex":0},"citationItems":[{"id":971,"uris":["http://zotero.org/users/local/IbRhotwj/items/MVERKHXW"],"uri":["http://zotero.org/users/local/IbRhotwj/items/MVERKHXW"],"itemData":{"id":971,"type":"book","title":"Machine Learning Discriminative and Generative","publisher":"Springer US","publisher-place":"United States","edition":"1","event-place":"United States","abstract":"Machine Learning: Discriminative and Generative covers the main contemporary themes and tools in machine learning ranging from Bayesian probabilistic models to discriminative support-vector machines. However, unlike previous books that only discuss these rather different approaches in isolation, it bridges the two schools of thought together within a common framework, elegantly connecting their various theories and making one common big-picture. Also, this bridge brings forth new hybrid discriminative-generative tools that combine the strengths of both camps. This book serves multiple purposes as well. The framework acts as a scientific breakthrough, fusing the areas of generative and discriminative learning and will be of interest to many researchers. However, as a conceptual breakthrough, this common framework unifies many previously unrelated tools and techniques and makes them understandable to a larger portion of the public. This gives the more practical-minded engineer, student and the industrial public an easy-access and more sensible road map into the world of machine learning.","URL":"https://www.springer.com/gp/book/9781402076473","ISBN":"978-1-4419-9011-2","author":[{"family":"Jebara","given":"Tony"}],"issued":{"date-parts":[["2004"]]}}}],"schema":"https://github.com/citation-style-language/schema/raw/master/csl-citation.json"} </w:instrText>
      </w:r>
      <w:r w:rsidR="00683C01">
        <w:fldChar w:fldCharType="separate"/>
      </w:r>
      <w:r w:rsidR="007911EC" w:rsidRPr="007911EC">
        <w:t>(Jebara 2004)</w:t>
      </w:r>
      <w:r w:rsidR="00683C01">
        <w:fldChar w:fldCharType="end"/>
      </w:r>
      <w:r w:rsidR="00683C01">
        <w:t xml:space="preserve">. </w:t>
      </w:r>
      <w:r w:rsidR="00F619E4" w:rsidRPr="00AB2098">
        <w:t>Na příkladu klasifikace</w:t>
      </w:r>
      <w:r w:rsidR="00A572BF" w:rsidRPr="00AB2098">
        <w:t xml:space="preserve"> rastrových obrázků</w:t>
      </w:r>
      <w:r w:rsidR="00F619E4" w:rsidRPr="00AB2098">
        <w:t xml:space="preserve"> jednociferných čísel demonstruje Revow zásadní praktický důsledek při použití generativních modelů, totiž ten, že najdeme-li generativní model pro daný systém, našli jsme i model, který je schopen generovat nové vzorky </w:t>
      </w:r>
      <w:r w:rsidR="00F619E4" w:rsidRPr="00AB2098">
        <w:fldChar w:fldCharType="begin"/>
      </w:r>
      <w:r w:rsidR="009D5C4C">
        <w:instrText xml:space="preserve"> ADDIN ZOTERO_ITEM CSL_CITATION {"citationID":"xYr2fYji","properties":{"formattedCitation":"(Michael Revow et al. 1996)","plainCitation":"(Michael Revow et al. 1996)","noteIndex":0},"citationItems":[{"id":"2LP8LKcZ/sU1FsUen","uris":["http://zotero.org/users/local/DXBpxSa9/items/WDPKK3UD"],"uri":["http://zotero.org/users/local/DXBpxSa9/items/WDPKK3UD"],"itemData":{"id":486,"type":"article-journal","title":"Using Generative Models for Handwritten Digit Recognition","container-title":"IEEE Transactions on pattern analysis and machine intelligence","page":"15","volume":"18","issue":"6","author":[{"literal":"Michael Revow"},{"literal":"Christopher K.I Williams"},{"literal":"Geoffrey E. Hinton"}],"issued":{"date-parts":[["1996"]]}}}],"schema":"https://github.com/citation-style-language/schema/raw/master/csl-citation.json"} </w:instrText>
      </w:r>
      <w:r w:rsidR="00F619E4" w:rsidRPr="00AB2098">
        <w:fldChar w:fldCharType="separate"/>
      </w:r>
      <w:r w:rsidR="007911EC" w:rsidRPr="007911EC">
        <w:t>(Michael Revow et al. 1996)</w:t>
      </w:r>
      <w:r w:rsidR="00F619E4" w:rsidRPr="00AB2098">
        <w:fldChar w:fldCharType="end"/>
      </w:r>
      <w:r w:rsidR="00F619E4" w:rsidRPr="00AB2098">
        <w:t>.</w:t>
      </w:r>
    </w:p>
    <w:p w14:paraId="0901486C" w14:textId="2B0FFF75" w:rsidR="000B6173" w:rsidRPr="00AB2098" w:rsidRDefault="00683C01" w:rsidP="00AB2098">
      <w:pPr>
        <w:pStyle w:val="Standartnitext"/>
      </w:pPr>
      <w:r>
        <w:t xml:space="preserve">Diskriminativní modely se v </w:t>
      </w:r>
      <w:r w:rsidR="00273E31" w:rsidRPr="00AB2098">
        <w:t>jádru svého fungovaní snaží aproximovat ideální hranici, kter</w:t>
      </w:r>
      <w:r w:rsidR="000B6173" w:rsidRPr="00AB2098">
        <w:t>á žádoucím způsobem</w:t>
      </w:r>
      <w:r w:rsidR="00273E31" w:rsidRPr="00AB2098">
        <w:t xml:space="preserve"> </w:t>
      </w:r>
      <w:r w:rsidR="000B6173" w:rsidRPr="00AB2098">
        <w:t>odděluje</w:t>
      </w:r>
      <w:r w:rsidR="00F619E4" w:rsidRPr="00AB2098">
        <w:t xml:space="preserve"> vícedimenzionální</w:t>
      </w:r>
      <w:r w:rsidR="00273E31" w:rsidRPr="00AB2098">
        <w:t xml:space="preserve"> datovou distribuci.</w:t>
      </w:r>
      <w:r w:rsidR="00E838C3" w:rsidRPr="00AB2098">
        <w:t xml:space="preserve"> Příklad takového oddělení je znázor</w:t>
      </w:r>
      <w:r w:rsidR="009D5C4C">
        <w:t>ně</w:t>
      </w:r>
      <w:r w:rsidR="00E838C3" w:rsidRPr="00AB2098">
        <w:t>n na</w:t>
      </w:r>
      <w:r w:rsidR="009D5C4C">
        <w:t xml:space="preserve"> </w:t>
      </w:r>
      <w:r w:rsidR="009D5C4C">
        <w:fldChar w:fldCharType="begin"/>
      </w:r>
      <w:r w:rsidR="009D5C4C">
        <w:instrText xml:space="preserve"> REF _Ref4142646 \h </w:instrText>
      </w:r>
      <w:r w:rsidR="009D5C4C">
        <w:fldChar w:fldCharType="separate"/>
      </w:r>
      <w:r w:rsidR="009D5C4C">
        <w:t xml:space="preserve">Obr. </w:t>
      </w:r>
      <w:r w:rsidR="009D5C4C">
        <w:rPr>
          <w:noProof/>
        </w:rPr>
        <w:t>1</w:t>
      </w:r>
      <w:r w:rsidR="009D5C4C">
        <w:fldChar w:fldCharType="end"/>
      </w:r>
      <w:r w:rsidR="009D5C4C">
        <w:t>.</w:t>
      </w:r>
      <w:r w:rsidR="005F037B" w:rsidRPr="00AB2098">
        <w:t xml:space="preserve"> Mezi diskriminativní algoritmy patří </w:t>
      </w:r>
      <w:r w:rsidR="005F037B" w:rsidRPr="00AB2098">
        <w:lastRenderedPageBreak/>
        <w:t>typicky neuronové sítě, support vector machines, line</w:t>
      </w:r>
      <w:r w:rsidR="00F619E4" w:rsidRPr="00AB2098">
        <w:t xml:space="preserve">ární regresní algoritmy a další </w:t>
      </w:r>
      <w:r w:rsidR="00273E31" w:rsidRPr="00AB2098">
        <w:fldChar w:fldCharType="begin"/>
      </w:r>
      <w:r w:rsidR="009D5C4C">
        <w:instrText xml:space="preserve"> ADDIN ZOTERO_ITEM CSL_CITATION {"citationID":"XD5LMBoy","properties":{"formattedCitation":"(Jebara 1996)","plainCitation":"(Jebara 1996)","noteIndex":0},"citationItems":[{"id":"2LP8LKcZ/GMY5bMZU","uris":["http://zotero.org/users/local/DXBpxSa9/items/HK5UUPBX"],"uri":["http://zotero.org/users/local/DXBpxSa9/items/HK5UUPBX"],"itemData":{"id":481,"type":"article-journal","title":"Discriminative,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273E31" w:rsidRPr="00AB2098">
        <w:fldChar w:fldCharType="separate"/>
      </w:r>
      <w:r w:rsidR="007911EC" w:rsidRPr="007911EC">
        <w:t>(Jebara 1996)</w:t>
      </w:r>
      <w:r w:rsidR="00273E31" w:rsidRPr="00AB2098">
        <w:fldChar w:fldCharType="end"/>
      </w:r>
      <w:r w:rsidR="00F619E4" w:rsidRPr="00AB2098">
        <w:t>. Primární užití diskriminativních algoritmů lze vidět v klasifikaci popřípadě regresi.</w:t>
      </w:r>
    </w:p>
    <w:p w14:paraId="1572FB2D" w14:textId="77777777" w:rsidR="00012722" w:rsidRDefault="00E838C3" w:rsidP="00012722">
      <w:pPr>
        <w:pStyle w:val="Obrzek"/>
      </w:pPr>
      <w:r>
        <w:drawing>
          <wp:inline distT="0" distB="0" distL="0" distR="0" wp14:anchorId="44B1D5EC" wp14:editId="0AA4E225">
            <wp:extent cx="2457450" cy="138734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4732" cy="1408394"/>
                    </a:xfrm>
                    <a:prstGeom prst="rect">
                      <a:avLst/>
                    </a:prstGeom>
                  </pic:spPr>
                </pic:pic>
              </a:graphicData>
            </a:graphic>
          </wp:inline>
        </w:drawing>
      </w:r>
    </w:p>
    <w:p w14:paraId="727E9349" w14:textId="4F7F674E" w:rsidR="00E838C3" w:rsidRPr="00787F85" w:rsidRDefault="00012722" w:rsidP="00012722">
      <w:pPr>
        <w:pStyle w:val="CAPITION"/>
        <w:rPr>
          <w:lang w:bidi="he-IL"/>
        </w:rPr>
      </w:pPr>
      <w:bookmarkStart w:id="257" w:name="_Ref4142646"/>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1</w:t>
      </w:r>
      <w:r w:rsidR="009A0142">
        <w:rPr>
          <w:noProof/>
        </w:rPr>
        <w:fldChar w:fldCharType="end"/>
      </w:r>
      <w:bookmarkEnd w:id="257"/>
      <w:r>
        <w:t>:</w:t>
      </w:r>
      <w:r w:rsidR="00E838C3">
        <w:t xml:space="preserve"> </w:t>
      </w:r>
      <w:r>
        <w:t>D</w:t>
      </w:r>
      <w:r w:rsidR="005D4AB0">
        <w:t>emonstrace typického vymezení hranice při klasifikování dat</w:t>
      </w:r>
      <w:r w:rsidR="009D5C4C">
        <w:t xml:space="preserve">. Převzato z </w:t>
      </w:r>
      <w:r w:rsidR="009D5C4C">
        <w:fldChar w:fldCharType="begin"/>
      </w:r>
      <w:r w:rsidR="009D5C4C">
        <w:instrText xml:space="preserve"> ADDIN ZOTERO_ITEM CSL_CITATION {"citationID":"b0HNkkzC","properties":{"formattedCitation":"(Goodfellow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r w:rsidR="005D4AB0">
        <w:t xml:space="preserve"> </w:t>
      </w:r>
    </w:p>
    <w:p w14:paraId="11440D69" w14:textId="418E3DD5" w:rsidR="00191F46" w:rsidRPr="00191F46" w:rsidRDefault="00191F46" w:rsidP="00496118">
      <w:pPr>
        <w:pStyle w:val="Heading2"/>
      </w:pPr>
      <w:bookmarkStart w:id="258" w:name="_Toc4652535"/>
      <w:r w:rsidRPr="00191F46">
        <w:t>Metody strojového učení</w:t>
      </w:r>
      <w:r w:rsidR="00496118">
        <w:t xml:space="preserve"> s omezením na neuronové sítě</w:t>
      </w:r>
      <w:bookmarkEnd w:id="258"/>
    </w:p>
    <w:p w14:paraId="5EEDC402" w14:textId="15FADF0A" w:rsidR="00A572BF" w:rsidRPr="00496118" w:rsidRDefault="00683C01" w:rsidP="00AB2098">
      <w:pPr>
        <w:pStyle w:val="Standartnitext"/>
      </w:pPr>
      <w:r>
        <w:t xml:space="preserve">V </w:t>
      </w:r>
      <w:r w:rsidR="00191F46" w:rsidRPr="00191F46">
        <w:t>následujících kapitolách budou postupně představeny konkrétní metody strojového učení</w:t>
      </w:r>
      <w:r w:rsidR="00496118">
        <w:t xml:space="preserve"> s omezením na formy neuronových sítí</w:t>
      </w:r>
      <w:r w:rsidR="00191F46" w:rsidRPr="00191F46">
        <w:t>.</w:t>
      </w:r>
      <w:r w:rsidR="00496118">
        <w:t xml:space="preserve"> Nejprve bude popsána</w:t>
      </w:r>
      <w:r w:rsidR="00D0369F">
        <w:t xml:space="preserve"> </w:t>
      </w:r>
      <w:r w:rsidR="00496118">
        <w:t>standar</w:t>
      </w:r>
      <w:r w:rsidR="00F0096B">
        <w:t>d</w:t>
      </w:r>
      <w:r w:rsidR="00496118">
        <w:t>ní architek</w:t>
      </w:r>
      <w:r w:rsidR="004C0032">
        <w:t>t</w:t>
      </w:r>
      <w:r w:rsidR="00496118">
        <w:t xml:space="preserve">ura umělé neuronové sítě a poté budou </w:t>
      </w:r>
      <w:r w:rsidR="009D5C4C">
        <w:t>popsány</w:t>
      </w:r>
      <w:r w:rsidR="00496118">
        <w:t xml:space="preserve"> tři další modely totiž General Adversarial Networks, </w:t>
      </w:r>
      <w:r w:rsidR="004C0032">
        <w:t>k</w:t>
      </w:r>
      <w:r w:rsidR="00496118">
        <w:t xml:space="preserve">onvoluční neuronové sítě </w:t>
      </w:r>
      <w:r w:rsidR="00206526">
        <w:t xml:space="preserve">a </w:t>
      </w:r>
      <w:commentRangeStart w:id="259"/>
      <w:r w:rsidR="004C0032">
        <w:t>r</w:t>
      </w:r>
      <w:r w:rsidR="00206526">
        <w:t>ekure</w:t>
      </w:r>
      <w:r w:rsidR="00496118">
        <w:t>nt</w:t>
      </w:r>
      <w:r w:rsidR="00206526">
        <w:t>n</w:t>
      </w:r>
      <w:r w:rsidR="00496118">
        <w:t>í</w:t>
      </w:r>
      <w:commentRangeEnd w:id="259"/>
      <w:r w:rsidR="004C0032">
        <w:rPr>
          <w:rStyle w:val="CommentReference"/>
          <w:rFonts w:asciiTheme="minorHAnsi" w:hAnsiTheme="minorHAnsi" w:cstheme="minorBidi"/>
        </w:rPr>
        <w:commentReference w:id="259"/>
      </w:r>
      <w:r w:rsidR="00496118">
        <w:t xml:space="preserve"> neuronové sítě. Všechny tyto modely stojí na bázi standar</w:t>
      </w:r>
      <w:r w:rsidR="00F0096B">
        <w:t>d</w:t>
      </w:r>
      <w:r w:rsidR="00496118">
        <w:t>ních neuronových sítí a jsou předmětem aktuálního v</w:t>
      </w:r>
      <w:r w:rsidR="005B452A">
        <w:t>ý</w:t>
      </w:r>
      <w:r w:rsidR="00496118">
        <w:t>zkumu a aplikací v posledních letech.</w:t>
      </w:r>
      <w:r w:rsidR="00AB2098">
        <w:t xml:space="preserve"> Rovněž budou </w:t>
      </w:r>
      <w:r w:rsidR="009D5C4C">
        <w:t>ukázány</w:t>
      </w:r>
      <w:r w:rsidR="00AB2098">
        <w:t xml:space="preserve"> jejich aplikace v oboru počítačové grafiky.</w:t>
      </w:r>
    </w:p>
    <w:p w14:paraId="49917070" w14:textId="39362E11" w:rsidR="00191F46" w:rsidRPr="00191F46" w:rsidRDefault="00453E50" w:rsidP="00E10054">
      <w:pPr>
        <w:pStyle w:val="Heading3"/>
      </w:pPr>
      <w:del w:id="260" w:author="Ježek Bruno" w:date="2019-03-28T08:35:00Z">
        <w:r w:rsidDel="00E10054">
          <w:delText xml:space="preserve"> </w:delText>
        </w:r>
      </w:del>
      <w:bookmarkStart w:id="261" w:name="_Toc4652536"/>
      <w:r w:rsidR="00470F33">
        <w:t>H</w:t>
      </w:r>
      <w:r w:rsidR="00496118">
        <w:t>luboké dopředné n</w:t>
      </w:r>
      <w:r w:rsidR="00F619E4">
        <w:t>euronové sítě</w:t>
      </w:r>
      <w:bookmarkEnd w:id="261"/>
    </w:p>
    <w:p w14:paraId="6B935A04" w14:textId="72F2794C" w:rsidR="00191F46" w:rsidRPr="00453E50" w:rsidRDefault="00470F33" w:rsidP="00470F33">
      <w:pPr>
        <w:pStyle w:val="Standartnitext"/>
        <w:ind w:firstLine="708"/>
      </w:pPr>
      <w:r>
        <w:t>Hluboké n</w:t>
      </w:r>
      <w:r w:rsidR="00683C01">
        <w:t xml:space="preserve">euronové sítě jsou jednou z </w:t>
      </w:r>
      <w:r w:rsidR="00191F46" w:rsidRPr="00191F46">
        <w:t xml:space="preserve">často používaných metod strojového učení. Je to aparát, který má charakter funkce a lze jej popsat jako </w:t>
      </w:r>
      <w:r w:rsidR="00191F46" w:rsidRPr="00191F46">
        <w:rPr>
          <w:i/>
        </w:rPr>
        <w:t>masivně paralelní procesor</w:t>
      </w:r>
      <w:r w:rsidR="00191F46" w:rsidRPr="00191F46">
        <w:t>.</w:t>
      </w:r>
      <w:r w:rsidR="00C25769">
        <w:t xml:space="preserve"> </w:t>
      </w:r>
      <w:r w:rsidR="00191F46" w:rsidRPr="00191F46">
        <w:t xml:space="preserve">Mnohačetným předkládáním </w:t>
      </w:r>
      <w:r w:rsidR="00191F46" w:rsidRPr="00191F46">
        <w:rPr>
          <w:i/>
        </w:rPr>
        <w:t>m</w:t>
      </w:r>
      <w:r w:rsidR="00191F46" w:rsidRPr="00191F46">
        <w:t xml:space="preserve"> vzorů do neuronové sítě je možné adaptovat funkční </w:t>
      </w:r>
      <w:r w:rsidR="00C25769">
        <w:t xml:space="preserve">parametry jednotlivých neuronů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θ</m:t>
        </m:r>
      </m:oMath>
      <w:r w:rsidR="00191F46" w:rsidRPr="00191F46">
        <w:t xml:space="preserve"> tak, že vznikne obecně použitý model pro klasifikaci či predikci dat na základě nového vektoru vstu</w:t>
      </w:r>
      <w:r w:rsidR="009D5C4C">
        <w:t>pních hodnot. Tento proces adap</w:t>
      </w:r>
      <w:r w:rsidR="00191F46" w:rsidRPr="00191F46">
        <w:t xml:space="preserve">tace je chápán jako učení </w:t>
      </w:r>
      <w:r w:rsidR="00F619E4">
        <w:t>neuronové sítě</w:t>
      </w:r>
      <w:r w:rsidR="00191F46" w:rsidRPr="00191F46">
        <w:t xml:space="preserve">. Implementace tohoto učení stojí </w:t>
      </w:r>
      <w:r w:rsidR="00C25769">
        <w:t xml:space="preserve">na minimalizaci chybové funkce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191F46" w:rsidRPr="00191F46">
        <w:t xml:space="preserve">, která agreguje rozdíl výstupních hodnot vyprodukovaných neuronovou sítí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d>
          <m:dPr>
            <m:ctrlPr>
              <w:rPr>
                <w:rFonts w:ascii="Cambria Math" w:hAnsi="Cambria Math"/>
                <w:i/>
              </w:rPr>
            </m:ctrlPr>
          </m:dPr>
          <m:e>
            <m:r>
              <w:rPr>
                <w:rFonts w:ascii="Cambria Math" w:hAnsi="Cambria Math"/>
              </w:rPr>
              <m:t>t</m:t>
            </m:r>
          </m:e>
        </m:d>
      </m:oMath>
      <w:r w:rsidR="00191F46" w:rsidRPr="00191F46">
        <w:t xml:space="preserve"> s</w:t>
      </w:r>
      <w:r w:rsidR="00B20C7A">
        <w:t> datově předepsanými</w:t>
      </w:r>
      <w:r w:rsidR="00191F46" w:rsidRPr="00191F46">
        <w:t xml:space="preserve"> hodnotami </w:t>
      </w:r>
      <w:r w:rsidR="00C25769">
        <w:t xml:space="preserve">pro konkrétní vzor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191F46" w:rsidRPr="00191F46">
        <w:t xml:space="preserve"> </w:t>
      </w:r>
      <w:r w:rsidR="00191F46" w:rsidRPr="00191F46">
        <w:fldChar w:fldCharType="begin"/>
      </w:r>
      <w:r w:rsidR="00504230">
        <w:instrText xml:space="preserve"> ADDIN ZOTERO_ITEM CSL_CITATION {"citationID":"5kUXKvYM","properties":{"formattedCitation":"(Vladim\\uc0\\u237{}r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191F46" w:rsidRPr="00191F46">
        <w:fldChar w:fldCharType="separate"/>
      </w:r>
      <w:r w:rsidR="007911EC" w:rsidRPr="007911EC">
        <w:rPr>
          <w:rFonts w:cs="Times New Roman"/>
          <w:szCs w:val="24"/>
        </w:rPr>
        <w:t>(Vladimír Olej a Hájek Petr 2010)</w:t>
      </w:r>
      <w:r w:rsidR="00191F46" w:rsidRPr="00191F46">
        <w:fldChar w:fldCharType="end"/>
      </w:r>
      <w:r w:rsidR="00191F46" w:rsidRPr="00191F46">
        <w:t>.</w:t>
      </w:r>
      <w:r w:rsidR="00453E50">
        <w:t xml:space="preserve"> </w:t>
      </w:r>
      <w:r w:rsidR="00453E50" w:rsidRPr="00833DD2">
        <w:t>P</w:t>
      </w:r>
      <w:r w:rsidR="00453E50">
        <w:t>řirozeně se během vývoje oboru strojového učení začalo pracovat i s jinými chybovými funkcemi.</w:t>
      </w:r>
    </w:p>
    <w:p w14:paraId="0EF149C9" w14:textId="77777777" w:rsidR="00191F46" w:rsidRPr="00191F46" w:rsidRDefault="00962513" w:rsidP="00D928F5">
      <w:pPr>
        <w:pStyle w:val="Rovnice"/>
      </w:pPr>
      <m:oMathPara>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m:oMathPara>
    </w:p>
    <w:p w14:paraId="59A86116" w14:textId="573A96FE" w:rsidR="00191F46" w:rsidRPr="00191F46" w:rsidRDefault="00012722" w:rsidP="00012722">
      <w:pPr>
        <w:pStyle w:val="CAPITION"/>
      </w:pPr>
      <w:bookmarkStart w:id="262" w:name="_Ref4237026"/>
      <w:r>
        <w:t xml:space="preserve">Rov. </w:t>
      </w:r>
      <w:r w:rsidR="009A0142">
        <w:rPr>
          <w:noProof/>
        </w:rPr>
        <w:fldChar w:fldCharType="begin"/>
      </w:r>
      <w:r w:rsidR="009A0142">
        <w:rPr>
          <w:noProof/>
        </w:rPr>
        <w:instrText xml:space="preserve"> SEQ Rov. \* ARABIC </w:instrText>
      </w:r>
      <w:r w:rsidR="009A0142">
        <w:rPr>
          <w:noProof/>
        </w:rPr>
        <w:fldChar w:fldCharType="separate"/>
      </w:r>
      <w:r>
        <w:rPr>
          <w:noProof/>
        </w:rPr>
        <w:t>1</w:t>
      </w:r>
      <w:r w:rsidR="009A0142">
        <w:rPr>
          <w:noProof/>
        </w:rPr>
        <w:fldChar w:fldCharType="end"/>
      </w:r>
      <w:bookmarkEnd w:id="262"/>
      <w:r>
        <w:t xml:space="preserve">: </w:t>
      </w:r>
      <w:r w:rsidR="006E0144">
        <w:t>P</w:t>
      </w:r>
      <w:r>
        <w:t>říklad předpisu</w:t>
      </w:r>
      <w:r>
        <w:rPr>
          <w:i/>
          <w:iCs/>
        </w:rPr>
        <w:t xml:space="preserve"> </w:t>
      </w:r>
      <w:r w:rsidRPr="00012722">
        <w:rPr>
          <w:iCs/>
        </w:rPr>
        <w:t>chybové</w:t>
      </w:r>
      <w:r w:rsidR="00191F46" w:rsidRPr="00191F46">
        <w:t xml:space="preserve"> funkce </w:t>
      </w:r>
    </w:p>
    <w:p w14:paraId="2BA16442" w14:textId="4D62BD77" w:rsidR="00191F46" w:rsidRPr="00191F46" w:rsidRDefault="00191F46" w:rsidP="00AB2098">
      <w:pPr>
        <w:pStyle w:val="Standartnitext"/>
        <w:ind w:firstLine="708"/>
      </w:pPr>
      <w:r w:rsidRPr="00191F46">
        <w:t xml:space="preserve">Přestože existují různé varianty a topologie neuronových sítí, základní </w:t>
      </w:r>
      <w:commentRangeStart w:id="263"/>
      <w:r w:rsidRPr="00191F46">
        <w:t>principy</w:t>
      </w:r>
      <w:commentRangeEnd w:id="263"/>
      <w:r w:rsidR="00E10054">
        <w:rPr>
          <w:rStyle w:val="CommentReference"/>
          <w:rFonts w:asciiTheme="minorHAnsi" w:hAnsiTheme="minorHAnsi" w:cstheme="minorBidi"/>
        </w:rPr>
        <w:commentReference w:id="263"/>
      </w:r>
      <w:r w:rsidRPr="00191F46">
        <w:t xml:space="preserve"> korelují </w:t>
      </w:r>
      <w:r w:rsidRPr="00191F46">
        <w:fldChar w:fldCharType="begin"/>
      </w:r>
      <w:r w:rsidR="00504230">
        <w:instrText xml:space="preserve"> ADDIN ZOTERO_ITEM CSL_CITATION {"citationID":"3MatGFA7","properties":{"formattedCitation":"(Tu\\uc0\\u269{}kov\\uc0\\u225{} 2003)","plainCitation":"(Tučková 2003)","noteIndex":0},"citationItems":[{"id":156,"uris":["http://zotero.org/users/local/IbRhotwj/items/7J6RTQD3"],"uri":["http://zotero.org/users/local/IbRhotwj/items/7J6RTQD3"],"itemData":{"id":156,"type":"book","title":"Úvod do teorie a aplikací umělých neuronových sítí","publisher":"ČVUT","ISBN":"80-01-02800-3","author":[{"family":"Tučková","given":"Jana"}],"issued":{"date-parts":[["2003"]]}}}],"schema":"https://github.com/citation-style-language/schema/raw/master/csl-citation.json"} </w:instrText>
      </w:r>
      <w:r w:rsidRPr="00191F46">
        <w:fldChar w:fldCharType="separate"/>
      </w:r>
      <w:r w:rsidR="007911EC" w:rsidRPr="007911EC">
        <w:rPr>
          <w:rFonts w:cs="Times New Roman"/>
          <w:szCs w:val="24"/>
        </w:rPr>
        <w:t>(Tučková 2003)</w:t>
      </w:r>
      <w:r w:rsidRPr="00191F46">
        <w:fldChar w:fldCharType="end"/>
      </w:r>
      <w:r w:rsidRPr="00191F46">
        <w:t>.</w:t>
      </w:r>
    </w:p>
    <w:p w14:paraId="26CFB36E" w14:textId="62608C27" w:rsidR="00453E50" w:rsidRPr="00191F46" w:rsidRDefault="00191F46" w:rsidP="00AB2098">
      <w:pPr>
        <w:pStyle w:val="Standartnitext"/>
        <w:rPr>
          <w:rFonts w:eastAsiaTheme="minorEastAsia"/>
        </w:rPr>
      </w:pPr>
      <w:r w:rsidRPr="00191F46">
        <w:t>Stavebním elementem neuronových sítí je neuron, jež si lze představit jako funkci na jejímž vstupu je vektor hodnot, které vyšly z předcházející vrstvy neuronové sítě (NS) a na jejím výstupu skalární hodnota, jež figuruje jako vstup pro další vrstvy popřípadě jako výstup neuronové sítě. Vstupní vektor je nejprve agregován do skalární hodnoty, která je následně vstupem do aktivační funkce</w:t>
      </w:r>
      <w:r w:rsidR="007F3C4E">
        <w:t xml:space="preserve"> </w:t>
      </w:r>
      <m:oMath>
        <m:r>
          <m:rPr>
            <m:sty m:val="p"/>
          </m:rPr>
          <w:rPr>
            <w:rFonts w:ascii="Cambria Math" w:hAnsi="Cambria Math"/>
          </w:rPr>
          <m:t>Φ</m:t>
        </m:r>
      </m:oMath>
      <w:r w:rsidRPr="00191F46">
        <w:t xml:space="preserve">. Ta </w:t>
      </w:r>
      <w:r w:rsidR="007F3C4E">
        <w:t>transformuje</w:t>
      </w:r>
      <w:r w:rsidRPr="00191F46">
        <w:t xml:space="preserve"> vstupní hodnotu do výstupní hodnoty celého neuronu. Parametr </w:t>
      </w:r>
      <m:oMath>
        <m:r>
          <w:rPr>
            <w:rFonts w:ascii="Cambria Math" w:hAnsi="Cambria Math"/>
          </w:rPr>
          <m:t>θ</m:t>
        </m:r>
      </m:oMath>
      <w:r w:rsidRPr="00191F46">
        <w:rPr>
          <w:rFonts w:eastAsiaTheme="minorEastAsia"/>
        </w:rPr>
        <w:t xml:space="preserve"> přidává prahovou hodnotu neuronu (bias), která přispívá k aktivizaci neuronu. </w:t>
      </w:r>
    </w:p>
    <w:p w14:paraId="52A74309" w14:textId="7863D707" w:rsidR="00191F46" w:rsidRPr="00191F46" w:rsidRDefault="00191F46" w:rsidP="00A444A9">
      <w:pPr>
        <w:pStyle w:val="Rovnice"/>
      </w:pPr>
      <m:oMathPara>
        <m:oMath>
          <m:r>
            <w:rPr>
              <w:rFonts w:ascii="Cambria Math" w:hAnsi="Cambria Math"/>
            </w:rPr>
            <m:t>y</m:t>
          </m:r>
          <m:r>
            <m:rPr>
              <m:sty m:val="p"/>
            </m:rPr>
            <w:rPr>
              <w:rFonts w:ascii="Cambria Math" w:hAnsi="Cambria Math"/>
            </w:rPr>
            <m:t>=Φ</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θ</m:t>
                  </m:r>
                </m:e>
              </m:nary>
            </m:e>
          </m:d>
        </m:oMath>
      </m:oMathPara>
    </w:p>
    <w:p w14:paraId="75C3859C" w14:textId="7547D117" w:rsidR="00191F46" w:rsidRPr="00191F46" w:rsidRDefault="00012722" w:rsidP="00012722">
      <w:pPr>
        <w:pStyle w:val="CAPITION"/>
      </w:pPr>
      <w:r>
        <w:t>Rov.</w:t>
      </w:r>
      <w:r w:rsidR="00191F46" w:rsidRPr="00191F46">
        <w:t xml:space="preserve"> </w:t>
      </w:r>
      <w:r w:rsidR="009A0142">
        <w:rPr>
          <w:noProof/>
        </w:rPr>
        <w:fldChar w:fldCharType="begin"/>
      </w:r>
      <w:r w:rsidR="009A0142">
        <w:rPr>
          <w:noProof/>
        </w:rPr>
        <w:instrText xml:space="preserve"> SEQ Rov. \* ARABIC </w:instrText>
      </w:r>
      <w:r w:rsidR="009A0142">
        <w:rPr>
          <w:noProof/>
        </w:rPr>
        <w:fldChar w:fldCharType="separate"/>
      </w:r>
      <w:r>
        <w:rPr>
          <w:noProof/>
        </w:rPr>
        <w:t>2</w:t>
      </w:r>
      <w:r w:rsidR="009A0142">
        <w:rPr>
          <w:noProof/>
        </w:rPr>
        <w:fldChar w:fldCharType="end"/>
      </w:r>
      <w:r w:rsidR="006E0144">
        <w:t>:</w:t>
      </w:r>
      <w:r w:rsidR="00191F46" w:rsidRPr="00191F46">
        <w:t xml:space="preserve"> </w:t>
      </w:r>
      <w:r w:rsidR="006E0144">
        <w:t>A</w:t>
      </w:r>
      <w:r w:rsidR="00191F46" w:rsidRPr="00191F46">
        <w:t>gregace vstupn</w:t>
      </w:r>
      <w:r w:rsidR="00E10054">
        <w:t>í</w:t>
      </w:r>
      <w:r w:rsidR="00191F46" w:rsidRPr="00191F46">
        <w:t>ch hodnot neuronu</w:t>
      </w:r>
    </w:p>
    <w:p w14:paraId="68E9AD9A" w14:textId="1C898BEF" w:rsidR="00191F46" w:rsidRPr="00191F46" w:rsidRDefault="00191F46" w:rsidP="00AB2098">
      <w:pPr>
        <w:pStyle w:val="Standartnitext"/>
        <w:ind w:firstLine="708"/>
      </w:pPr>
      <w:r w:rsidRPr="00191F46">
        <w:t>Konkrétních aktivačních funkcí existuje celá řada a mají zásadní charakter na fungování NS. Aktivační funkce mohou mít za důsledek lineární i nelineární charakter klasifikačních oblastí vyprodukovaných neuronovou sítí</w:t>
      </w:r>
      <w:r w:rsidR="00006D47">
        <w:t xml:space="preserve">. Příkladem </w:t>
      </w:r>
      <w:r w:rsidRPr="00191F46">
        <w:t xml:space="preserve">nelineární aktivační funkce jako je například </w:t>
      </w:r>
      <w:r w:rsidR="00C52069">
        <w:t>sigmoida</w:t>
      </w:r>
      <w:r w:rsidRPr="00191F46">
        <w:t xml:space="preserve"> </w:t>
      </w:r>
      <w:r w:rsidRPr="00191F46">
        <w:fldChar w:fldCharType="begin"/>
      </w:r>
      <w:r w:rsidR="00504230">
        <w:instrText xml:space="preserve"> ADDIN ZOTERO_ITEM CSL_CITATION {"citationID":"YHpujSWa","properties":{"formattedCitation":"(Vladim\\uc0\\u237{}r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Pr="00191F46">
        <w:fldChar w:fldCharType="separate"/>
      </w:r>
      <w:r w:rsidR="007911EC" w:rsidRPr="007911EC">
        <w:rPr>
          <w:rFonts w:cs="Times New Roman"/>
          <w:szCs w:val="24"/>
        </w:rPr>
        <w:t>(Vladimír Olej a Hájek Petr 2010)</w:t>
      </w:r>
      <w:r w:rsidRPr="00191F46">
        <w:fldChar w:fldCharType="end"/>
      </w:r>
      <w:r w:rsidRPr="00191F46">
        <w:t>.</w:t>
      </w:r>
      <w:ins w:id="264" w:author="Pepa Sládek" w:date="2019-04-01T12:05:00Z">
        <w:r w:rsidR="00547601">
          <w:t xml:space="preserve"> </w:t>
        </w:r>
      </w:ins>
      <w:ins w:id="265" w:author="Pepa Sládek" w:date="2019-04-01T12:06:00Z">
        <w:r w:rsidR="00547601">
          <w:t xml:space="preserve">Její </w:t>
        </w:r>
      </w:ins>
      <w:ins w:id="266" w:author="Pepa Sládek" w:date="2019-04-01T12:05:00Z">
        <w:r w:rsidR="00547601">
          <w:t xml:space="preserve">Předpis vystihuje </w:t>
        </w:r>
      </w:ins>
      <w:ins w:id="267" w:author="Pepa Sládek" w:date="2019-04-01T12:06:00Z">
        <w:r w:rsidR="00547601">
          <w:fldChar w:fldCharType="begin"/>
        </w:r>
        <w:r w:rsidR="00547601">
          <w:instrText xml:space="preserve"> REF _Ref5012794 \h </w:instrText>
        </w:r>
      </w:ins>
      <w:r w:rsidR="00547601">
        <w:fldChar w:fldCharType="separate"/>
      </w:r>
      <w:ins w:id="268" w:author="Pepa Sládek" w:date="2019-04-01T12:06:00Z">
        <w:r w:rsidR="00547601">
          <w:t>Rov.</w:t>
        </w:r>
        <w:r w:rsidR="00547601" w:rsidRPr="00191F46">
          <w:t xml:space="preserve"> </w:t>
        </w:r>
        <w:r w:rsidR="00547601">
          <w:rPr>
            <w:noProof/>
          </w:rPr>
          <w:t>3</w:t>
        </w:r>
        <w:r w:rsidR="00547601">
          <w:fldChar w:fldCharType="end"/>
        </w:r>
        <w:r w:rsidR="00547601">
          <w:t xml:space="preserve"> </w:t>
        </w:r>
      </w:ins>
      <w:bookmarkStart w:id="269" w:name="_GoBack"/>
      <w:bookmarkEnd w:id="269"/>
    </w:p>
    <w:p w14:paraId="67B5D791" w14:textId="77777777" w:rsidR="00191F46" w:rsidRPr="00191F46" w:rsidRDefault="00191F46" w:rsidP="00D928F5">
      <w:pPr>
        <w:pStyle w:val="Rovnice"/>
      </w:pPr>
      <m:oMathPara>
        <m:oMath>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y</m:t>
                      </m:r>
                    </m:e>
                    <m:sub>
                      <m:r>
                        <w:rPr>
                          <w:rFonts w:ascii="Cambria Math" w:hAnsi="Cambria Math"/>
                        </w:rPr>
                        <m:t>i</m:t>
                      </m:r>
                    </m:sub>
                  </m:sSub>
                </m:sup>
              </m:sSup>
            </m:den>
          </m:f>
        </m:oMath>
      </m:oMathPara>
    </w:p>
    <w:p w14:paraId="461BC1B9" w14:textId="50E118BF" w:rsidR="00191F46" w:rsidRDefault="00012722" w:rsidP="00012722">
      <w:pPr>
        <w:pStyle w:val="CAPITION"/>
      </w:pPr>
      <w:bookmarkStart w:id="270" w:name="_Ref5012794"/>
      <w:r>
        <w:t>Rov.</w:t>
      </w:r>
      <w:r w:rsidR="00191F46" w:rsidRPr="00191F46">
        <w:t xml:space="preserve"> </w:t>
      </w:r>
      <w:r w:rsidR="009A0142">
        <w:rPr>
          <w:noProof/>
        </w:rPr>
        <w:fldChar w:fldCharType="begin"/>
      </w:r>
      <w:r w:rsidR="009A0142">
        <w:rPr>
          <w:noProof/>
        </w:rPr>
        <w:instrText xml:space="preserve"> SEQ Rov. \* ARABIC </w:instrText>
      </w:r>
      <w:r w:rsidR="009A0142">
        <w:rPr>
          <w:noProof/>
        </w:rPr>
        <w:fldChar w:fldCharType="separate"/>
      </w:r>
      <w:r>
        <w:rPr>
          <w:noProof/>
        </w:rPr>
        <w:t>3</w:t>
      </w:r>
      <w:r w:rsidR="009A0142">
        <w:rPr>
          <w:noProof/>
        </w:rPr>
        <w:fldChar w:fldCharType="end"/>
      </w:r>
      <w:bookmarkEnd w:id="270"/>
      <w:r w:rsidR="006E0144">
        <w:t>:</w:t>
      </w:r>
      <w:r w:rsidR="00191F46" w:rsidRPr="00191F46">
        <w:t xml:space="preserve"> </w:t>
      </w:r>
      <w:r w:rsidR="006E0144">
        <w:t>V</w:t>
      </w:r>
      <w:r w:rsidR="00191F46" w:rsidRPr="00191F46">
        <w:t>ýstupní hodnota neuronu při užití funkce sigmoid</w:t>
      </w:r>
    </w:p>
    <w:p w14:paraId="20307326" w14:textId="3FF69CFA" w:rsidR="0078047C" w:rsidRDefault="0078047C" w:rsidP="0078047C">
      <w:pPr>
        <w:pStyle w:val="Standartnitext"/>
      </w:pPr>
      <w:r>
        <w:t xml:space="preserve">Aktuálním trendem v oblasti hlubokého učení je však v rámci vnitřních vrstev </w:t>
      </w:r>
      <w:r w:rsidR="00006D47">
        <w:t>neuronových sítí</w:t>
      </w:r>
      <w:r>
        <w:t xml:space="preserve"> jiná funkce, která se</w:t>
      </w:r>
      <w:ins w:id="271" w:author="Pepa Sládek" w:date="2019-04-01T11:56:00Z">
        <w:r w:rsidR="00EB2D8C">
          <w:t xml:space="preserve"> anglicky</w:t>
        </w:r>
      </w:ins>
      <w:r>
        <w:t xml:space="preserve"> označuje jako „rectified linear unit“ zkráceně ReLU</w:t>
      </w:r>
      <w:r w:rsidR="00006D47">
        <w:t xml:space="preserve">, </w:t>
      </w:r>
      <w:r w:rsidR="002E17AC">
        <w:t xml:space="preserve">kde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t xml:space="preserve"> </w:t>
      </w:r>
      <w:r>
        <w:fldChar w:fldCharType="begin"/>
      </w:r>
      <w:r w:rsidR="00375977">
        <w:instrText xml:space="preserve"> ADDIN ZOTERO_ITEM CSL_CITATION {"citationID":"RbNmsaBh","properties":{"formattedCitation":"(Goodfellow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ins w:id="272" w:author="Pepa Sládek" w:date="2019-04-01T11:56:00Z">
        <w:r w:rsidR="00EB2D8C">
          <w:t xml:space="preserve"> Graf této funkce je ukázán na </w:t>
        </w:r>
      </w:ins>
      <w:ins w:id="273" w:author="Pepa Sládek" w:date="2019-04-01T11:57:00Z">
        <w:r w:rsidR="00EB2D8C">
          <w:fldChar w:fldCharType="begin"/>
        </w:r>
        <w:r w:rsidR="00EB2D8C">
          <w:instrText xml:space="preserve"> REF _Ref5012253 \h </w:instrText>
        </w:r>
      </w:ins>
      <w:r w:rsidR="00EB2D8C">
        <w:fldChar w:fldCharType="separate"/>
      </w:r>
      <w:ins w:id="274" w:author="Pepa Sládek" w:date="2019-04-01T11:57:00Z">
        <w:r w:rsidR="00EB2D8C">
          <w:t xml:space="preserve">Obr. </w:t>
        </w:r>
        <w:r w:rsidR="00EB2D8C">
          <w:rPr>
            <w:noProof/>
          </w:rPr>
          <w:t>2</w:t>
        </w:r>
        <w:r w:rsidR="00EB2D8C">
          <w:fldChar w:fldCharType="end"/>
        </w:r>
        <w:r w:rsidR="00EB2D8C">
          <w:t>.</w:t>
        </w:r>
      </w:ins>
      <w:r w:rsidR="007F3C4E">
        <w:t xml:space="preserve"> </w:t>
      </w:r>
      <w:del w:id="275" w:author="Pepa Sládek" w:date="2019-04-01T11:58:00Z">
        <w:r w:rsidR="00006D47" w:rsidDel="00547601">
          <w:delText>Funkce n</w:delText>
        </w:r>
      </w:del>
      <w:ins w:id="276" w:author="Pepa Sládek" w:date="2019-04-01T11:58:00Z">
        <w:r w:rsidR="00547601">
          <w:t xml:space="preserve"> Myšelnka neuronu v informatice původně vychází z  fungování biologického neuronu</w:t>
        </w:r>
      </w:ins>
      <w:del w:id="277" w:author="Pepa Sládek" w:date="2019-04-01T11:59:00Z">
        <w:r w:rsidR="00006D47" w:rsidDel="00547601">
          <w:delText>euron</w:delText>
        </w:r>
      </w:del>
      <w:del w:id="278" w:author="Pepa Sládek" w:date="2019-04-01T11:58:00Z">
        <w:r w:rsidR="00006D47" w:rsidDel="00547601">
          <w:delText>u</w:delText>
        </w:r>
      </w:del>
      <w:del w:id="279" w:author="Pepa Sládek" w:date="2019-04-01T11:59:00Z">
        <w:r w:rsidR="00006D47" w:rsidDel="00547601">
          <w:delText xml:space="preserve"> v kontextu strojového učení napodobuje </w:delText>
        </w:r>
        <w:r w:rsidR="00006D47" w:rsidDel="00547601">
          <w:lastRenderedPageBreak/>
          <w:delText>neuron bi</w:delText>
        </w:r>
        <w:r w:rsidR="00E10054" w:rsidDel="00547601">
          <w:delText>o</w:delText>
        </w:r>
        <w:r w:rsidR="00006D47" w:rsidDel="00547601">
          <w:delText>logický</w:delText>
        </w:r>
      </w:del>
      <w:r w:rsidR="00006D47">
        <w:t>. Dle Glorota je to však teprve užití aktivační funkce</w:t>
      </w:r>
      <w:r w:rsidR="009D5C4C">
        <w:t xml:space="preserve"> ReLU</w:t>
      </w:r>
      <w:r w:rsidR="00006D47">
        <w:t xml:space="preserve">, </w:t>
      </w:r>
      <w:del w:id="280" w:author="Pepa Sládek" w:date="2019-04-01T12:00:00Z">
        <w:r w:rsidR="00006D47" w:rsidDel="00547601">
          <w:delText>kter</w:delText>
        </w:r>
      </w:del>
      <w:del w:id="281" w:author="Pepa Sládek" w:date="2019-04-01T11:59:00Z">
        <w:r w:rsidR="00006D47" w:rsidDel="00547601">
          <w:delText xml:space="preserve">á </w:delText>
        </w:r>
        <w:r w:rsidR="009D5C4C" w:rsidDel="00547601">
          <w:delText>tuto</w:delText>
        </w:r>
      </w:del>
      <w:ins w:id="282" w:author="Pepa Sládek" w:date="2019-04-01T12:00:00Z">
        <w:r w:rsidR="00547601">
          <w:t>díky, které se podařilo obě vzájemě přiblížit</w:t>
        </w:r>
      </w:ins>
      <w:ins w:id="283" w:author="Pepa Sládek" w:date="2019-04-01T12:02:00Z">
        <w:r w:rsidR="00547601">
          <w:t>, co do pricnipu fungování</w:t>
        </w:r>
      </w:ins>
      <w:ins w:id="284" w:author="Pepa Sládek" w:date="2019-04-01T12:00:00Z">
        <w:r w:rsidR="00547601">
          <w:t>.</w:t>
        </w:r>
      </w:ins>
      <w:del w:id="285" w:author="Pepa Sládek" w:date="2019-04-01T11:59:00Z">
        <w:r w:rsidR="009D5C4C" w:rsidDel="00547601">
          <w:delText xml:space="preserve"> podobnost</w:delText>
        </w:r>
        <w:r w:rsidR="00006D47" w:rsidDel="00547601">
          <w:delText xml:space="preserve"> ve velké míře dovršuje</w:delText>
        </w:r>
      </w:del>
      <w:r w:rsidR="00006D47">
        <w:t xml:space="preserve">. </w:t>
      </w:r>
      <w:del w:id="286" w:author="Pepa Sládek" w:date="2019-04-01T12:01:00Z">
        <w:r w:rsidR="00DD3B37" w:rsidDel="00547601">
          <w:delText xml:space="preserve">Především </w:delText>
        </w:r>
      </w:del>
      <w:ins w:id="287" w:author="Pepa Sládek" w:date="2019-04-01T12:01:00Z">
        <w:r w:rsidR="00547601">
          <w:t>V této souvislosti</w:t>
        </w:r>
        <w:r w:rsidR="00547601">
          <w:t xml:space="preserve"> </w:t>
        </w:r>
      </w:ins>
      <w:r w:rsidR="00DD3B37">
        <w:t>diskutuje</w:t>
      </w:r>
      <w:ins w:id="288" w:author="Pepa Sládek" w:date="2019-04-01T12:01:00Z">
        <w:r w:rsidR="00547601">
          <w:t xml:space="preserve"> především</w:t>
        </w:r>
      </w:ins>
      <w:r w:rsidR="00DD3B37">
        <w:t xml:space="preserve"> princip „řídkosti aktivace“, při kterém v rámci šíření signálu zůstane mnoho neuron</w:t>
      </w:r>
      <w:r w:rsidR="002E0704">
        <w:t>ových jednotek na svém výstupu nulových</w:t>
      </w:r>
      <w:r w:rsidR="00C25769">
        <w:t>. Je to podstatný a pozitivní</w:t>
      </w:r>
      <w:r w:rsidR="002E0704">
        <w:t xml:space="preserve"> důsledek</w:t>
      </w:r>
      <w:r w:rsidR="00C25769">
        <w:t xml:space="preserve"> fungování </w:t>
      </w:r>
      <w:del w:id="289" w:author="Pepa Sládek" w:date="2019-04-01T12:01:00Z">
        <w:r w:rsidR="00C25769" w:rsidDel="00547601">
          <w:delText xml:space="preserve">NN </w:delText>
        </w:r>
      </w:del>
      <w:ins w:id="290" w:author="Pepa Sládek" w:date="2019-04-01T12:01:00Z">
        <w:r w:rsidR="00547601">
          <w:t>neuronové sítě</w:t>
        </w:r>
        <w:r w:rsidR="00547601">
          <w:t xml:space="preserve"> </w:t>
        </w:r>
      </w:ins>
      <w:r w:rsidR="00C25769">
        <w:t>právě při</w:t>
      </w:r>
      <w:r w:rsidR="002E0704">
        <w:t xml:space="preserve"> užití ReLU</w:t>
      </w:r>
      <w:r w:rsidR="00C25769">
        <w:t>.</w:t>
      </w:r>
      <w:r w:rsidR="004C0032">
        <w:t xml:space="preserve"> </w:t>
      </w:r>
      <w:r w:rsidR="002E0704">
        <w:fldChar w:fldCharType="begin"/>
      </w:r>
      <w:r w:rsidR="002E0704">
        <w:instrText xml:space="preserve"> ADDIN ZOTERO_ITEM CSL_CITATION {"citationID":"7Kp6D0Zj","properties":{"formattedCitation":"(Glorot et al. 2011)","plainCitation":"(Glorot et al. 2011)","noteIndex":0},"citationItems":[{"id":930,"uris":["http://zotero.org/users/local/IbRhotwj/items/XG4MXFCP"],"uri":["http://zotero.org/users/local/IbRhotwj/items/XG4MXFCP"],"itemData":{"id":930,"type":"article-journal","title":"Deep Sparse Rectiﬁer Neural Networks","page":"9","source":"Zotero","abstract":"While logistic sigmoid neurons are more biologically plausible than hyperbolic tangent neurons, the latter work better for training multi-layer neural networks. This paper shows that rectifying neurons are an even better model of biological neurons and yield equal or better performance than hyperbolic tangent networks in spite of the hard non-linearity and non-diﬀerentiability at zero, creating sparse representations with true zeros, which seem remarkably suitable for naturally sparse data. Even though they can take advantage of semi-supervised setups with extra-unlabeled data, deep rectiﬁer networks can reach their best performance without requiring any unsupervised pre-training on purely supervised tasks with large labeled datasets. Hence, these results can be seen as a new milestone in the attempts at understanding the diﬃculty in training deep but purely supervised neural networks, and closing the performance gap between neural networks learnt with and without unsupervised pre-training.","language":"en","author":[{"family":"Glorot","given":"Xavier"},{"family":"Bordes","given":"Antoine"},{"family":"Bengio","given":"Yoshua"}],"issued":{"date-parts":[["2011"]]}}}],"schema":"https://github.com/citation-style-language/schema/raw/master/csl-citation.json"} </w:instrText>
      </w:r>
      <w:r w:rsidR="002E0704">
        <w:fldChar w:fldCharType="separate"/>
      </w:r>
      <w:r w:rsidR="007911EC" w:rsidRPr="007911EC">
        <w:t>(Glorot et al. 2011)</w:t>
      </w:r>
      <w:r w:rsidR="002E0704">
        <w:fldChar w:fldCharType="end"/>
      </w:r>
      <w:r w:rsidR="002E0704">
        <w:t>. Aplikace</w:t>
      </w:r>
      <w:r w:rsidR="002225F7">
        <w:t xml:space="preserve"> této aktivační funkce má rovněž za důsledek rychlejší trénování </w:t>
      </w:r>
      <w:r w:rsidR="002225F7">
        <w:fldChar w:fldCharType="begin"/>
      </w:r>
      <w:r w:rsidR="002225F7">
        <w:instrText xml:space="preserve"> ADDIN ZOTERO_ITEM CSL_CITATION {"citationID":"3dBVpbn9","properties":{"formattedCitation":"(Bhandare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Networks","page":"10","volume":"7","source":"Zotero","abstract":"In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rsidR="002225F7">
        <w:fldChar w:fldCharType="separate"/>
      </w:r>
      <w:r w:rsidR="007911EC" w:rsidRPr="007911EC">
        <w:t>(Bhandare et al. 2016)</w:t>
      </w:r>
      <w:r w:rsidR="002225F7">
        <w:fldChar w:fldCharType="end"/>
      </w:r>
      <w:r w:rsidR="00012722">
        <w:t>.</w:t>
      </w:r>
    </w:p>
    <w:p w14:paraId="77B0BF8D" w14:textId="0FD42844" w:rsidR="0078047C" w:rsidRDefault="0078047C" w:rsidP="006E0144">
      <w:pPr>
        <w:pStyle w:val="Obrzek"/>
      </w:pPr>
      <w:r>
        <w:drawing>
          <wp:inline distT="0" distB="0" distL="0" distR="0" wp14:anchorId="37EAA1A6" wp14:editId="6F0CB90A">
            <wp:extent cx="2400300" cy="1628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6" r="6057"/>
                    <a:stretch/>
                  </pic:blipFill>
                  <pic:spPr bwMode="auto">
                    <a:xfrm>
                      <a:off x="0" y="0"/>
                      <a:ext cx="2432692" cy="1650248"/>
                    </a:xfrm>
                    <a:prstGeom prst="rect">
                      <a:avLst/>
                    </a:prstGeom>
                    <a:ln>
                      <a:noFill/>
                    </a:ln>
                    <a:extLst>
                      <a:ext uri="{53640926-AAD7-44D8-BBD7-CCE9431645EC}">
                        <a14:shadowObscured xmlns:a14="http://schemas.microsoft.com/office/drawing/2010/main"/>
                      </a:ext>
                    </a:extLst>
                  </pic:spPr>
                </pic:pic>
              </a:graphicData>
            </a:graphic>
          </wp:inline>
        </w:drawing>
      </w:r>
    </w:p>
    <w:p w14:paraId="59197279" w14:textId="7A448B8F" w:rsidR="0078047C" w:rsidRDefault="00012722" w:rsidP="00012722">
      <w:pPr>
        <w:pStyle w:val="CAPITION"/>
      </w:pPr>
      <w:bookmarkStart w:id="291" w:name="_Ref5012253"/>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2</w:t>
      </w:r>
      <w:r w:rsidR="009A0142">
        <w:rPr>
          <w:noProof/>
        </w:rPr>
        <w:fldChar w:fldCharType="end"/>
      </w:r>
      <w:bookmarkEnd w:id="291"/>
      <w:r w:rsidR="006E0144">
        <w:t>:</w:t>
      </w:r>
      <w:r w:rsidR="009D5C4C">
        <w:t xml:space="preserve"> Graf </w:t>
      </w:r>
      <w:commentRangeStart w:id="292"/>
      <w:r w:rsidR="009D5C4C">
        <w:t>funkce</w:t>
      </w:r>
      <w:commentRangeEnd w:id="292"/>
      <w:r w:rsidR="00E10054">
        <w:rPr>
          <w:rStyle w:val="CommentReference"/>
          <w:rFonts w:asciiTheme="minorHAnsi" w:hAnsiTheme="minorHAnsi" w:cstheme="minorBidi"/>
        </w:rPr>
        <w:commentReference w:id="292"/>
      </w:r>
      <w:r w:rsidR="009D5C4C">
        <w:t xml:space="preserve"> ReLU. Převzato z </w:t>
      </w:r>
      <w:r w:rsidR="009D5C4C">
        <w:fldChar w:fldCharType="begin"/>
      </w:r>
      <w:r w:rsidR="009D5C4C">
        <w:instrText xml:space="preserve"> ADDIN ZOTERO_ITEM CSL_CITATION {"citationID":"SbewihjL","properties":{"formattedCitation":"(Goodfellow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p>
    <w:p w14:paraId="2DE6F616" w14:textId="5280922D" w:rsidR="005C01BE" w:rsidRDefault="002E17AC" w:rsidP="002E17AC">
      <w:pPr>
        <w:pStyle w:val="Standartnitext"/>
      </w:pPr>
      <w:r>
        <w:t>Podstatnou komponentou neuronové sítě je aktivační funkce poslední vrstvy. Zde záleží</w:t>
      </w:r>
      <w:r w:rsidR="009D5C4C">
        <w:t xml:space="preserve"> na tom,</w:t>
      </w:r>
      <w:r>
        <w:t xml:space="preserve"> jaký charakter výstupu je žádoucí</w:t>
      </w:r>
      <w:r w:rsidR="00306489">
        <w:t>. Obecně se však užívá již prezentovaná funkce sigmoid a její odvozenina funkce softmax</w:t>
      </w:r>
      <w:del w:id="293" w:author="Ježek Bruno" w:date="2019-03-28T08:43:00Z">
        <w:r w:rsidR="00306489" w:rsidDel="00E10054">
          <w:delText xml:space="preserve"> </w:delText>
        </w:r>
      </w:del>
      <w:r>
        <w:t xml:space="preserve">. </w:t>
      </w:r>
      <w:r w:rsidR="00801128">
        <w:t xml:space="preserve">Výstup neuronové sítě klasifikuje vstup do </w:t>
      </w:r>
      <w:r w:rsidR="00306489">
        <w:t>konkrétní</w:t>
      </w:r>
      <w:r w:rsidR="00801128">
        <w:t xml:space="preserve"> proměnné.</w:t>
      </w:r>
      <w:r w:rsidR="00306489">
        <w:t xml:space="preserve"> Je-li tato proměnná diskrétní, to znamená, že představuje například příslušnost vstupních dat do </w:t>
      </w:r>
      <w:r w:rsidR="00306489" w:rsidRPr="00306489">
        <w:rPr>
          <w:i/>
        </w:rPr>
        <w:t>n</w:t>
      </w:r>
      <w:r w:rsidR="00306489">
        <w:rPr>
          <w:i/>
        </w:rPr>
        <w:t xml:space="preserve"> </w:t>
      </w:r>
      <w:r w:rsidR="00306489">
        <w:t>tříd, měla by výstupní vrstva vyjadřovat vektor pravděpodobnosti příslušnosti objektu do těchto tříd. Pro tento konkrétní účel se využívá pr</w:t>
      </w:r>
      <w:r w:rsidR="00D06C25">
        <w:t>ávě funkce softmax.</w:t>
      </w:r>
    </w:p>
    <w:p w14:paraId="18B9AE13" w14:textId="34331CF8" w:rsidR="005C01BE" w:rsidRPr="005C01BE" w:rsidRDefault="005C01BE" w:rsidP="00D928F5">
      <w:pPr>
        <w:pStyle w:val="Rovnice"/>
        <w:rPr>
          <w:iCs/>
        </w:rPr>
      </w:pPr>
      <m:oMathPara>
        <m:oMath>
          <m:r>
            <w:rPr>
              <w:rFonts w:ascii="Cambria Math" w:hAnsi="Cambria Math"/>
            </w:rPr>
            <m:t>softmax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j</m:t>
                          </m:r>
                        </m:sub>
                      </m:sSub>
                    </m:sup>
                  </m:sSup>
                </m:e>
              </m:nary>
            </m:den>
          </m:f>
        </m:oMath>
      </m:oMathPara>
    </w:p>
    <w:p w14:paraId="27EB2A17" w14:textId="570D5CC9" w:rsidR="005C01BE" w:rsidRPr="005C01BE" w:rsidRDefault="00012722" w:rsidP="00B1784C">
      <w:pPr>
        <w:pStyle w:val="CAPITION"/>
      </w:pPr>
      <w:r>
        <w:t>Rov.</w:t>
      </w:r>
      <w:r w:rsidR="005C01BE">
        <w:t xml:space="preserve"> </w:t>
      </w:r>
      <w:r w:rsidR="009A0142">
        <w:rPr>
          <w:noProof/>
        </w:rPr>
        <w:fldChar w:fldCharType="begin"/>
      </w:r>
      <w:r w:rsidR="009A0142">
        <w:rPr>
          <w:noProof/>
        </w:rPr>
        <w:instrText xml:space="preserve"> SEQ Rov. \* ARABIC </w:instrText>
      </w:r>
      <w:r w:rsidR="009A0142">
        <w:rPr>
          <w:noProof/>
        </w:rPr>
        <w:fldChar w:fldCharType="separate"/>
      </w:r>
      <w:r>
        <w:rPr>
          <w:noProof/>
        </w:rPr>
        <w:t>4</w:t>
      </w:r>
      <w:r w:rsidR="009A0142">
        <w:rPr>
          <w:noProof/>
        </w:rPr>
        <w:fldChar w:fldCharType="end"/>
      </w:r>
      <w:r w:rsidR="00444611">
        <w:rPr>
          <w:noProof/>
        </w:rPr>
        <w:t xml:space="preserve"> formální vyjádření funkce softmax</w:t>
      </w:r>
    </w:p>
    <w:p w14:paraId="499DE89E" w14:textId="5BB06BBF" w:rsidR="0078047C" w:rsidRPr="00191F46" w:rsidRDefault="005C01BE" w:rsidP="00D06C25">
      <w:pPr>
        <w:pStyle w:val="Standartnitext"/>
      </w:pPr>
      <w:r>
        <w:t>Důsledkem užití této funkce</w:t>
      </w:r>
      <w:r w:rsidR="00306489">
        <w:t xml:space="preserve"> </w:t>
      </w:r>
      <w:r>
        <w:t>je, že na výstupu neuronové sítě bude vektor</w:t>
      </w:r>
      <w:r w:rsidR="00B20C7A">
        <w:t xml:space="preserve"> </w:t>
      </w:r>
      <w:r w:rsidR="00B20C7A">
        <w:rPr>
          <w:i/>
        </w:rPr>
        <w:t>v</w:t>
      </w:r>
      <w:r w:rsidR="00B20C7A">
        <w:rPr>
          <w:i/>
          <w:vertAlign w:val="subscript"/>
        </w:rPr>
        <w:t>1</w:t>
      </w:r>
      <w:r>
        <w:t xml:space="preserve">, </w:t>
      </w:r>
      <w:r w:rsidR="00B20C7A">
        <w:t>který</w:t>
      </w:r>
      <w:r>
        <w:t xml:space="preserve"> bude vyjadřovat pravděpodobnosti pro jednotlivé třídy určené pořadím v rámci </w:t>
      </w:r>
      <w:r w:rsidR="00B20C7A">
        <w:t xml:space="preserve">vektoru a díky „normalizační“ složce v čitateli bude složkový součet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B20C7A">
        <w:t xml:space="preserve"> roven </w:t>
      </w:r>
      <w:r w:rsidR="00FC113B">
        <w:t>jedné</w:t>
      </w:r>
      <w:r w:rsidR="00B20C7A">
        <w:t>.</w:t>
      </w:r>
    </w:p>
    <w:p w14:paraId="31E3AD33" w14:textId="5B703F62" w:rsidR="00191F46" w:rsidRPr="00191F46" w:rsidRDefault="00D06C25" w:rsidP="00833DD2">
      <w:pPr>
        <w:pStyle w:val="Heading3"/>
      </w:pPr>
      <w:r>
        <w:t xml:space="preserve"> </w:t>
      </w:r>
      <w:bookmarkStart w:id="294" w:name="_Toc4652537"/>
      <w:r w:rsidR="00191F46" w:rsidRPr="00191F46">
        <w:t>Učení neuronových sítí</w:t>
      </w:r>
      <w:bookmarkEnd w:id="294"/>
    </w:p>
    <w:p w14:paraId="067852F3" w14:textId="4424C587" w:rsidR="00191F46" w:rsidRPr="00191F46" w:rsidRDefault="00A350AA" w:rsidP="00A350AA">
      <w:pPr>
        <w:pStyle w:val="Standartnitext"/>
        <w:ind w:firstLine="708"/>
      </w:pPr>
      <w:r>
        <w:t xml:space="preserve">Podobně jako existuje variabilita chybových funkcí, existují i různé optimalizační (učící) algoritmy. Obecně však jsou však na začátku </w:t>
      </w:r>
      <w:r w:rsidR="00905AA5">
        <w:t>učení</w:t>
      </w:r>
      <w:del w:id="295" w:author="Ježek Bruno" w:date="2019-03-28T08:33:00Z">
        <w:r w:rsidR="00905AA5" w:rsidDel="004C0032">
          <w:delText xml:space="preserve"> </w:delText>
        </w:r>
        <w:r w:rsidDel="004C0032">
          <w:delText xml:space="preserve"> </w:delText>
        </w:r>
      </w:del>
      <w:ins w:id="296" w:author="Ježek Bruno" w:date="2019-03-28T08:33:00Z">
        <w:r w:rsidR="004C0032">
          <w:t xml:space="preserve"> </w:t>
        </w:r>
      </w:ins>
      <w:r>
        <w:t xml:space="preserve">iniciovány </w:t>
      </w:r>
      <w:r>
        <w:lastRenderedPageBreak/>
        <w:t xml:space="preserve">všechny </w:t>
      </w:r>
      <w:r w:rsidR="00D928F5">
        <w:t xml:space="preserve">váhy v </w:t>
      </w:r>
      <w:r w:rsidR="00905AA5">
        <w:t xml:space="preserve">systému jako náhodné </w:t>
      </w:r>
      <w:r>
        <w:t xml:space="preserve">nenulové </w:t>
      </w:r>
      <w:r w:rsidR="00905AA5">
        <w:t xml:space="preserve">hodnoty. </w:t>
      </w:r>
      <w:r w:rsidR="00191F46" w:rsidRPr="00191F46">
        <w:t>K</w:t>
      </w:r>
      <w:r w:rsidR="00905AA5">
        <w:t xml:space="preserve"> následné</w:t>
      </w:r>
      <w:r w:rsidR="00191F46" w:rsidRPr="00191F46">
        <w:t xml:space="preserve"> adaptaci </w:t>
      </w:r>
      <w:r w:rsidR="00905AA5">
        <w:t>vah ve standardních modelech</w:t>
      </w:r>
      <w:r w:rsidR="00191F46" w:rsidRPr="00191F46">
        <w:t xml:space="preserve"> hlubokého učení s učitelem se</w:t>
      </w:r>
      <w:r>
        <w:t xml:space="preserve"> pak</w:t>
      </w:r>
      <w:r w:rsidR="00191F46" w:rsidRPr="00191F46">
        <w:t xml:space="preserve"> používá</w:t>
      </w:r>
      <w:r>
        <w:t xml:space="preserve"> nějaká alternativa optimalizačního algoritmu</w:t>
      </w:r>
      <w:r w:rsidR="009D5C4C">
        <w:t>,</w:t>
      </w:r>
      <w:r>
        <w:t xml:space="preserve"> například Stochastic gradient descent ve spojení </w:t>
      </w:r>
      <w:del w:id="297" w:author="Ježek Bruno" w:date="2019-03-28T08:46:00Z">
        <w:r w:rsidR="009D5C4C" w:rsidDel="00AA0F1B">
          <w:br/>
        </w:r>
      </w:del>
      <w:r>
        <w:t>s</w:t>
      </w:r>
      <w:ins w:id="298" w:author="Ježek Bruno" w:date="2019-03-28T08:46:00Z">
        <w:r w:rsidR="00AA0F1B">
          <w:t> </w:t>
        </w:r>
      </w:ins>
      <w:del w:id="299" w:author="Ježek Bruno" w:date="2019-03-28T08:33:00Z">
        <w:r w:rsidDel="004C0032">
          <w:delText xml:space="preserve">  </w:delText>
        </w:r>
      </w:del>
      <w:r>
        <w:t>al</w:t>
      </w:r>
      <w:r w:rsidR="00D928F5">
        <w:t>goritmem zpětného šíření chyby</w:t>
      </w:r>
      <w:r>
        <w:t xml:space="preserve"> </w:t>
      </w:r>
      <w:r w:rsidR="00E50481">
        <w:t xml:space="preserve">Backpropagation </w:t>
      </w:r>
      <w:commentRangeStart w:id="300"/>
      <w:r w:rsidR="00E50481">
        <w:t>algorithm</w:t>
      </w:r>
      <w:commentRangeEnd w:id="300"/>
      <w:r w:rsidR="00AA0F1B">
        <w:rPr>
          <w:rStyle w:val="CommentReference"/>
          <w:rFonts w:asciiTheme="minorHAnsi" w:hAnsiTheme="minorHAnsi" w:cstheme="minorBidi"/>
        </w:rPr>
        <w:commentReference w:id="300"/>
      </w:r>
      <w:r w:rsidR="00191F46" w:rsidRPr="00191F46">
        <w:t xml:space="preserve">. </w:t>
      </w:r>
      <w:r>
        <w:t>Proces</w:t>
      </w:r>
      <w:r w:rsidR="00191F46" w:rsidRPr="00191F46">
        <w:t xml:space="preserve"> spočívá </w:t>
      </w:r>
      <w:del w:id="301" w:author="Ježek Bruno" w:date="2019-03-28T08:46:00Z">
        <w:r w:rsidR="009D5C4C" w:rsidDel="00AA0F1B">
          <w:br/>
        </w:r>
      </w:del>
      <w:r w:rsidR="00191F46" w:rsidRPr="00191F46">
        <w:t>v</w:t>
      </w:r>
      <w:ins w:id="302" w:author="Ježek Bruno" w:date="2019-03-28T08:46:00Z">
        <w:r w:rsidR="00AA0F1B">
          <w:t> </w:t>
        </w:r>
      </w:ins>
      <w:del w:id="303" w:author="Ježek Bruno" w:date="2019-03-28T08:46:00Z">
        <w:r w:rsidR="00191F46" w:rsidRPr="00191F46" w:rsidDel="00AA0F1B">
          <w:delText xml:space="preserve"> </w:delText>
        </w:r>
      </w:del>
      <w:r w:rsidR="00191F46" w:rsidRPr="00191F46">
        <w:t>minimalizaci chybové funkce</w:t>
      </w:r>
      <w:r w:rsidR="00453E50">
        <w:t xml:space="preserve"> ve směru gradientu</w:t>
      </w:r>
      <w:r w:rsidR="00332023">
        <w:t xml:space="preserve"> </w:t>
      </w:r>
      <w:r w:rsidR="008D65F3">
        <w:t>tj.</w:t>
      </w:r>
      <w:r w:rsidR="00D928F5">
        <w:t xml:space="preserve"> směrem k </w:t>
      </w:r>
      <w:r w:rsidR="00332023">
        <w:t>lokálnímu minimu.</w:t>
      </w:r>
      <w:del w:id="304" w:author="Ježek Bruno" w:date="2019-03-28T08:33:00Z">
        <w:r w:rsidR="00D06C25" w:rsidDel="004C0032">
          <w:delText xml:space="preserve"> </w:delText>
        </w:r>
        <w:r w:rsidR="00191F46" w:rsidRPr="00191F46" w:rsidDel="004C0032">
          <w:delText xml:space="preserve"> </w:delText>
        </w:r>
      </w:del>
      <w:ins w:id="305" w:author="Ježek Bruno" w:date="2019-03-28T08:33:00Z">
        <w:r w:rsidR="004C0032">
          <w:t xml:space="preserve"> </w:t>
        </w:r>
      </w:ins>
      <w:r w:rsidR="00332023">
        <w:t>To se děje v</w:t>
      </w:r>
      <w:r>
        <w:t> každé iteraci</w:t>
      </w:r>
      <w:r w:rsidR="00332023">
        <w:t xml:space="preserve"> </w:t>
      </w:r>
      <w:r w:rsidR="00453E50">
        <w:t>z</w:t>
      </w:r>
      <w:r w:rsidR="00D06C25">
        <w:t xml:space="preserve">a </w:t>
      </w:r>
      <w:r w:rsidR="00191F46" w:rsidRPr="00191F46">
        <w:t xml:space="preserve">pomocí úpravy vah napojených na jednotlivé neurony </w:t>
      </w:r>
      <w:del w:id="306" w:author="Ježek Bruno" w:date="2019-03-28T08:46:00Z">
        <w:r w:rsidR="009D5C4C" w:rsidDel="00AA0F1B">
          <w:br/>
        </w:r>
      </w:del>
      <w:r w:rsidR="008D65F3">
        <w:t>v</w:t>
      </w:r>
      <w:ins w:id="307" w:author="Ježek Bruno" w:date="2019-03-28T08:46:00Z">
        <w:r w:rsidR="00AA0F1B">
          <w:t> </w:t>
        </w:r>
      </w:ins>
      <w:del w:id="308" w:author="Ježek Bruno" w:date="2019-03-28T08:46:00Z">
        <w:r w:rsidR="008D65F3" w:rsidDel="00AA0F1B">
          <w:delText xml:space="preserve"> </w:delText>
        </w:r>
      </w:del>
      <w:r w:rsidR="008D65F3">
        <w:t>jednotlivých</w:t>
      </w:r>
      <w:r w:rsidR="00191F46" w:rsidRPr="00191F46">
        <w:t xml:space="preserve"> vrstvách sítě. Výsledným vztahem pro korekci všech v</w:t>
      </w:r>
      <w:r w:rsidR="009D5C4C">
        <w:t>a</w:t>
      </w:r>
      <w:r w:rsidR="00191F46" w:rsidRPr="00191F46">
        <w:t>h v NS je rovnice, kde</w:t>
      </w:r>
      <w:del w:id="309" w:author="Ježek Bruno" w:date="2019-03-28T08:33:00Z">
        <w:r w:rsidR="00191F46" w:rsidRPr="00191F46" w:rsidDel="004C0032">
          <w:delText xml:space="preserve">  </w:delText>
        </w:r>
      </w:del>
      <w:ins w:id="310" w:author="Ježek Bruno" w:date="2019-03-28T08:33:00Z">
        <w:r w:rsidR="004C0032">
          <w:t xml:space="preserve"> </w:t>
        </w:r>
      </w:ins>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oMath>
      <w:r w:rsidR="00191F46" w:rsidRPr="00191F46">
        <w:rPr>
          <w:rFonts w:eastAsiaTheme="minorEastAsia"/>
        </w:rPr>
        <w:t xml:space="preserve"> je keocifient posunu v rámci gradientu,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oMath>
      <w:r w:rsidR="00FC113B">
        <w:rPr>
          <w:rFonts w:eastAsiaTheme="minorEastAsia"/>
        </w:rPr>
        <w:t xml:space="preserve"> </w:t>
      </w:r>
      <w:r w:rsidR="00191F46" w:rsidRPr="00191F46">
        <w:rPr>
          <w:rFonts w:eastAsiaTheme="minorEastAsia"/>
        </w:rPr>
        <w:t xml:space="preserve">je směr gradientu 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oMath>
      <w:r w:rsidR="00D06C25">
        <w:rPr>
          <w:rFonts w:eastAsiaTheme="minorEastAsia"/>
        </w:rPr>
        <w:t xml:space="preserve"> </w:t>
      </w:r>
      <w:r w:rsidR="00191F46" w:rsidRPr="00191F46">
        <w:rPr>
          <w:rFonts w:eastAsiaTheme="minorEastAsia"/>
        </w:rPr>
        <w:t>je původní hod</w:t>
      </w:r>
      <w:ins w:id="311" w:author="Ježek Bruno" w:date="2019-03-28T08:47:00Z">
        <w:r w:rsidR="00AA0F1B">
          <w:rPr>
            <w:rFonts w:eastAsiaTheme="minorEastAsia"/>
          </w:rPr>
          <w:t>n</w:t>
        </w:r>
      </w:ins>
      <w:r w:rsidR="00191F46" w:rsidRPr="00191F46">
        <w:rPr>
          <w:rFonts w:eastAsiaTheme="minorEastAsia"/>
        </w:rPr>
        <w:t>ota příslušné váhy.</w:t>
      </w:r>
    </w:p>
    <w:p w14:paraId="5112EA73" w14:textId="77777777" w:rsidR="00191F46" w:rsidRPr="00191F46" w:rsidRDefault="00962513" w:rsidP="00D928F5">
      <w:pPr>
        <w:pStyle w:val="Rovnice"/>
      </w:pPr>
      <m:oMathPara>
        <m:oMath>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sSub>
            <m:sSubPr>
              <m:ctrlPr>
                <w:rPr>
                  <w:rFonts w:ascii="Cambria Math" w:hAnsi="Cambria Math"/>
                </w:rPr>
              </m:ctrlPr>
            </m:sSubPr>
            <m:e>
              <m:r>
                <w:rPr>
                  <w:rFonts w:ascii="Cambria Math" w:hAnsi="Cambria Math"/>
                </w:rPr>
                <m:t>g</m:t>
              </m:r>
            </m:e>
            <m:sub>
              <m:r>
                <w:rPr>
                  <w:rFonts w:ascii="Cambria Math" w:hAnsi="Cambria Math"/>
                </w:rPr>
                <m:t>k</m:t>
              </m:r>
            </m:sub>
          </m:sSub>
        </m:oMath>
      </m:oMathPara>
    </w:p>
    <w:p w14:paraId="5DB92421" w14:textId="6B9CC998" w:rsidR="00191F46" w:rsidRPr="00191F46" w:rsidRDefault="00012722" w:rsidP="00B1784C">
      <w:pPr>
        <w:pStyle w:val="CAPITION"/>
      </w:pPr>
      <w:r>
        <w:t>Rov.</w:t>
      </w:r>
      <w:r w:rsidR="00191F46" w:rsidRPr="00191F46">
        <w:t xml:space="preserve"> </w:t>
      </w:r>
      <w:r w:rsidR="009A0142">
        <w:rPr>
          <w:noProof/>
        </w:rPr>
        <w:fldChar w:fldCharType="begin"/>
      </w:r>
      <w:r w:rsidR="009A0142">
        <w:rPr>
          <w:noProof/>
        </w:rPr>
        <w:instrText xml:space="preserve"> SEQ Rov. \* ARABIC </w:instrText>
      </w:r>
      <w:r w:rsidR="009A0142">
        <w:rPr>
          <w:noProof/>
        </w:rPr>
        <w:fldChar w:fldCharType="separate"/>
      </w:r>
      <w:r>
        <w:rPr>
          <w:noProof/>
        </w:rPr>
        <w:t>5</w:t>
      </w:r>
      <w:r w:rsidR="009A0142">
        <w:rPr>
          <w:noProof/>
        </w:rPr>
        <w:fldChar w:fldCharType="end"/>
      </w:r>
      <w:r w:rsidR="00D928F5">
        <w:t xml:space="preserve"> korekce vah v </w:t>
      </w:r>
      <w:commentRangeStart w:id="312"/>
      <w:r w:rsidR="00191F46" w:rsidRPr="00191F46">
        <w:t>BPA</w:t>
      </w:r>
      <w:commentRangeEnd w:id="312"/>
      <w:r w:rsidR="00AA0F1B">
        <w:rPr>
          <w:rStyle w:val="CommentReference"/>
          <w:rFonts w:asciiTheme="minorHAnsi" w:hAnsiTheme="minorHAnsi" w:cstheme="minorBidi"/>
        </w:rPr>
        <w:commentReference w:id="312"/>
      </w:r>
    </w:p>
    <w:p w14:paraId="69052C8E" w14:textId="39B886A3" w:rsidR="00D06C25" w:rsidRPr="00191F46" w:rsidRDefault="00191F46" w:rsidP="00AB2098">
      <w:pPr>
        <w:pStyle w:val="Standartnitext"/>
      </w:pPr>
      <w:r w:rsidRPr="00191F46">
        <w:t xml:space="preserve">Ve chvíli, kdy je v rámci jedné iterace průchodu dat neuronovou sítí spočítána hodnota chybové funkce výstupní vrstvy, je nutné zpětně pro všechny neurony skrytých vrstev vypočítat nakolik váhy, které z nich vedou přispívají ke konkrétní hodnotě celkové chyby </w:t>
      </w:r>
      <m:oMath>
        <m:r>
          <w:rPr>
            <w:rFonts w:ascii="Cambria Math" w:hAnsi="Cambria Math"/>
          </w:rPr>
          <m:t>E</m:t>
        </m:r>
      </m:oMath>
      <w:r w:rsidRPr="00191F46">
        <w:t xml:space="preserve"> výstupní </w:t>
      </w:r>
      <w:commentRangeStart w:id="313"/>
      <w:r w:rsidRPr="00191F46">
        <w:t>vrstvy</w:t>
      </w:r>
      <w:commentRangeEnd w:id="313"/>
      <w:r w:rsidR="00905AA5">
        <w:rPr>
          <w:rStyle w:val="CommentReference"/>
        </w:rPr>
        <w:commentReference w:id="313"/>
      </w:r>
      <w:r w:rsidRPr="00191F46">
        <w:t>.</w:t>
      </w:r>
    </w:p>
    <w:p w14:paraId="4B40738C" w14:textId="77777777" w:rsidR="00191F46" w:rsidRPr="00191F46" w:rsidRDefault="00962513" w:rsidP="00D928F5">
      <w:pPr>
        <w:pStyle w:val="Rovnice"/>
      </w:pPr>
      <m:oMathPara>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S</m:t>
                  </m:r>
                </m:e>
                <m:sub>
                  <m:r>
                    <w:rPr>
                      <w:rFonts w:ascii="Cambria Math" w:hAnsi="Cambria Math"/>
                    </w:rPr>
                    <m:t>i</m:t>
                  </m:r>
                </m:sub>
              </m:s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E</m:t>
                  </m:r>
                </m:e>
                <m:sub>
                  <m:r>
                    <w:rPr>
                      <w:rFonts w:ascii="Cambria Math" w:hAnsi="Cambria Math"/>
                    </w:rPr>
                    <m:t>j</m:t>
                  </m:r>
                </m:sub>
              </m:sSub>
            </m:e>
          </m:nary>
        </m:oMath>
      </m:oMathPara>
    </w:p>
    <w:p w14:paraId="2B7A085F" w14:textId="4C12F15A" w:rsidR="00DE262C" w:rsidRDefault="00012722" w:rsidP="00B1784C">
      <w:pPr>
        <w:pStyle w:val="CAPITION"/>
      </w:pPr>
      <w:r>
        <w:t>Rov.</w:t>
      </w:r>
      <w:r w:rsidR="00191F46" w:rsidRPr="00191F46">
        <w:t xml:space="preserve"> </w:t>
      </w:r>
      <w:r w:rsidR="009A0142">
        <w:rPr>
          <w:noProof/>
        </w:rPr>
        <w:fldChar w:fldCharType="begin"/>
      </w:r>
      <w:r w:rsidR="009A0142">
        <w:rPr>
          <w:noProof/>
        </w:rPr>
        <w:instrText xml:space="preserve"> SEQ Rov. \* ARABIC </w:instrText>
      </w:r>
      <w:r w:rsidR="009A0142">
        <w:rPr>
          <w:noProof/>
        </w:rPr>
        <w:fldChar w:fldCharType="separate"/>
      </w:r>
      <w:r>
        <w:rPr>
          <w:noProof/>
        </w:rPr>
        <w:t>6</w:t>
      </w:r>
      <w:r w:rsidR="009A0142">
        <w:rPr>
          <w:noProof/>
        </w:rPr>
        <w:fldChar w:fldCharType="end"/>
      </w:r>
      <w:r w:rsidR="00191F46" w:rsidRPr="00191F46">
        <w:t xml:space="preserve"> výpočet chyby neuronu</w:t>
      </w:r>
    </w:p>
    <w:p w14:paraId="27F0BA3A" w14:textId="4F5B0D8D" w:rsidR="00D06C25" w:rsidRDefault="00453E50" w:rsidP="00D06C25">
      <w:pPr>
        <w:pStyle w:val="Standartnitext"/>
      </w:pPr>
      <w:commentRangeStart w:id="314"/>
      <w:r>
        <w:t xml:space="preserve">Při této </w:t>
      </w:r>
      <w:commentRangeStart w:id="315"/>
      <w:r>
        <w:t>operaci</w:t>
      </w:r>
      <w:commentRangeEnd w:id="315"/>
      <w:r w:rsidR="003F2280">
        <w:rPr>
          <w:rStyle w:val="CommentReference"/>
          <w:rFonts w:asciiTheme="minorHAnsi" w:hAnsiTheme="minorHAnsi" w:cstheme="minorBidi"/>
        </w:rPr>
        <w:commentReference w:id="315"/>
      </w:r>
      <w:r>
        <w:t xml:space="preserve"> </w:t>
      </w:r>
    </w:p>
    <w:p w14:paraId="769B11EC" w14:textId="1BC911F1" w:rsidR="00ED2EDE" w:rsidRPr="00D06C25" w:rsidRDefault="00ED2EDE" w:rsidP="00D06C25">
      <w:pPr>
        <w:pStyle w:val="Standartnitext"/>
      </w:pPr>
      <w:r>
        <w:t>Adam - algoritmus</w:t>
      </w:r>
      <w:commentRangeEnd w:id="314"/>
      <w:r w:rsidR="00AA0F1B">
        <w:rPr>
          <w:rStyle w:val="CommentReference"/>
          <w:rFonts w:asciiTheme="minorHAnsi" w:hAnsiTheme="minorHAnsi" w:cstheme="minorBidi"/>
        </w:rPr>
        <w:commentReference w:id="314"/>
      </w:r>
    </w:p>
    <w:p w14:paraId="6176BB88" w14:textId="28072BC0" w:rsidR="00496118" w:rsidRDefault="004C31B1" w:rsidP="00496118">
      <w:pPr>
        <w:pStyle w:val="Heading3"/>
      </w:pPr>
      <w:r>
        <w:t xml:space="preserve"> </w:t>
      </w:r>
      <w:bookmarkStart w:id="316" w:name="_Toc4652538"/>
      <w:r w:rsidR="00496118">
        <w:t>Konvoluční neuronové sítě</w:t>
      </w:r>
      <w:bookmarkEnd w:id="316"/>
    </w:p>
    <w:p w14:paraId="23053EDA" w14:textId="5F33EC3C" w:rsidR="00496118" w:rsidRDefault="00496118" w:rsidP="00496118">
      <w:pPr>
        <w:pStyle w:val="Standartnitext"/>
      </w:pPr>
      <w:r>
        <w:t>Mezi nejúspěšnější architektury aplikované i v počítačové grafice posledních</w:t>
      </w:r>
      <w:r w:rsidR="00470F33">
        <w:t xml:space="preserve"> několika dekád</w:t>
      </w:r>
      <w:r>
        <w:t xml:space="preserve"> patří mimo </w:t>
      </w:r>
      <w:commentRangeStart w:id="317"/>
      <w:r>
        <w:t>GAN</w:t>
      </w:r>
      <w:commentRangeEnd w:id="317"/>
      <w:r w:rsidR="00AA0F1B">
        <w:rPr>
          <w:rStyle w:val="CommentReference"/>
          <w:rFonts w:asciiTheme="minorHAnsi" w:hAnsiTheme="minorHAnsi" w:cstheme="minorBidi"/>
        </w:rPr>
        <w:commentReference w:id="317"/>
      </w:r>
      <w:r>
        <w:t xml:space="preserve"> také hluboké konvoluční neuronové sítě (CNN), </w:t>
      </w:r>
      <w:r w:rsidR="00470F33">
        <w:t>které se v rámci soutěže ILSVRC</w:t>
      </w:r>
      <w:r>
        <w:rPr>
          <w:rStyle w:val="FootnoteReference"/>
        </w:rPr>
        <w:footnoteReference w:id="1"/>
      </w:r>
      <w:r>
        <w:t xml:space="preserve"> umísťují na předních příčkách. </w:t>
      </w:r>
      <w:r>
        <w:fldChar w:fldCharType="begin"/>
      </w:r>
      <w:r w:rsidR="00375977">
        <w:instrText xml:space="preserve"> ADDIN ZOTERO_ITEM CSL_CITATION {"citationID":"vcqoFykx","properties":{"formattedCitation":"(Goodfellow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p>
    <w:p w14:paraId="1B4900FF" w14:textId="08182804" w:rsidR="00496118" w:rsidRDefault="00496118" w:rsidP="00496118">
      <w:pPr>
        <w:pStyle w:val="Standartnitext"/>
      </w:pPr>
      <w:r>
        <w:t xml:space="preserve">CNN jsou propojením dvou silných konceptů tj. dopředné neuronové sítě a </w:t>
      </w:r>
      <w:r w:rsidR="00C15D1E">
        <w:t>principu konvoluce.</w:t>
      </w:r>
      <w:r w:rsidR="005F3188">
        <w:t xml:space="preserve"> Přestože aplikace z poslední doby užívají CNN i například pro rozpoznání řeči či práci s jazykem.</w:t>
      </w:r>
      <w:del w:id="318" w:author="Ježek Bruno" w:date="2019-03-28T08:33:00Z">
        <w:r w:rsidR="005F3188" w:rsidDel="004C0032">
          <w:delText xml:space="preserve">  </w:delText>
        </w:r>
      </w:del>
      <w:ins w:id="319" w:author="Ježek Bruno" w:date="2019-03-28T08:33:00Z">
        <w:r w:rsidR="004C0032">
          <w:t xml:space="preserve"> </w:t>
        </w:r>
      </w:ins>
      <w:r w:rsidR="003173F9">
        <w:t xml:space="preserve">Používají se jak pro obrazová, tak pro časová data. </w:t>
      </w:r>
      <w:r w:rsidR="003173F9">
        <w:lastRenderedPageBreak/>
        <w:t xml:space="preserve">Formálně jsou definovány jako </w:t>
      </w:r>
      <w:r w:rsidR="003173F9">
        <w:rPr>
          <w:i/>
        </w:rPr>
        <w:t>„...sítě, které namísto maticového násobení užívají alespoň v jedné vrstvě konvoluci.“</w:t>
      </w:r>
      <w:r w:rsidR="003173F9">
        <w:t xml:space="preserve">. </w:t>
      </w:r>
      <w:r w:rsidR="003173F9">
        <w:fldChar w:fldCharType="begin"/>
      </w:r>
      <w:r w:rsidR="00375977">
        <w:instrText xml:space="preserve"> ADDIN ZOTERO_ITEM CSL_CITATION {"citationID":"5Vc2oFAi","properties":{"formattedCitation":"(Goodfellow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173F9">
        <w:fldChar w:fldCharType="separate"/>
      </w:r>
      <w:r w:rsidR="007911EC" w:rsidRPr="007911EC">
        <w:t>(Goodfellow et al. 2016)</w:t>
      </w:r>
      <w:r w:rsidR="003173F9">
        <w:fldChar w:fldCharType="end"/>
      </w:r>
      <w:r w:rsidR="003173F9">
        <w:t xml:space="preserve"> </w:t>
      </w:r>
    </w:p>
    <w:p w14:paraId="2F2F7117" w14:textId="6C228491" w:rsidR="003173F9" w:rsidRDefault="003173F9" w:rsidP="00496118">
      <w:pPr>
        <w:pStyle w:val="Standartnitext"/>
      </w:pPr>
      <w:r>
        <w:t xml:space="preserve">Máme-li dvoudimeznionální pole dat </w:t>
      </w:r>
      <m:oMath>
        <m:r>
          <w:rPr>
            <w:rFonts w:ascii="Cambria Math" w:hAnsi="Cambria Math"/>
          </w:rPr>
          <m:t>I</m:t>
        </m:r>
      </m:oMath>
      <w:r w:rsidR="00AA0F1B">
        <w:t xml:space="preserve"> </w:t>
      </w:r>
      <w:r>
        <w:t>aplikujeme konvoluční operac</w:t>
      </w:r>
      <w:r w:rsidR="00AA0F1B">
        <w:t>i</w:t>
      </w:r>
      <w:r>
        <w:t xml:space="preserve"> </w:t>
      </w:r>
      <m:oMath>
        <m:r>
          <w:rPr>
            <w:rFonts w:ascii="Cambria Math" w:hAnsi="Cambria Math"/>
          </w:rPr>
          <m:t>(*)</m:t>
        </m:r>
      </m:oMath>
      <w:r w:rsidR="00B364EB">
        <w:t xml:space="preserve"> </w:t>
      </w:r>
      <w:r w:rsidR="00AA0F1B">
        <w:t xml:space="preserve">s využitím konvolučního jádra </w:t>
      </w:r>
      <m:oMath>
        <m:r>
          <w:rPr>
            <w:rFonts w:ascii="Cambria Math" w:hAnsi="Cambria Math"/>
          </w:rPr>
          <m:t>K</m:t>
        </m:r>
      </m:oMath>
      <w:r w:rsidR="00AA0F1B">
        <w:t xml:space="preserve"> </w:t>
      </w:r>
      <w:r>
        <w:t>následovně</w:t>
      </w:r>
      <w:r w:rsidR="00B364EB">
        <w:t>:</w:t>
      </w:r>
    </w:p>
    <w:p w14:paraId="6CB612F9" w14:textId="24966B29" w:rsidR="003173F9" w:rsidRPr="00B364EB" w:rsidRDefault="003173F9" w:rsidP="00D928F5">
      <w:pPr>
        <w:pStyle w:val="Rovnice"/>
      </w:pPr>
      <m:oMathPara>
        <m:oMath>
          <m:r>
            <w:rPr>
              <w:rFonts w:ascii="Cambria Math" w:hAnsi="Cambria Math"/>
            </w:rPr>
            <m:t>S</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sub>
            <m:sup/>
            <m:e>
              <m:nary>
                <m:naryPr>
                  <m:chr m:val="∑"/>
                  <m:limLoc m:val="undOvr"/>
                  <m:ctrlPr>
                    <w:rPr>
                      <w:rFonts w:ascii="Cambria Math" w:hAnsi="Cambria Math"/>
                    </w:rPr>
                  </m:ctrlPr>
                </m:naryPr>
                <m:sub>
                  <m:r>
                    <w:rPr>
                      <w:rFonts w:ascii="Cambria Math" w:hAnsi="Cambria Math"/>
                    </w:rPr>
                    <m:t>n</m:t>
                  </m:r>
                </m:sub>
                <m:sup/>
                <m:e>
                  <m:r>
                    <w:rPr>
                      <w:rFonts w:ascii="Cambria Math" w:hAnsi="Cambria Math"/>
                    </w:rPr>
                    <m:t>I</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e>
              </m:nary>
            </m:e>
          </m:nary>
        </m:oMath>
      </m:oMathPara>
    </w:p>
    <w:p w14:paraId="3999D677" w14:textId="724E140A" w:rsidR="00B364EB" w:rsidRDefault="00012722" w:rsidP="00D928F5">
      <w:pPr>
        <w:pStyle w:val="CAPITION"/>
        <w:rPr>
          <w:rFonts w:eastAsiaTheme="minorEastAsia"/>
        </w:rPr>
      </w:pPr>
      <w:r>
        <w:t>Rov.</w:t>
      </w:r>
      <w:r w:rsidR="00B364EB">
        <w:t xml:space="preserve"> </w:t>
      </w:r>
      <w:r w:rsidR="009A0142">
        <w:rPr>
          <w:noProof/>
        </w:rPr>
        <w:fldChar w:fldCharType="begin"/>
      </w:r>
      <w:r w:rsidR="009A0142">
        <w:rPr>
          <w:noProof/>
        </w:rPr>
        <w:instrText xml:space="preserve"> SEQ Rov. \* ARABIC </w:instrText>
      </w:r>
      <w:r w:rsidR="009A0142">
        <w:rPr>
          <w:noProof/>
        </w:rPr>
        <w:fldChar w:fldCharType="separate"/>
      </w:r>
      <w:r>
        <w:rPr>
          <w:noProof/>
        </w:rPr>
        <w:t>7</w:t>
      </w:r>
      <w:r w:rsidR="009A0142">
        <w:rPr>
          <w:noProof/>
        </w:rPr>
        <w:fldChar w:fldCharType="end"/>
      </w:r>
      <w:r w:rsidR="00B364EB">
        <w:t xml:space="preserve"> op</w:t>
      </w:r>
      <w:r w:rsidR="00270C87">
        <w:t>er</w:t>
      </w:r>
      <w:r w:rsidR="00B364EB">
        <w:t>ace konvoluce pro pole I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r w:rsidR="00B364EB">
        <w:t xml:space="preserve"> a jádro K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p>
    <w:p w14:paraId="10FC96AD" w14:textId="38F0A35E" w:rsidR="00791C68" w:rsidRDefault="00D928F5" w:rsidP="00B364EB">
      <w:pPr>
        <w:pStyle w:val="Standartnitext"/>
      </w:pPr>
      <w:r>
        <w:t xml:space="preserve">Z </w:t>
      </w:r>
      <w:r w:rsidR="00470F33">
        <w:t xml:space="preserve">formálního vyjádření vyplývá, že se jedná </w:t>
      </w:r>
      <w:r w:rsidR="00AE5599">
        <w:t xml:space="preserve">o vzájemné pronásobení matice vzoru </w:t>
      </w:r>
      <w:r w:rsidR="00AE5599" w:rsidRPr="00AE5599">
        <w:rPr>
          <w:i/>
        </w:rPr>
        <w:t>I</w:t>
      </w:r>
      <w:r w:rsidR="00AE5599">
        <w:t xml:space="preserve"> a matice jádra </w:t>
      </w:r>
      <w:r w:rsidR="00AE5599" w:rsidRPr="00AE5599">
        <w:rPr>
          <w:i/>
        </w:rPr>
        <w:t>K</w:t>
      </w:r>
      <w:r w:rsidR="00AE5599">
        <w:t xml:space="preserve">, přičemž výsledek tohoto pronásobení je agregován do skalární hodnoty a uložen do výsledné matice </w:t>
      </w:r>
      <w:r w:rsidR="00AE5599" w:rsidRPr="00AE5599">
        <w:rPr>
          <w:i/>
        </w:rPr>
        <w:t>S</w:t>
      </w:r>
      <w:r w:rsidR="00AE5599">
        <w:t xml:space="preserve">. </w:t>
      </w:r>
      <w:r w:rsidR="00B364EB">
        <w:t xml:space="preserve">Základní motivací pro provedení této operace je </w:t>
      </w:r>
      <w:r w:rsidR="00B40EE7">
        <w:t>identifikace specifických</w:t>
      </w:r>
      <w:r w:rsidR="00B364EB">
        <w:t xml:space="preserve"> znaků</w:t>
      </w:r>
      <w:r w:rsidR="00B40EE7">
        <w:t xml:space="preserve"> na vstupních datech.</w:t>
      </w:r>
      <w:r w:rsidR="00B06E5F">
        <w:t xml:space="preserve"> Rovněž je d</w:t>
      </w:r>
      <w:r w:rsidR="00B40EE7">
        <w:t>íky využití konvoluce do určité míry zajištěno, že varianty dat jedné třídy budou do neuronové sítě vstupovat jako invariantní co do velikosti, obč</w:t>
      </w:r>
      <w:r w:rsidR="00FE287A">
        <w:t>asných posunů a jiných distorzí</w:t>
      </w:r>
      <w:r w:rsidR="00B06E5F">
        <w:t xml:space="preserve"> </w:t>
      </w:r>
      <w:r w:rsidR="00B06E5F">
        <w:fldChar w:fldCharType="begin"/>
      </w:r>
      <w:r w:rsidR="00B06E5F">
        <w:instrText xml:space="preserve"> ADDIN ZOTERO_ITEM CSL_CITATION {"citationID":"5uG9Z3QL","properties":{"formattedCitation":"(LeCun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URL":"http://yann.lecun.com/exdb/publis/pdf/lecun-98.pdf","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B06E5F">
        <w:t>.</w:t>
      </w:r>
      <w:r w:rsidR="007531D6">
        <w:t xml:space="preserve"> Důvodem </w:t>
      </w:r>
      <w:r w:rsidR="00B06E5F">
        <w:t>této skutečnosti je fakt</w:t>
      </w:r>
      <w:r w:rsidR="007531D6">
        <w:t>, že se v</w:t>
      </w:r>
      <w:r w:rsidR="00B06E5F">
        <w:t>e</w:t>
      </w:r>
      <w:r w:rsidR="007531D6">
        <w:t> </w:t>
      </w:r>
      <w:r w:rsidR="00B06E5F">
        <w:t>fázi</w:t>
      </w:r>
      <w:r w:rsidR="007531D6">
        <w:t xml:space="preserve"> učení naleznou taková jádra</w:t>
      </w:r>
      <w:r w:rsidR="00B06E5F">
        <w:t xml:space="preserve"> (tj. jejich váhy), která ve spojení s příslušnými vstupy vyselektují typické znaky, podle kterých bude možné jednoznačně určit třídu.</w:t>
      </w:r>
      <w:r w:rsidR="00B40EE7">
        <w:t xml:space="preserve"> </w:t>
      </w:r>
      <w:r w:rsidR="00B06E5F">
        <w:t xml:space="preserve">Kromě těchto jader figurují ve výsledné klasifikaci ještě váhy klasických vrstev, které jsou napojeny na </w:t>
      </w:r>
      <w:r>
        <w:t>výstup konvoluční části modelu.</w:t>
      </w:r>
    </w:p>
    <w:p w14:paraId="0FCDB36D" w14:textId="3F981CB7" w:rsidR="00D61CED" w:rsidRDefault="00D61CED" w:rsidP="00D928F5">
      <w:pPr>
        <w:pStyle w:val="Obrzek"/>
      </w:pPr>
      <w:r>
        <w:drawing>
          <wp:inline distT="0" distB="0" distL="0" distR="0" wp14:anchorId="7BFD80B8" wp14:editId="73A45B17">
            <wp:extent cx="5238750" cy="1600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32" r="3380"/>
                    <a:stretch/>
                  </pic:blipFill>
                  <pic:spPr bwMode="auto">
                    <a:xfrm>
                      <a:off x="0" y="0"/>
                      <a:ext cx="5238750" cy="1600835"/>
                    </a:xfrm>
                    <a:prstGeom prst="rect">
                      <a:avLst/>
                    </a:prstGeom>
                    <a:ln>
                      <a:noFill/>
                    </a:ln>
                    <a:extLst>
                      <a:ext uri="{53640926-AAD7-44D8-BBD7-CCE9431645EC}">
                        <a14:shadowObscured xmlns:a14="http://schemas.microsoft.com/office/drawing/2010/main"/>
                      </a:ext>
                    </a:extLst>
                  </pic:spPr>
                </pic:pic>
              </a:graphicData>
            </a:graphic>
          </wp:inline>
        </w:drawing>
      </w:r>
    </w:p>
    <w:p w14:paraId="63E038F6" w14:textId="1B62B72E" w:rsidR="00D61CED" w:rsidRDefault="00D928F5" w:rsidP="00D928F5">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3</w:t>
      </w:r>
      <w:r w:rsidR="009A0142">
        <w:rPr>
          <w:noProof/>
        </w:rPr>
        <w:fldChar w:fldCharType="end"/>
      </w:r>
      <w:r>
        <w:t>:</w:t>
      </w:r>
      <w:r w:rsidR="00146CA1">
        <w:t xml:space="preserve"> </w:t>
      </w:r>
      <w:r>
        <w:t>K</w:t>
      </w:r>
      <w:r w:rsidR="00146CA1">
        <w:t>onvoluční architekture LaNet-5</w:t>
      </w:r>
    </w:p>
    <w:p w14:paraId="27A79B95" w14:textId="29D87D70" w:rsidR="00B364EB" w:rsidRDefault="009D5C4C" w:rsidP="00D61CED">
      <w:pPr>
        <w:pStyle w:val="Standartnitext"/>
        <w:ind w:firstLine="708"/>
      </w:pPr>
      <w:r>
        <w:t>Na</w:t>
      </w:r>
      <w:r w:rsidR="00D61CED">
        <w:t> obrázku výše je zobrazena architektura konvoluční sítě, která byla svými autory nazvána jako LeNet-5</w:t>
      </w:r>
      <w:r w:rsidR="00B06E5F">
        <w:t xml:space="preserve"> </w:t>
      </w:r>
      <w:r w:rsidR="00B06E5F">
        <w:fldChar w:fldCharType="begin"/>
      </w:r>
      <w:r w:rsidR="002225F7">
        <w:instrText xml:space="preserve"> ADDIN ZOTERO_ITEM CSL_CITATION {"citationID":"6PJEnVt9","properties":{"formattedCitation":"(LeCun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URL":"http://yann.lecun.com/exdb/publis/pdf/lecun-98.pdf","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7531D6">
        <w:t>. K</w:t>
      </w:r>
      <w:r w:rsidR="00D61CED">
        <w:t>romě klasických neuronových vrstev</w:t>
      </w:r>
      <w:r w:rsidR="007531D6">
        <w:t>,</w:t>
      </w:r>
      <w:r w:rsidR="00D61CED">
        <w:t xml:space="preserve"> vystupují v těchto architekturách </w:t>
      </w:r>
      <w:r w:rsidR="007531D6">
        <w:t>ještě další jednotky v podobě konvolučních a</w:t>
      </w:r>
      <w:del w:id="320" w:author="Ježek Bruno" w:date="2019-03-28T08:33:00Z">
        <w:r w:rsidR="007531D6" w:rsidDel="004C0032">
          <w:delText xml:space="preserve">  </w:delText>
        </w:r>
      </w:del>
      <w:ins w:id="321" w:author="Ježek Bruno" w:date="2019-03-28T08:33:00Z">
        <w:r w:rsidR="004C0032">
          <w:t xml:space="preserve"> </w:t>
        </w:r>
      </w:ins>
      <w:r w:rsidR="00B06E5F">
        <w:t>„agr</w:t>
      </w:r>
      <w:r w:rsidR="00D928F5">
        <w:t>egačních“ (subsampling) vrstev.</w:t>
      </w:r>
    </w:p>
    <w:p w14:paraId="69D44DB1" w14:textId="7DD1FB9A" w:rsidR="00C36AC5" w:rsidRDefault="00767984" w:rsidP="00EA5F44">
      <w:pPr>
        <w:pStyle w:val="Standartnitext"/>
        <w:ind w:firstLine="708"/>
      </w:pPr>
      <w:r>
        <w:lastRenderedPageBreak/>
        <w:t>Vrstva, které se říká konvoluční, aplikuje</w:t>
      </w:r>
      <w:r w:rsidR="0026541F">
        <w:t xml:space="preserve"> operaci konvoluce na předchozí vrstvu modelu. Efektivi</w:t>
      </w:r>
      <w:r w:rsidR="009D5C4C">
        <w:t>ta</w:t>
      </w:r>
      <w:r w:rsidR="0026541F">
        <w:t xml:space="preserve"> těchto architektur spočívá mimo jiné v tom, že se </w:t>
      </w:r>
      <w:r w:rsidR="00AA0F1B">
        <w:t>konvoluce</w:t>
      </w:r>
      <w:r w:rsidR="0026541F">
        <w:t xml:space="preserve"> </w:t>
      </w:r>
      <w:r w:rsidR="00AA0F1B">
        <w:t xml:space="preserve">aplikuje </w:t>
      </w:r>
      <w:r w:rsidR="0026541F">
        <w:t>hned několikrát.</w:t>
      </w:r>
      <w:r w:rsidR="00D55CD8">
        <w:t xml:space="preserve"> To znamená, že jednotlivá jádra vyústí v procesu učení do navzájem různých konfigurací, což má za důsledek „selekci“ odlišných znaků. </w:t>
      </w:r>
      <w:r w:rsidR="0026541F">
        <w:t>Počet konvolučních jader figuruje jako hyperparametr.</w:t>
      </w:r>
      <w:r w:rsidR="00D55CD8">
        <w:t xml:space="preserve"> S řetězovitou aplikací konvoluce se tak uvnitř modelu </w:t>
      </w:r>
      <w:r w:rsidR="00C843FB">
        <w:t>navyšuje počet konfigurací</w:t>
      </w:r>
      <w:r w:rsidR="00EA5F44">
        <w:t xml:space="preserve"> </w:t>
      </w:r>
      <w:r w:rsidR="000F1F24">
        <w:t xml:space="preserve">konvolučních jader </w:t>
      </w:r>
      <w:r w:rsidR="00EA5F44">
        <w:t>a jejich produktů (feature maps).</w:t>
      </w:r>
      <w:r w:rsidR="00C843FB">
        <w:t xml:space="preserve"> </w:t>
      </w:r>
      <w:r w:rsidR="00EA5F44">
        <w:t>Z</w:t>
      </w:r>
      <w:r w:rsidR="00C843FB">
        <w:t>ároveň se snižuje velikost matice</w:t>
      </w:r>
      <w:r w:rsidR="00EA5F44">
        <w:t xml:space="preserve"> těchto produktů</w:t>
      </w:r>
      <w:r w:rsidR="00C843FB">
        <w:t>, což je přirozený důsledek konvoluce</w:t>
      </w:r>
      <w:r w:rsidR="00B82BEB">
        <w:t xml:space="preserve"> kde</w:t>
      </w:r>
      <w:r w:rsidR="00EA5F44">
        <w:t xml:space="preserve"> se</w:t>
      </w:r>
      <w:r w:rsidR="00B82BEB">
        <w:t xml:space="preserve"> výsledná velikost </w:t>
      </w:r>
      <m:oMath>
        <m:r>
          <w:rPr>
            <w:rFonts w:ascii="Cambria Math" w:hAnsi="Cambria Math"/>
          </w:rPr>
          <m:t>S=</m:t>
        </m:r>
        <m:f>
          <m:fPr>
            <m:ctrlPr>
              <w:rPr>
                <w:rFonts w:ascii="Cambria Math" w:hAnsi="Cambria Math"/>
                <w:i/>
              </w:rPr>
            </m:ctrlPr>
          </m:fPr>
          <m:num>
            <m:r>
              <w:rPr>
                <w:rFonts w:ascii="Cambria Math" w:hAnsi="Cambria Math"/>
              </w:rPr>
              <m:t>(W-K+2P)</m:t>
            </m:r>
          </m:num>
          <m:den>
            <m:r>
              <w:rPr>
                <w:rFonts w:ascii="Cambria Math" w:hAnsi="Cambria Math"/>
              </w:rPr>
              <m:t>S</m:t>
            </m:r>
          </m:den>
        </m:f>
        <m:r>
          <w:rPr>
            <w:rFonts w:ascii="Cambria Math" w:hAnsi="Cambria Math"/>
          </w:rPr>
          <m:t>+1</m:t>
        </m:r>
      </m:oMath>
      <w:r>
        <w:rPr>
          <w:rFonts w:eastAsiaTheme="minorEastAsia"/>
        </w:rPr>
        <w:t>, kde</w:t>
      </w:r>
      <w:r>
        <w:t xml:space="preserve"> </w:t>
      </w:r>
      <m:oMath>
        <m:r>
          <w:rPr>
            <w:rFonts w:ascii="Cambria Math" w:hAnsi="Cambria Math"/>
          </w:rPr>
          <m:t>W</m:t>
        </m:r>
      </m:oMath>
      <w:r w:rsidR="00B82BEB">
        <w:t xml:space="preserve"> = velikost vstupu, </w:t>
      </w:r>
      <m:oMath>
        <m:r>
          <w:rPr>
            <w:rFonts w:ascii="Cambria Math" w:hAnsi="Cambria Math"/>
          </w:rPr>
          <m:t>K</m:t>
        </m:r>
      </m:oMath>
      <w:r w:rsidR="00B82BEB">
        <w:t xml:space="preserve"> = velikost </w:t>
      </w:r>
      <w:r w:rsidR="00EF6DE7">
        <w:t>jádra</w:t>
      </w:r>
      <w:r w:rsidR="00B82BEB">
        <w:t xml:space="preserve">, </w:t>
      </w:r>
      <m:oMath>
        <m:r>
          <w:rPr>
            <w:rFonts w:ascii="Cambria Math" w:hAnsi="Cambria Math"/>
          </w:rPr>
          <m:t>P</m:t>
        </m:r>
      </m:oMath>
      <w:r>
        <w:t xml:space="preserve"> = odsazení, </w:t>
      </w:r>
      <m:oMath>
        <m:r>
          <w:rPr>
            <w:rFonts w:ascii="Cambria Math" w:hAnsi="Cambria Math"/>
          </w:rPr>
          <m:t>S</m:t>
        </m:r>
      </m:oMath>
      <w:r>
        <w:t xml:space="preserve"> = velikost kroku</w:t>
      </w:r>
      <w:r w:rsidR="00EF6DE7">
        <w:t>.</w:t>
      </w:r>
    </w:p>
    <w:p w14:paraId="373C7F5E" w14:textId="6E3032B3" w:rsidR="00B44C98" w:rsidRDefault="00B05FAC" w:rsidP="00DE262C">
      <w:pPr>
        <w:pStyle w:val="Standartnitext"/>
        <w:ind w:firstLine="708"/>
      </w:pPr>
      <w:r>
        <w:t>V</w:t>
      </w:r>
      <w:r w:rsidR="004C0032">
        <w:t xml:space="preserve"> </w:t>
      </w:r>
      <w:r>
        <w:t>posloupnosti vrstev CNN následuje obvykle za konvoluční vrstvou transformace, která na její výstup aplikuje aktivační funkci, čímž je dosaženo nelinearity výstupu. Třetí v tomto typickém CNN tripletu je takzvaná subsampling či pooling vrstva.</w:t>
      </w:r>
      <w:r w:rsidR="004C0032">
        <w:t xml:space="preserve"> </w:t>
      </w:r>
      <w:r>
        <w:t xml:space="preserve">Funkce této vrstvy se může lišit. Obecně jde ale o další redukci velikosti konvolučního výstupu na základě </w:t>
      </w:r>
      <w:commentRangeStart w:id="322"/>
      <w:r>
        <w:t>okolí</w:t>
      </w:r>
      <w:commentRangeEnd w:id="322"/>
      <w:r w:rsidR="00F516D8">
        <w:rPr>
          <w:rStyle w:val="CommentReference"/>
          <w:rFonts w:asciiTheme="minorHAnsi" w:hAnsiTheme="minorHAnsi" w:cstheme="minorBidi"/>
        </w:rPr>
        <w:commentReference w:id="322"/>
      </w:r>
      <w:r>
        <w:t xml:space="preserve">. Hodnota výstupu tak může být například maximální numerická hodnota prvku </w:t>
      </w:r>
      <w:r w:rsidR="00375977">
        <w:t>u</w:t>
      </w:r>
      <w:r w:rsidR="009D5C4C">
        <w:t>vn</w:t>
      </w:r>
      <w:r w:rsidR="00375977">
        <w:t>itř</w:t>
      </w:r>
      <w:r w:rsidR="00767984">
        <w:t xml:space="preserve"> okolí či</w:t>
      </w:r>
      <w:r>
        <w:t xml:space="preserve"> průměrná hodnota prvků. Ú</w:t>
      </w:r>
      <w:r w:rsidR="00375977">
        <w:t xml:space="preserve">čelem této operace je, aby se </w:t>
      </w:r>
      <w:commentRangeStart w:id="323"/>
      <w:commentRangeStart w:id="324"/>
      <w:r w:rsidR="00375977">
        <w:t>konvolvovaná</w:t>
      </w:r>
      <w:commentRangeEnd w:id="323"/>
      <w:r w:rsidR="00F516D8">
        <w:rPr>
          <w:rStyle w:val="CommentReference"/>
          <w:rFonts w:asciiTheme="minorHAnsi" w:hAnsiTheme="minorHAnsi" w:cstheme="minorBidi"/>
        </w:rPr>
        <w:commentReference w:id="323"/>
      </w:r>
      <w:commentRangeEnd w:id="324"/>
      <w:r w:rsidR="00EB2D8C">
        <w:rPr>
          <w:rStyle w:val="CommentReference"/>
          <w:rFonts w:asciiTheme="minorHAnsi" w:hAnsiTheme="minorHAnsi" w:cstheme="minorBidi"/>
        </w:rPr>
        <w:commentReference w:id="324"/>
      </w:r>
      <w:r w:rsidR="00375977">
        <w:t xml:space="preserve"> reprezentace dat stala ještě více invariantní </w:t>
      </w:r>
      <w:r w:rsidR="00375977">
        <w:fldChar w:fldCharType="begin"/>
      </w:r>
      <w:r w:rsidR="00375977">
        <w:instrText xml:space="preserve"> ADDIN ZOTERO_ITEM CSL_CITATION {"citationID":"Iq38fl5o","properties":{"formattedCitation":"(Goodfellow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75977">
        <w:fldChar w:fldCharType="separate"/>
      </w:r>
      <w:r w:rsidR="007911EC" w:rsidRPr="007911EC">
        <w:t>(Goodfellow et al. 2016)</w:t>
      </w:r>
      <w:r w:rsidR="00375977">
        <w:fldChar w:fldCharType="end"/>
      </w:r>
      <w:r w:rsidR="00375977">
        <w:t>. V některých případech je za tímto tripletem přítomna ještě tzv. dropout vrstva, která při šíření dopředného „signálu“ nahodile deaktivuje některé neurony. Dle Krizhevského zam</w:t>
      </w:r>
      <w:r w:rsidR="00DE262C">
        <w:t>e</w:t>
      </w:r>
      <w:r w:rsidR="00375977">
        <w:t xml:space="preserve">zuje tato technika jevu takzvaného přeučení </w:t>
      </w:r>
      <w:r w:rsidR="00DE262C">
        <w:t xml:space="preserve">a obecně přispívá k přesnosti modelu </w:t>
      </w:r>
      <w:r w:rsidR="00DE262C">
        <w:fldChar w:fldCharType="begin"/>
      </w:r>
      <w:r w:rsidR="00DE262C">
        <w:instrText xml:space="preserve"> ADDIN ZOTERO_ITEM CSL_CITATION {"citationID":"jLCWH69L","properties":{"formattedCitation":"(Krizhevsky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DE262C">
        <w:fldChar w:fldCharType="separate"/>
      </w:r>
      <w:r w:rsidR="007911EC" w:rsidRPr="007911EC">
        <w:t>(Krizhevsky et al. 2012)</w:t>
      </w:r>
      <w:r w:rsidR="00DE262C">
        <w:fldChar w:fldCharType="end"/>
      </w:r>
      <w:r w:rsidR="00DE262C">
        <w:t>.</w:t>
      </w:r>
    </w:p>
    <w:p w14:paraId="2BD118CA" w14:textId="25CD16DC" w:rsidR="00D52E88" w:rsidRDefault="002225F7" w:rsidP="00D61CED">
      <w:pPr>
        <w:pStyle w:val="Standartnitext"/>
        <w:ind w:firstLine="708"/>
      </w:pPr>
      <w:r>
        <w:t>Konvoluční sítě mají své aplikace především v počítačové grafice</w:t>
      </w:r>
      <w:r w:rsidR="00E449B5">
        <w:t>, kon</w:t>
      </w:r>
      <w:r w:rsidR="004B31DF">
        <w:t>kr</w:t>
      </w:r>
      <w:r w:rsidR="00E449B5">
        <w:t xml:space="preserve">étně </w:t>
      </w:r>
      <w:r w:rsidR="005F3188">
        <w:t>počítačovém vidění</w:t>
      </w:r>
      <w:r>
        <w:t>. Prezentovaný model LaNet-5 byl svými autory v roce 1998 použit ke strojovému čtení psaného textu.</w:t>
      </w:r>
      <w:r w:rsidR="004C0032">
        <w:t xml:space="preserve"> </w:t>
      </w:r>
      <w:r>
        <w:t>Chyba se v rámci testovací sady pohybovala v řádech desetin procent</w:t>
      </w:r>
      <w:r w:rsidR="00EA5F44">
        <w:t xml:space="preserve"> </w:t>
      </w:r>
      <w:r w:rsidR="00EA5F44">
        <w:fldChar w:fldCharType="begin"/>
      </w:r>
      <w:r w:rsidR="009D6FF5">
        <w:instrText xml:space="preserve"> ADDIN ZOTERO_ITEM CSL_CITATION {"citationID":"vc2JG6mU","properties":{"formattedCitation":"(LeCun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URL":"http://yann.lecun.com/exdb/publis/pdf/lecun-98.pdf","author":[{"family":"LeCun","given":"Yann"},{"family":"Bottou","given":"Léon"},{"family":"Bengio","given":"Yoshua"},{"family":"Haffner","given":"Patrick"}],"issued":{"date-parts":[["1998"]]},"accessed":{"date-parts":[["2019",3,8]]}}}],"schema":"https://github.com/citation-style-language/schema/raw/master/csl-citation.json"} </w:instrText>
      </w:r>
      <w:r w:rsidR="00EA5F44">
        <w:fldChar w:fldCharType="separate"/>
      </w:r>
      <w:r w:rsidR="007911EC" w:rsidRPr="007911EC">
        <w:t>(LeCun et al. 1998)</w:t>
      </w:r>
      <w:r w:rsidR="00EA5F44">
        <w:fldChar w:fldCharType="end"/>
      </w:r>
      <w:r>
        <w:t>.</w:t>
      </w:r>
    </w:p>
    <w:p w14:paraId="27170824" w14:textId="6860AE12" w:rsidR="00471977" w:rsidRDefault="004B31DF" w:rsidP="00D61CED">
      <w:pPr>
        <w:pStyle w:val="Standartnitext"/>
        <w:ind w:firstLine="708"/>
      </w:pPr>
      <w:r>
        <w:t>Současné aplikace shrnuje ve svém článku Bhandare. Většina aplikací se týká dvourozměrných rastrových obráz</w:t>
      </w:r>
      <w:r w:rsidR="00D928F5">
        <w:t xml:space="preserve">ků o třech barevných kanálech. </w:t>
      </w:r>
      <w:r>
        <w:t xml:space="preserve">CNN byly úspěšně použity pro rozpoznání tváře a </w:t>
      </w:r>
      <w:r w:rsidR="009D6FF5">
        <w:t>klasifikaci objektů obecně. Z implementovaných řešení lze pouk</w:t>
      </w:r>
      <w:r w:rsidR="009D5C4C">
        <w:t>á</w:t>
      </w:r>
      <w:r w:rsidR="009D6FF5">
        <w:t>z</w:t>
      </w:r>
      <w:r w:rsidR="009D5C4C">
        <w:t>a</w:t>
      </w:r>
      <w:r w:rsidR="009D6FF5">
        <w:t xml:space="preserve">t na </w:t>
      </w:r>
      <w:r w:rsidR="00B44C98">
        <w:t>klasifikátor</w:t>
      </w:r>
      <w:r w:rsidR="009D6FF5">
        <w:t xml:space="preserve"> ImageNET</w:t>
      </w:r>
      <w:r w:rsidR="00B44C98">
        <w:t>, jehož dataset obsahuje patnáct milionů obrázků patřících do 22 000 kategorií. Přesnost tohoto modelu byla 62.5%.</w:t>
      </w:r>
      <w:r w:rsidR="009D6FF5">
        <w:t xml:space="preserve"> </w:t>
      </w:r>
      <w:r w:rsidR="009D6FF5">
        <w:fldChar w:fldCharType="begin"/>
      </w:r>
      <w:r w:rsidR="009D6FF5">
        <w:instrText xml:space="preserve"> ADDIN ZOTERO_ITEM CSL_CITATION {"citationID":"DLt0Y0Gv","properties":{"formattedCitation":"(Krizhevsky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9D6FF5">
        <w:fldChar w:fldCharType="separate"/>
      </w:r>
      <w:r w:rsidR="007911EC" w:rsidRPr="007911EC">
        <w:t>(Krizhevsky et al. 2012)</w:t>
      </w:r>
      <w:r w:rsidR="009D6FF5">
        <w:fldChar w:fldCharType="end"/>
      </w:r>
      <w:r w:rsidR="00B44C98">
        <w:t>.</w:t>
      </w:r>
    </w:p>
    <w:p w14:paraId="33F71072" w14:textId="12E7A907" w:rsidR="004B31DF" w:rsidRDefault="009D6FF5" w:rsidP="00D61CED">
      <w:pPr>
        <w:pStyle w:val="Standartnitext"/>
        <w:ind w:firstLine="708"/>
      </w:pPr>
      <w:r>
        <w:t xml:space="preserve">Dalším odvětvím aplikace je takzvaný „scene labeling“, kde jde o identifikaci </w:t>
      </w:r>
      <w:r w:rsidR="009D5C4C">
        <w:br/>
      </w:r>
      <w:r>
        <w:t xml:space="preserve">a zaměření objektů ve scéně. </w:t>
      </w:r>
      <w:r w:rsidR="00B44C98">
        <w:t xml:space="preserve">Průlomem v této oblasti byla v rámci hlubokého učení architektura CNN </w:t>
      </w:r>
      <w:r w:rsidR="00836B5A">
        <w:t xml:space="preserve">navržená Farabetem. </w:t>
      </w:r>
      <w:r w:rsidR="00B05FAC">
        <w:t>Fully conv</w:t>
      </w:r>
      <w:r w:rsidR="00D928F5">
        <w:t xml:space="preserve">olutional neural </w:t>
      </w:r>
      <w:commentRangeStart w:id="325"/>
      <w:r w:rsidR="00D928F5">
        <w:t>networks</w:t>
      </w:r>
      <w:commentRangeEnd w:id="325"/>
      <w:r w:rsidR="00912918">
        <w:rPr>
          <w:rStyle w:val="CommentReference"/>
          <w:rFonts w:asciiTheme="minorHAnsi" w:hAnsiTheme="minorHAnsi" w:cstheme="minorBidi"/>
        </w:rPr>
        <w:commentReference w:id="325"/>
      </w:r>
      <w:r w:rsidR="00D928F5">
        <w:t>.</w:t>
      </w:r>
    </w:p>
    <w:p w14:paraId="6A6F9B51" w14:textId="040EFA7C" w:rsidR="00DE262C" w:rsidRPr="00B364EB" w:rsidRDefault="00B44C98" w:rsidP="00DE262C">
      <w:pPr>
        <w:pStyle w:val="Standartnitext"/>
        <w:ind w:firstLine="708"/>
      </w:pPr>
      <w:r>
        <w:lastRenderedPageBreak/>
        <w:t>Vývoj CNN nadále spočívá v zacházení s hyperparametry a ladění architektur modelu. Na základě Bhandarova souhrného článku lze konstatovat, že existuje mnoho varia</w:t>
      </w:r>
      <w:r w:rsidR="00DE262C">
        <w:t xml:space="preserve">nt CNN, plnící cíle klasifikace, segmentace, ale i další. </w:t>
      </w:r>
      <w:r>
        <w:fldChar w:fldCharType="begin"/>
      </w:r>
      <w:r>
        <w:instrText xml:space="preserve"> ADDIN ZOTERO_ITEM CSL_CITATION {"citationID":"Esh6zig9","properties":{"formattedCitation":"(Bhandare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Networks","page":"10","volume":"7","source":"Zotero","abstract":"In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fldChar w:fldCharType="separate"/>
      </w:r>
      <w:r w:rsidR="007911EC" w:rsidRPr="007911EC">
        <w:t>(Bhandare et al. 2016)</w:t>
      </w:r>
      <w:r>
        <w:fldChar w:fldCharType="end"/>
      </w:r>
      <w:r>
        <w:t>.</w:t>
      </w:r>
    </w:p>
    <w:p w14:paraId="262001BC" w14:textId="75106C96" w:rsidR="0040279A" w:rsidRPr="0040279A" w:rsidRDefault="004C31B1" w:rsidP="00F516E5">
      <w:pPr>
        <w:pStyle w:val="Heading3"/>
      </w:pPr>
      <w:r>
        <w:t xml:space="preserve"> </w:t>
      </w:r>
      <w:bookmarkStart w:id="326" w:name="_Toc4652539"/>
      <w:r w:rsidR="00496118">
        <w:t>Rekurentní neuronové sítě</w:t>
      </w:r>
      <w:bookmarkEnd w:id="326"/>
    </w:p>
    <w:p w14:paraId="6D1DF99E" w14:textId="69E1F6A9" w:rsidR="00DE262C" w:rsidRDefault="0040279A" w:rsidP="00C36AC5">
      <w:pPr>
        <w:pStyle w:val="Standartnitext"/>
      </w:pPr>
      <w:r w:rsidRPr="0040279A">
        <w:t>W</w:t>
      </w:r>
      <w:r>
        <w:t xml:space="preserve">hen feedforward neural networks </w:t>
      </w:r>
      <w:r w:rsidRPr="0040279A">
        <w:t>are extended to include feedback connections, t</w:t>
      </w:r>
      <w:r>
        <w:t xml:space="preserve">hey are called recurrent neural </w:t>
      </w:r>
      <w:r w:rsidRPr="0040279A">
        <w:t xml:space="preserve">networks, presented in </w:t>
      </w:r>
      <w:commentRangeStart w:id="327"/>
      <w:r w:rsidRPr="0040279A">
        <w:t>chapter</w:t>
      </w:r>
      <w:r>
        <w:t xml:space="preserve"> </w:t>
      </w:r>
      <w:commentRangeEnd w:id="327"/>
      <w:r w:rsidR="002A6D82">
        <w:rPr>
          <w:rStyle w:val="CommentReference"/>
          <w:rFonts w:asciiTheme="minorHAnsi" w:hAnsiTheme="minorHAnsi" w:cstheme="minorBidi"/>
        </w:rPr>
        <w:commentReference w:id="327"/>
      </w:r>
      <w:r>
        <w:t xml:space="preserve">(d183) </w:t>
      </w:r>
    </w:p>
    <w:p w14:paraId="6CF65E3A" w14:textId="19B07508" w:rsidR="00DE262C" w:rsidRPr="00191F46" w:rsidRDefault="00652D69" w:rsidP="00DE262C">
      <w:pPr>
        <w:pStyle w:val="Heading3"/>
      </w:pPr>
      <w:r>
        <w:t xml:space="preserve"> </w:t>
      </w:r>
      <w:bookmarkStart w:id="328" w:name="_Toc4652540"/>
      <w:r w:rsidR="00DE262C">
        <w:t>General adversarial networks</w:t>
      </w:r>
      <w:bookmarkEnd w:id="328"/>
    </w:p>
    <w:p w14:paraId="4289C00C" w14:textId="6F63ED4F" w:rsidR="00DE262C" w:rsidRPr="00D561B0" w:rsidRDefault="00DE262C" w:rsidP="00DE262C">
      <w:pPr>
        <w:pStyle w:val="Standartnitext"/>
      </w:pPr>
      <w:r w:rsidRPr="00191F46">
        <w:t xml:space="preserve">Jsou specifické architektury neuronových sítí, které patří do rodiny generativních modelů a byly vynalezeny Ianem Goodfellowem v roce 2014. Sám Goodfellow obecně definuje generativní modely jako </w:t>
      </w:r>
      <w:r w:rsidRPr="00C52069">
        <w:rPr>
          <w:rStyle w:val="citacekurzvou"/>
        </w:rPr>
        <w:t>„...modely, které se na základě tréninkové distribuce dat tvořených množinou</w:t>
      </w:r>
      <w:r w:rsidRPr="00191F46">
        <w:rPr>
          <w:i/>
        </w:rPr>
        <w:t xml:space="preserve"> p</w:t>
      </w:r>
      <w:r w:rsidRPr="00191F46">
        <w:rPr>
          <w:i/>
          <w:vertAlign w:val="subscript"/>
        </w:rPr>
        <w:t xml:space="preserve">data </w:t>
      </w:r>
      <w:r w:rsidRPr="00C52069">
        <w:rPr>
          <w:rStyle w:val="citacekurzvou"/>
        </w:rPr>
        <w:t>naučí odhad takové distribuce reprezentovat“</w:t>
      </w:r>
      <w:r w:rsidRPr="00191F46">
        <w:t>. V konkrétních aplikacích mohou takové modely buď plnit pouze onu reprezentativní funkci a nebo mohou na základě vnitřní struktury modelu generovat nové originální v</w:t>
      </w:r>
      <w:r w:rsidR="008D65F3">
        <w:t>zorky</w:t>
      </w:r>
      <w:r w:rsidR="008D65F3" w:rsidRPr="008D65F3">
        <w:t xml:space="preserve"> </w:t>
      </w:r>
      <w:r w:rsidR="008D65F3" w:rsidRPr="00191F46">
        <w:fldChar w:fldCharType="begin"/>
      </w:r>
      <w:r w:rsidR="008D65F3">
        <w:instrText xml:space="preserve"> ADDIN ZOTERO_ITEM CSL_CITATION {"citationID":"uwfiUxRv","properties":{"formattedCitation":"(Goodfellow et al. 2014)","plainCitation":"(Goodfellow et al. 2014)","noteIndex":0},"citationItems":[{"id":63,"uris":["http://zotero.org/users/local/IbRhotwj/items/HLRBGLQV"],"uri":["http://zotero.org/users/local/IbRhotwj/items/HLRBGLQV"],"itemData":{"id":63,"type":"chapter","title":"Generative Adversarial Nets","container-title":"Advances in Neural Information Processing Systems 27","publisher":"Curran Associates, Inc.","page":"2672–2680","source":"Neural Information Processing Systems","URL":"http://papers.nips.cc/paper/5423-generative-adversarial-nets.pdf","author":[{"family":"Goodfellow","given":"Ian"},{"family":"Pouget-Abadie","given":"Jean"},{"family":"Mirza","given":"Mehdi"},{"family":"Xu","given":"Bing"},{"family":"Warde-Farley","given":"David"},{"family":"Ozair","given":"Sherjil"},{"family":"Courville","given":"Aaron"},{"family":"Bengio","given":"Yoshua"}],"editor":[{"family":"Ghahramani","given":"Z."},{"family":"Welling","given":"M."},{"family":"Cortes","given":"C."},{"family":"Lawrence","given":"N. D."},{"family":"Weinberger","given":"K. Q."}],"issued":{"date-parts":[["2014"]]},"accessed":{"date-parts":[["2018",6,4]]}}}],"schema":"https://github.com/citation-style-language/schema/raw/master/csl-citation.json"} </w:instrText>
      </w:r>
      <w:r w:rsidR="008D65F3" w:rsidRPr="00191F46">
        <w:fldChar w:fldCharType="separate"/>
      </w:r>
      <w:r w:rsidR="007911EC" w:rsidRPr="007911EC">
        <w:t>(Goodfellow et al. 2014)</w:t>
      </w:r>
      <w:r w:rsidR="008D65F3" w:rsidRPr="00191F46">
        <w:fldChar w:fldCharType="end"/>
      </w:r>
      <w:r w:rsidR="008D65F3">
        <w:t>.</w:t>
      </w:r>
      <w:r w:rsidR="00D561B0">
        <w:t xml:space="preserve"> Základním principem fungováním je takzvaný princip „maximální pravděpodobnosti“ tzn</w:t>
      </w:r>
      <w:r w:rsidR="002A6D82">
        <w:t>.</w:t>
      </w:r>
      <w:r w:rsidR="00D561B0">
        <w:t xml:space="preserve"> </w:t>
      </w:r>
      <w:r w:rsidR="00D561B0" w:rsidRPr="00C52069">
        <w:rPr>
          <w:rStyle w:val="citacekurzvou"/>
        </w:rPr>
        <w:t>„...nalezení takových parametrů pro model, aby maximalizoval</w:t>
      </w:r>
      <w:r w:rsidR="00912918" w:rsidRPr="00C52069">
        <w:rPr>
          <w:rStyle w:val="citacekurzvou"/>
        </w:rPr>
        <w:t>y</w:t>
      </w:r>
      <w:r w:rsidR="00D561B0" w:rsidRPr="00C52069">
        <w:rPr>
          <w:rStyle w:val="citacekurzvou"/>
        </w:rPr>
        <w:t xml:space="preserve"> pravděpodobnost trénikových dat“</w:t>
      </w:r>
      <w:r w:rsidR="00D561B0">
        <w:t xml:space="preserve">. </w:t>
      </w:r>
    </w:p>
    <w:p w14:paraId="0896482D" w14:textId="19FCA401" w:rsidR="00604C52" w:rsidRDefault="00604C52" w:rsidP="00DE262C">
      <w:pPr>
        <w:pStyle w:val="Standartnitext"/>
      </w:pPr>
      <w:r>
        <w:t xml:space="preserve">Goodfellow navrhl model skládající se ze dvou komponent. První z nich je diskriminátor, </w:t>
      </w:r>
      <w:r w:rsidR="00EC0DB4">
        <w:t>jehož funkcí je binární klasifikace generátorem nagenerovaných vzorků na 1 nebo 0.</w:t>
      </w:r>
      <w:r>
        <w:t xml:space="preserve"> Druhou</w:t>
      </w:r>
      <w:r w:rsidR="00EC0DB4">
        <w:t xml:space="preserve"> komponentou</w:t>
      </w:r>
      <w:r>
        <w:t xml:space="preserve"> je generátor</w:t>
      </w:r>
      <w:r w:rsidR="00EC0DB4">
        <w:t xml:space="preserve">, jehož úkolem je vytvořit vzorky, které napodobují tréniková data. </w:t>
      </w:r>
      <w:r w:rsidR="00DE665A">
        <w:t>Generátor</w:t>
      </w:r>
      <w:r w:rsidR="00EC0DB4">
        <w:t xml:space="preserve"> v každé iteraci</w:t>
      </w:r>
      <w:r w:rsidR="00DE665A">
        <w:t xml:space="preserve"> učení ladí své váhy tak, aby</w:t>
      </w:r>
      <w:del w:id="329" w:author="Ježek Bruno" w:date="2019-03-28T08:33:00Z">
        <w:r w:rsidR="00DE665A" w:rsidDel="004C0032">
          <w:delText xml:space="preserve"> </w:delText>
        </w:r>
        <w:r w:rsidR="00EC0DB4" w:rsidDel="004C0032">
          <w:delText xml:space="preserve"> </w:delText>
        </w:r>
      </w:del>
      <w:ins w:id="330" w:author="Ježek Bruno" w:date="2019-03-28T08:33:00Z">
        <w:r w:rsidR="004C0032">
          <w:t xml:space="preserve"> </w:t>
        </w:r>
      </w:ins>
      <w:r w:rsidR="00DE665A">
        <w:t>transformoval prvotně iniciovaný šum</w:t>
      </w:r>
      <w:r w:rsidR="00A350AA">
        <w:t xml:space="preserve"> na</w:t>
      </w:r>
      <w:r w:rsidR="00EC0DB4">
        <w:t xml:space="preserve"> přijatelnější vzorky, které jsou </w:t>
      </w:r>
      <w:r w:rsidR="00DE665A">
        <w:t xml:space="preserve">diskriminátorem znovu klasifikovány a vzniklá </w:t>
      </w:r>
      <w:commentRangeStart w:id="331"/>
      <w:r w:rsidR="00DE665A">
        <w:t>chyba</w:t>
      </w:r>
      <w:commentRangeEnd w:id="331"/>
      <w:r w:rsidR="002A6D82">
        <w:rPr>
          <w:rStyle w:val="CommentReference"/>
          <w:rFonts w:asciiTheme="minorHAnsi" w:hAnsiTheme="minorHAnsi" w:cstheme="minorBidi"/>
        </w:rPr>
        <w:commentReference w:id="331"/>
      </w:r>
      <w:r w:rsidR="00DE665A">
        <w:t xml:space="preserve"> se projeví v příští iteraci generování</w:t>
      </w:r>
      <w:r w:rsidR="00EC0DB4">
        <w:t xml:space="preserve">. Obě komponenty tak stojí proti sobě a finální naučení redistribuce </w:t>
      </w:r>
      <w:r w:rsidR="00912918">
        <w:t>plyne</w:t>
      </w:r>
      <w:r w:rsidR="00EC0DB4">
        <w:t xml:space="preserve"> ze vzniklé tenze mezi nimi </w:t>
      </w:r>
      <w:r w:rsidR="00DE665A">
        <w:fldChar w:fldCharType="begin"/>
      </w:r>
      <w:r w:rsidR="00DE665A">
        <w:instrText xml:space="preserve"> ADDIN ZOTERO_ITEM CSL_CITATION {"citationID":"Il10JFO8","properties":{"formattedCitation":"(Goodfellow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rsidR="00DE665A">
        <w:fldChar w:fldCharType="separate"/>
      </w:r>
      <w:r w:rsidR="007911EC" w:rsidRPr="007911EC">
        <w:t>(Goodfellow 2016)</w:t>
      </w:r>
      <w:r w:rsidR="00DE665A">
        <w:fldChar w:fldCharType="end"/>
      </w:r>
      <w:r w:rsidR="00D928F5">
        <w:t>.</w:t>
      </w:r>
    </w:p>
    <w:p w14:paraId="78FD961B" w14:textId="71CC7DC0" w:rsidR="00C27FD1" w:rsidDel="002A6D82" w:rsidRDefault="00C27FD1" w:rsidP="00DE262C">
      <w:pPr>
        <w:pStyle w:val="Standartnitext"/>
        <w:rPr>
          <w:del w:id="332" w:author="Ježek Bruno" w:date="2019-03-28T09:21:00Z"/>
        </w:rPr>
      </w:pPr>
      <w:r>
        <w:t>Většina aplikovaných GAN architektur v sobě zakomponovává konvoluční mechaniku. Hov</w:t>
      </w:r>
      <w:r w:rsidR="002A6D82">
        <w:t>o</w:t>
      </w:r>
      <w:r>
        <w:t xml:space="preserve">ří se pak o tzv. DCGAN </w:t>
      </w:r>
      <w:r>
        <w:fldChar w:fldCharType="begin"/>
      </w:r>
      <w:r>
        <w:instrText xml:space="preserve"> ADDIN ZOTERO_ITEM CSL_CITATION {"citationID":"e7Aq5Kd8","properties":{"formattedCitation":"(Goodfellow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fldChar w:fldCharType="separate"/>
      </w:r>
      <w:r w:rsidR="007911EC" w:rsidRPr="007911EC">
        <w:t>(Goodfellow 2016)</w:t>
      </w:r>
      <w:r>
        <w:fldChar w:fldCharType="end"/>
      </w:r>
      <w:r w:rsidR="00AB3AEB">
        <w:t>.</w:t>
      </w:r>
    </w:p>
    <w:p w14:paraId="501B2CE2" w14:textId="432F3502" w:rsidR="00DE262C" w:rsidRDefault="00C27FD1" w:rsidP="002A6D82">
      <w:pPr>
        <w:pStyle w:val="Standartnitext"/>
      </w:pPr>
      <w:r>
        <w:t>Tyto modely</w:t>
      </w:r>
      <w:r w:rsidR="004E270B">
        <w:t xml:space="preserve"> byly kromě generování nových vzorků</w:t>
      </w:r>
      <w:r>
        <w:t xml:space="preserve"> </w:t>
      </w:r>
      <w:r w:rsidR="004E270B">
        <w:t xml:space="preserve">použity například </w:t>
      </w:r>
      <w:r>
        <w:t xml:space="preserve">na </w:t>
      </w:r>
      <w:r w:rsidR="004E270B">
        <w:t xml:space="preserve">obarvení obrázků v infračerveném spektru </w:t>
      </w:r>
      <w:r w:rsidR="004E270B">
        <w:fldChar w:fldCharType="begin"/>
      </w:r>
      <w:r w:rsidR="004E270B">
        <w:instrText xml:space="preserve"> ADDIN ZOTERO_ITEM CSL_CITATION {"citationID":"Xfwf5kR3","properties":{"formattedCitation":"(Suarez et al. 2017)","plainCitation":"(Suarez et al. 2017)","noteIndex":0},"citationItems":[{"id":955,"uris":["http://zotero.org/users/local/IbRhotwj/items/5NKK4SMY"],"uri":["http://zotero.org/users/local/IbRhotwj/items/5NKK4SMY"],"itemData":{"id":955,"type":"paper-conference","title":"Infrared Image Colorization Based on a Triplet DCGAN Architecture","container-title":"2017 IEEE Conference on Computer Vision and Pattern Recognition Workshops (CVPRW)","publisher":"IEEE","publisher-place":"Honolulu, HI, USA","page":"212-217","source":"Crossref","event":"2017 IEEE Conference on Computer Vision and Pattern Recognition Workshops (CVPRW)","event-place":"Honolulu, HI, USA","abstract":"This paper proposes a novel approach for colorizing near infrared (NIR) images using a Deep Convolutional Generative Adversarial Network (GAN) architecture. The proposed approach is based on the usage of a triplet model for learning each color channel independently, in a more homogeneous way. It allows a fast convergence during the training, obtaining a greater similarity between the colored NIR image and the corresponding ground truth. The proposed approach has been evaluated with a large data set of NIR images and compared with a recent approach, which is also based on a GAN architecture where all the color channels are obtained at the same time.","URL":"http://ieeexplore.ieee.org/document/8014766/","DOI":"10.1109/CVPRW.2017.32","ISBN":"978-1-5386-0733-6","language":"en","author":[{"family":"Suarez","given":"Patricia L."},{"family":"Sappa","given":"Angel D."},{"family":"Vintimilla","given":"Boris X."}],"issued":{"date-parts":[["2017",7]]},"accessed":{"date-parts":[["2019",3,15]]}}}],"schema":"https://github.com/citation-style-language/schema/raw/master/csl-citation.json"} </w:instrText>
      </w:r>
      <w:r w:rsidR="004E270B">
        <w:fldChar w:fldCharType="separate"/>
      </w:r>
      <w:r w:rsidR="007911EC" w:rsidRPr="007911EC">
        <w:t>(Suarez et al. 2017)</w:t>
      </w:r>
      <w:r w:rsidR="004E270B">
        <w:fldChar w:fldCharType="end"/>
      </w:r>
      <w:r w:rsidR="004E270B">
        <w:t>.</w:t>
      </w:r>
      <w:r w:rsidR="004C21C0">
        <w:t xml:space="preserve"> A obecně</w:t>
      </w:r>
      <w:del w:id="333" w:author="Ježek Bruno" w:date="2019-03-28T08:33:00Z">
        <w:r w:rsidR="004E270B" w:rsidDel="004C0032">
          <w:delText xml:space="preserve"> </w:delText>
        </w:r>
        <w:r w:rsidR="004C21C0" w:rsidDel="004C0032">
          <w:delText> </w:delText>
        </w:r>
      </w:del>
      <w:ins w:id="334" w:author="Ježek Bruno" w:date="2019-03-28T08:33:00Z">
        <w:r w:rsidR="004C0032">
          <w:t xml:space="preserve"> </w:t>
        </w:r>
      </w:ins>
      <w:r w:rsidR="004C21C0">
        <w:t xml:space="preserve">transformaci obrázků do obrázku určité stylizace například transformace fotografie denní scény na scénu noční </w:t>
      </w:r>
      <w:r w:rsidR="004C21C0">
        <w:fldChar w:fldCharType="begin"/>
      </w:r>
      <w:r w:rsidR="004C21C0">
        <w:instrText xml:space="preserve"> ADDIN ZOTERO_ITEM CSL_CITATION {"citationID":"WCM6oV1P","properties":{"formattedCitation":"(Isola et al. 2016)","plainCitation":"(Isola et al. 2016)","noteIndex":0},"citationItems":[{"id":956,"uris":["http://zotero.org/users/local/IbRhotwj/items/QSUTP3NC"],"uri":["http://zotero.org/users/local/IbRhotwj/items/QSUTP3NC"],"itemData":{"id":956,"type":"article-journal","title":"Image-to-Image Translation with Conditional Adversarial Networks","container-title":"arXiv:1611.07004 [cs]","source":"arXiv.org","abstract":"We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either.","URL":"http://arxiv.org/abs/1611.07004","note":"arXiv: 1611.07004","author":[{"family":"Isola","given":"Phillip"},{"family":"Zhu","given":"Jun-Yan"},{"family":"Zhou","given":"Tinghui"},{"family":"Efros","given":"Alexei A."}],"issued":{"date-parts":[["2016",11,21]]},"accessed":{"date-parts":[["2019",3,15]]}}}],"schema":"https://github.com/citation-style-language/schema/raw/master/csl-citation.json"} </w:instrText>
      </w:r>
      <w:r w:rsidR="004C21C0">
        <w:fldChar w:fldCharType="separate"/>
      </w:r>
      <w:r w:rsidR="007911EC" w:rsidRPr="007911EC">
        <w:t>(Isola et al. 2016)</w:t>
      </w:r>
      <w:r w:rsidR="004C21C0">
        <w:fldChar w:fldCharType="end"/>
      </w:r>
      <w:r w:rsidR="00767984">
        <w:t>.</w:t>
      </w:r>
    </w:p>
    <w:p w14:paraId="76B0D147" w14:textId="77777777" w:rsidR="004624F2" w:rsidRDefault="0054232F" w:rsidP="00CE4100">
      <w:pPr>
        <w:pStyle w:val="Heading1"/>
      </w:pPr>
      <w:bookmarkStart w:id="335" w:name="_Toc4652541"/>
      <w:r w:rsidRPr="00CE4100">
        <w:lastRenderedPageBreak/>
        <w:t>Procedurální</w:t>
      </w:r>
      <w:r>
        <w:t xml:space="preserve"> generování</w:t>
      </w:r>
      <w:bookmarkEnd w:id="335"/>
    </w:p>
    <w:p w14:paraId="785995CA" w14:textId="14BCAE01" w:rsidR="000D17CF" w:rsidRPr="000D17CF" w:rsidRDefault="000D17CF" w:rsidP="000D17CF">
      <w:pPr>
        <w:pStyle w:val="Standartnitext"/>
        <w:rPr>
          <w:szCs w:val="26"/>
        </w:rPr>
      </w:pPr>
      <w:r w:rsidRPr="000D17CF">
        <w:rPr>
          <w:szCs w:val="26"/>
        </w:rPr>
        <w:t>V rámc</w:t>
      </w:r>
      <w:r w:rsidR="00D928F5">
        <w:rPr>
          <w:szCs w:val="26"/>
        </w:rPr>
        <w:t xml:space="preserve">i počítačové grafiky existují v </w:t>
      </w:r>
      <w:r w:rsidRPr="000D17CF">
        <w:rPr>
          <w:szCs w:val="26"/>
        </w:rPr>
        <w:t xml:space="preserve">podstatě </w:t>
      </w:r>
      <w:r w:rsidR="00060A18">
        <w:rPr>
          <w:szCs w:val="26"/>
        </w:rPr>
        <w:t>tři</w:t>
      </w:r>
      <w:r w:rsidRPr="000D17CF">
        <w:rPr>
          <w:szCs w:val="26"/>
        </w:rPr>
        <w:t xml:space="preserve"> způsoby pro definici grafického obsahu modelované scény. Ať už uvažujeme dvojrozměrné, popřípadě trojrozměrné zobrazení scény, tak vlastnosti zobrazovaných objektů této scény musí být vždy předem zaneseny v příslušných datových strukturách, které</w:t>
      </w:r>
      <w:r w:rsidR="004916E8">
        <w:rPr>
          <w:szCs w:val="26"/>
        </w:rPr>
        <w:t xml:space="preserve"> pak</w:t>
      </w:r>
      <w:r w:rsidRPr="000D17CF">
        <w:rPr>
          <w:szCs w:val="26"/>
        </w:rPr>
        <w:t xml:space="preserve"> figurují v rámci vizualizačního řetězce. Zachycení geometrie a umístění objektu v</w:t>
      </w:r>
      <w:r w:rsidR="00D928F5">
        <w:rPr>
          <w:szCs w:val="26"/>
        </w:rPr>
        <w:t xml:space="preserve"> </w:t>
      </w:r>
      <w:r w:rsidRPr="000D17CF">
        <w:rPr>
          <w:szCs w:val="26"/>
        </w:rPr>
        <w:t>souřadnicích scény může být definováno buď staticky</w:t>
      </w:r>
      <w:r w:rsidR="00155E3A">
        <w:rPr>
          <w:szCs w:val="26"/>
        </w:rPr>
        <w:t>,</w:t>
      </w:r>
      <w:r w:rsidRPr="000D17CF">
        <w:rPr>
          <w:szCs w:val="26"/>
        </w:rPr>
        <w:t xml:space="preserve"> </w:t>
      </w:r>
      <w:r w:rsidR="00155E3A">
        <w:rPr>
          <w:szCs w:val="26"/>
        </w:rPr>
        <w:t>to znamená</w:t>
      </w:r>
      <w:r w:rsidRPr="000D17CF">
        <w:rPr>
          <w:szCs w:val="26"/>
        </w:rPr>
        <w:t xml:space="preserve"> „ručním“ modelováním objektů</w:t>
      </w:r>
      <w:r w:rsidR="006E7B0D">
        <w:rPr>
          <w:szCs w:val="26"/>
        </w:rPr>
        <w:t xml:space="preserve"> v příslušném softwaru</w:t>
      </w:r>
      <w:r w:rsidRPr="000D17CF">
        <w:rPr>
          <w:szCs w:val="26"/>
        </w:rPr>
        <w:t xml:space="preserve"> anebo algoritmicky, kdy se </w:t>
      </w:r>
      <w:r w:rsidR="004916E8">
        <w:rPr>
          <w:szCs w:val="26"/>
        </w:rPr>
        <w:t>vzhled</w:t>
      </w:r>
      <w:r w:rsidRPr="000D17CF">
        <w:rPr>
          <w:szCs w:val="26"/>
        </w:rPr>
        <w:t xml:space="preserve"> a transformace objektů odvíjejí od sekvence příkazů daného algoritmu.</w:t>
      </w:r>
      <w:r w:rsidR="00060A18">
        <w:rPr>
          <w:szCs w:val="26"/>
        </w:rPr>
        <w:t xml:space="preserve"> Třetím způsobem může být modelování pomocí skenování reálného světa. </w:t>
      </w:r>
      <w:r w:rsidRPr="000D17CF">
        <w:rPr>
          <w:szCs w:val="26"/>
        </w:rPr>
        <w:t xml:space="preserve">Podobné rozdělení se týká například i textur a dalších elementů, které scénu </w:t>
      </w:r>
      <w:r w:rsidR="001B1C27">
        <w:rPr>
          <w:szCs w:val="26"/>
        </w:rPr>
        <w:t>spoluvytvářejí</w:t>
      </w:r>
      <w:r w:rsidRPr="000D17CF">
        <w:rPr>
          <w:szCs w:val="26"/>
        </w:rPr>
        <w:t>. Druhý ze zmíněných přístupu lze označit termínem proced</w:t>
      </w:r>
      <w:r w:rsidR="00D928F5">
        <w:rPr>
          <w:szCs w:val="26"/>
        </w:rPr>
        <w:t>urální generování obsahu (PCG).</w:t>
      </w:r>
    </w:p>
    <w:p w14:paraId="1FD4501C" w14:textId="2A677102" w:rsidR="000D17CF" w:rsidRPr="000D17CF" w:rsidRDefault="000D17CF" w:rsidP="000D17CF">
      <w:pPr>
        <w:pStyle w:val="Standartnitext"/>
        <w:rPr>
          <w:szCs w:val="26"/>
        </w:rPr>
      </w:pPr>
      <w:r w:rsidRPr="000D17CF">
        <w:rPr>
          <w:szCs w:val="26"/>
        </w:rPr>
        <w:t xml:space="preserve">Zkratka PCG bývá skloňována především v oblasti počítačových her, kde najdou tyto algoritmy široké uplatnění. Tyto algoritmy jsou však použitelné i v rámci budování parametrizovatelných virtuálních prostředí, simulací, vizualizací, popřípadě v oblasti </w:t>
      </w:r>
      <w:r w:rsidR="00767984">
        <w:rPr>
          <w:szCs w:val="26"/>
        </w:rPr>
        <w:t xml:space="preserve">dekorativního a technického </w:t>
      </w:r>
      <w:r w:rsidRPr="000D17CF">
        <w:rPr>
          <w:szCs w:val="26"/>
        </w:rPr>
        <w:t>designu. Nutno zmínit, že PCG se ve své definici neomezuje jen na generování grafického obsahu jako takového, nýbrž se tento pojem používá i pro algoritmické generování jakéhokoliv obsahu</w:t>
      </w:r>
      <w:r w:rsidR="00912918">
        <w:rPr>
          <w:szCs w:val="26"/>
        </w:rPr>
        <w:t>.</w:t>
      </w:r>
      <w:r w:rsidRPr="000D17CF">
        <w:rPr>
          <w:szCs w:val="26"/>
        </w:rPr>
        <w:t xml:space="preserve"> </w:t>
      </w:r>
      <w:r w:rsidR="00912918">
        <w:rPr>
          <w:szCs w:val="26"/>
        </w:rPr>
        <w:t>Tím je</w:t>
      </w:r>
      <w:r w:rsidRPr="000D17CF">
        <w:rPr>
          <w:szCs w:val="26"/>
        </w:rPr>
        <w:t xml:space="preserve"> například obsah textový,</w:t>
      </w:r>
      <w:r w:rsidR="00943025">
        <w:rPr>
          <w:szCs w:val="26"/>
        </w:rPr>
        <w:t xml:space="preserve"> animovaný,</w:t>
      </w:r>
      <w:r w:rsidRPr="000D17CF">
        <w:rPr>
          <w:szCs w:val="26"/>
        </w:rPr>
        <w:t xml:space="preserve"> popřípadě hudební. </w:t>
      </w:r>
      <w:r w:rsidR="00DD2832">
        <w:rPr>
          <w:szCs w:val="26"/>
        </w:rPr>
        <w:t>Yannakis zahrnuje do oblasti PCG i generování personalizovaného obsahu, které se uplatňuje například v</w:t>
      </w:r>
      <w:r w:rsidR="00C727E8">
        <w:rPr>
          <w:szCs w:val="26"/>
        </w:rPr>
        <w:t> rozhraních pro</w:t>
      </w:r>
      <w:ins w:id="336" w:author="Ježek Bruno" w:date="2019-03-28T09:23:00Z">
        <w:r w:rsidR="002A6D82">
          <w:rPr>
            <w:szCs w:val="26"/>
          </w:rPr>
          <w:t xml:space="preserve"> </w:t>
        </w:r>
      </w:ins>
      <w:del w:id="337" w:author="Ježek Bruno" w:date="2019-03-28T09:23:00Z">
        <w:r w:rsidR="00DD2832" w:rsidDel="002A6D82">
          <w:rPr>
            <w:szCs w:val="26"/>
          </w:rPr>
          <w:delText> </w:delText>
        </w:r>
      </w:del>
      <w:r w:rsidR="00DD2832">
        <w:rPr>
          <w:szCs w:val="26"/>
        </w:rPr>
        <w:t>e-commerce</w:t>
      </w:r>
      <w:r w:rsidR="00C727E8">
        <w:rPr>
          <w:szCs w:val="26"/>
        </w:rPr>
        <w:t xml:space="preserve"> a uživatelských rozhraních obecně </w:t>
      </w:r>
      <w:r w:rsidR="00C727E8">
        <w:rPr>
          <w:szCs w:val="26"/>
        </w:rPr>
        <w:fldChar w:fldCharType="begin"/>
      </w:r>
      <w:r w:rsidR="00504230">
        <w:rPr>
          <w:szCs w:val="26"/>
        </w:rPr>
        <w:instrText xml:space="preserve"> ADDIN ZOTERO_ITEM CSL_CITATION {"citationID":"vswmLAhB","properties":{"formattedCitation":"(Yannakakis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C727E8">
        <w:rPr>
          <w:szCs w:val="26"/>
        </w:rPr>
        <w:fldChar w:fldCharType="separate"/>
      </w:r>
      <w:r w:rsidR="007911EC" w:rsidRPr="007911EC">
        <w:t>(Yannakakis a Togelius 2011)</w:t>
      </w:r>
      <w:r w:rsidR="00C727E8">
        <w:rPr>
          <w:szCs w:val="26"/>
        </w:rPr>
        <w:fldChar w:fldCharType="end"/>
      </w:r>
      <w:r w:rsidR="00C727E8">
        <w:rPr>
          <w:szCs w:val="26"/>
        </w:rPr>
        <w:t>.</w:t>
      </w:r>
    </w:p>
    <w:p w14:paraId="2F12010A" w14:textId="6FA3A19C" w:rsidR="004916E8" w:rsidRDefault="000D17CF" w:rsidP="000D17CF">
      <w:pPr>
        <w:pStyle w:val="Standartnitext"/>
        <w:rPr>
          <w:szCs w:val="26"/>
        </w:rPr>
      </w:pPr>
      <w:r w:rsidRPr="000D17CF">
        <w:rPr>
          <w:szCs w:val="26"/>
        </w:rPr>
        <w:t xml:space="preserve">Univerzální vlastností většiny algoritmů pro PCG je, že ve svém těle pracují </w:t>
      </w:r>
      <w:del w:id="338" w:author="Ježek Bruno" w:date="2019-03-28T09:23:00Z">
        <w:r w:rsidR="00912918" w:rsidDel="002A6D82">
          <w:rPr>
            <w:szCs w:val="26"/>
          </w:rPr>
          <w:br/>
        </w:r>
      </w:del>
      <w:r w:rsidRPr="000D17CF">
        <w:rPr>
          <w:szCs w:val="26"/>
        </w:rPr>
        <w:t>s</w:t>
      </w:r>
      <w:ins w:id="339" w:author="Ježek Bruno" w:date="2019-03-28T09:23:00Z">
        <w:r w:rsidR="002A6D82">
          <w:rPr>
            <w:szCs w:val="26"/>
          </w:rPr>
          <w:t> </w:t>
        </w:r>
      </w:ins>
      <w:del w:id="340" w:author="Ježek Bruno" w:date="2019-03-28T09:23:00Z">
        <w:r w:rsidRPr="000D17CF" w:rsidDel="002A6D82">
          <w:rPr>
            <w:szCs w:val="26"/>
          </w:rPr>
          <w:delText xml:space="preserve"> </w:delText>
        </w:r>
      </w:del>
      <w:r w:rsidRPr="000D17CF">
        <w:rPr>
          <w:szCs w:val="26"/>
        </w:rPr>
        <w:t>faktorem nahodilosti, který je nezbytný pro zajištění diverzity obsahu.</w:t>
      </w:r>
      <w:r w:rsidR="005D561C">
        <w:rPr>
          <w:szCs w:val="26"/>
        </w:rPr>
        <w:t xml:space="preserve"> Základ</w:t>
      </w:r>
      <w:r w:rsidR="00DD2832">
        <w:rPr>
          <w:szCs w:val="26"/>
        </w:rPr>
        <w:t>ní metodou</w:t>
      </w:r>
      <w:r w:rsidR="005D561C">
        <w:rPr>
          <w:szCs w:val="26"/>
        </w:rPr>
        <w:t xml:space="preserve"> pro</w:t>
      </w:r>
      <w:r w:rsidR="00DD2832">
        <w:rPr>
          <w:szCs w:val="26"/>
        </w:rPr>
        <w:t xml:space="preserve"> naplnění tohoto kritéria</w:t>
      </w:r>
      <w:r w:rsidR="005D561C">
        <w:rPr>
          <w:szCs w:val="26"/>
        </w:rPr>
        <w:t xml:space="preserve"> </w:t>
      </w:r>
      <w:r w:rsidR="00DD2832">
        <w:rPr>
          <w:szCs w:val="26"/>
        </w:rPr>
        <w:t>je</w:t>
      </w:r>
      <w:r w:rsidR="005D561C">
        <w:rPr>
          <w:szCs w:val="26"/>
        </w:rPr>
        <w:t xml:space="preserve"> například implementace pseudonáhodných čísel v podobě šumu</w:t>
      </w:r>
      <w:r w:rsidR="00CE582B">
        <w:rPr>
          <w:szCs w:val="26"/>
        </w:rPr>
        <w:t xml:space="preserve"> </w:t>
      </w:r>
      <w:r w:rsidR="00CE582B">
        <w:rPr>
          <w:szCs w:val="26"/>
        </w:rPr>
        <w:fldChar w:fldCharType="begin"/>
      </w:r>
      <w:r w:rsidR="00C25769">
        <w:rPr>
          <w:szCs w:val="26"/>
        </w:rPr>
        <w:instrText xml:space="preserve"> ADDIN ZOTERO_ITEM CSL_CITATION {"citationID":"mOT3CUYW","properties":{"formattedCitation":"(Hendrikx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CE582B">
        <w:rPr>
          <w:szCs w:val="26"/>
        </w:rPr>
        <w:fldChar w:fldCharType="separate"/>
      </w:r>
      <w:r w:rsidR="00C25769" w:rsidRPr="00C25769">
        <w:t>(Hendrikx et al. 2013)</w:t>
      </w:r>
      <w:r w:rsidR="00CE582B">
        <w:rPr>
          <w:szCs w:val="26"/>
        </w:rPr>
        <w:fldChar w:fldCharType="end"/>
      </w:r>
      <w:r w:rsidR="005D561C">
        <w:rPr>
          <w:szCs w:val="26"/>
        </w:rPr>
        <w:t>.</w:t>
      </w:r>
      <w:r w:rsidRPr="000D17CF">
        <w:rPr>
          <w:szCs w:val="26"/>
        </w:rPr>
        <w:t xml:space="preserve"> </w:t>
      </w:r>
      <w:r w:rsidRPr="00DD2832">
        <w:t xml:space="preserve">Mezi další podstatné vlastnosti PCG algoritmů patří rychlost, spolehlivost, kontrolovatelnost a uvěřitelnost </w:t>
      </w:r>
      <w:r w:rsidRPr="00DD2832">
        <w:fldChar w:fldCharType="begin"/>
      </w:r>
      <w:r w:rsidR="009D5C4C">
        <w:instrText xml:space="preserve"> ADDIN ZOTERO_ITEM CSL_CITATION {"citationID":"LuIzVeMb","properties":{"formattedCitation":"(Julian et al. 2016)","plainCitation":"(Julian et al. 2016)","noteIndex":0},"citationItems":[{"id":"2LP8LKcZ/tpLp7AFg","uris":["http://zotero.org/users/local/DXBpxSa9/items/6WLTVEKV"],"uri":["http://zotero.org/users/local/DXBpxSa9/items/6WLTVEKV"],"itemData":{"id":22,"type":"chapter","title":"Introduction","container-title":"Procedural Content Generation in Games: A Textbook and an Overview of Current Research","publisher":"Springer","ISBN":"978-3-319-42714-0","author":[{"family":"Julian","given":"Togelius"},{"family":"Shaker","given":"Noor"},{"family":"Nelson","given":"Mark J."}],"issued":{"date-parts":[["2016"]]}}}],"schema":"https://github.com/citation-style-language/schema/raw/master/csl-citation.json"} </w:instrText>
      </w:r>
      <w:r w:rsidRPr="00DD2832">
        <w:fldChar w:fldCharType="separate"/>
      </w:r>
      <w:r w:rsidR="007911EC" w:rsidRPr="007911EC">
        <w:t>(Julian et al. 2016)</w:t>
      </w:r>
      <w:r w:rsidRPr="00DD2832">
        <w:fldChar w:fldCharType="end"/>
      </w:r>
      <w:r w:rsidR="004916E8" w:rsidRPr="00DD2832">
        <w:t xml:space="preserve">. </w:t>
      </w:r>
      <w:r w:rsidR="00D928F5">
        <w:t>Smith ve svém článk</w:t>
      </w:r>
      <w:r w:rsidR="00912918">
        <w:t>u</w:t>
      </w:r>
      <w:r w:rsidR="00D928F5">
        <w:t xml:space="preserve"> užívá v </w:t>
      </w:r>
      <w:r w:rsidRPr="00DD2832">
        <w:t>kontextu PCG výstižný pojem „řízená nahodilost“</w:t>
      </w:r>
      <w:r w:rsidR="008E454C">
        <w:t xml:space="preserve"> </w:t>
      </w:r>
      <w:r w:rsidR="008E454C">
        <w:fldChar w:fldCharType="begin"/>
      </w:r>
      <w:r w:rsidR="008E454C">
        <w:instrText xml:space="preserve"> ADDIN ZOTERO_ITEM CSL_CITATION {"citationID":"OhQwSPQL","properties":{"formattedCitation":"(Smith 2015)","plainCitation":"(Smith 2015)","noteIndex":0},"citationItems":[{"id":6,"uris":["http://zotero.org/users/local/IbRhotwj/items/INL9JPMP"],"uri":["http://zotero.org/users/local/IbRhotwj/items/INL9JPMP"],"itemData":{"id":6,"type":"article-journal","title":"An Analog History of Procedural Content Generation","container-title":"FDG","page":"6","source":"Zotero","abstract":"Procedural content generation (PCG) is typically considered a feature of digital games. Commonly cited “first” uses of PCG are usually digital games from the early 1980s: Rogue or Elite. However, when broadly construed, PCG simply means that content is generated following a formal procedure—the agent that enacts this procedure is merely assumed to be a computer. The precursors to what we now call PCG are to be found in games where it is a human who is asked to follow a procedure to generate game content, and the earliest digital uses are crude reproductions of those same games. This paper explores the role that PCG has played in analog games and how it has influenced PCG in digital games. In doing so, we can gain insight into the nature of content generation and can more easily define the boundaries of what we typically consider PCG to encompass.","language":"en","author":[{"family":"Smith","given":"Gillian"}],"issued":{"date-parts":[["2015"]]}}}],"schema":"https://github.com/citation-style-language/schema/raw/master/csl-citation.json"} </w:instrText>
      </w:r>
      <w:r w:rsidR="008E454C">
        <w:fldChar w:fldCharType="separate"/>
      </w:r>
      <w:r w:rsidR="007911EC" w:rsidRPr="007911EC">
        <w:t>(Smith 2015)</w:t>
      </w:r>
      <w:r w:rsidR="008E454C">
        <w:fldChar w:fldCharType="end"/>
      </w:r>
      <w:r w:rsidRPr="00DD2832">
        <w:t>. Nahodilost má v PCG efekt spíše na dílčí část</w:t>
      </w:r>
      <w:r w:rsidR="00912918">
        <w:t>i</w:t>
      </w:r>
      <w:r w:rsidRPr="00DD2832">
        <w:t xml:space="preserve"> negenerovaného obsahu, </w:t>
      </w:r>
      <w:r w:rsidR="008E454C">
        <w:t>než na samotný</w:t>
      </w:r>
      <w:r w:rsidRPr="00DD2832">
        <w:t xml:space="preserve"> celek, který musí být uvěřitelný, popřípadě hratelný.</w:t>
      </w:r>
      <w:r w:rsidR="005D561C" w:rsidRPr="00DD2832">
        <w:t xml:space="preserve"> Demonstrováno na příkladu</w:t>
      </w:r>
      <w:r w:rsidR="002A6D82">
        <w:t xml:space="preserve"> stromu, u kterého</w:t>
      </w:r>
      <w:del w:id="341" w:author="Ježek Bruno" w:date="2019-03-28T09:25:00Z">
        <w:r w:rsidR="005D561C" w:rsidRPr="00DD2832" w:rsidDel="002A6D82">
          <w:delText>:</w:delText>
        </w:r>
      </w:del>
      <w:r w:rsidR="005D561C" w:rsidRPr="00DD2832">
        <w:t xml:space="preserve"> </w:t>
      </w:r>
      <w:r w:rsidR="002A6D82" w:rsidRPr="00DD2832">
        <w:t xml:space="preserve">může být </w:t>
      </w:r>
      <w:r w:rsidR="005D561C" w:rsidRPr="00DD2832">
        <w:t>distribuce</w:t>
      </w:r>
      <w:r w:rsidR="001B1C27">
        <w:t xml:space="preserve"> a geometrická variabilita</w:t>
      </w:r>
      <w:r w:rsidR="005D561C" w:rsidRPr="00DD2832">
        <w:t xml:space="preserve"> jednotlivých listů náhodná do té míry, do kdy se objekt jeví stále jako objekt dané třídy, v</w:t>
      </w:r>
      <w:r w:rsidR="001B1C27">
        <w:t> tomto konkrétním</w:t>
      </w:r>
      <w:r w:rsidR="005D561C" w:rsidRPr="00DD2832">
        <w:t xml:space="preserve"> případě</w:t>
      </w:r>
      <w:r w:rsidR="001B1C27">
        <w:t xml:space="preserve"> -</w:t>
      </w:r>
      <w:r w:rsidR="005D561C" w:rsidRPr="00DD2832">
        <w:t xml:space="preserve"> jako strom.</w:t>
      </w:r>
      <w:r w:rsidRPr="00DD2832">
        <w:t xml:space="preserve"> Termínem „řízená“ je vystihnuto kritérium </w:t>
      </w:r>
      <w:r w:rsidRPr="00DD2832">
        <w:lastRenderedPageBreak/>
        <w:t>pro smysluplnost, ze kterého vyplývá další podstatná vlastnost PCG algoritmů</w:t>
      </w:r>
      <w:r w:rsidRPr="000D17CF">
        <w:rPr>
          <w:szCs w:val="26"/>
        </w:rPr>
        <w:t>, kterou je přítom</w:t>
      </w:r>
      <w:r>
        <w:rPr>
          <w:szCs w:val="26"/>
        </w:rPr>
        <w:t>nost určitých omezení</w:t>
      </w:r>
      <w:r w:rsidRPr="000D17CF">
        <w:rPr>
          <w:szCs w:val="26"/>
        </w:rPr>
        <w:t>, které v jádře algoritmu zajišťují, že obsah bude</w:t>
      </w:r>
      <w:r w:rsidR="008E454C">
        <w:rPr>
          <w:szCs w:val="26"/>
        </w:rPr>
        <w:t xml:space="preserve"> funkční a</w:t>
      </w:r>
      <w:r w:rsidRPr="000D17CF">
        <w:rPr>
          <w:szCs w:val="26"/>
        </w:rPr>
        <w:t xml:space="preserve"> </w:t>
      </w:r>
      <w:r w:rsidR="00D0759B">
        <w:rPr>
          <w:szCs w:val="26"/>
        </w:rPr>
        <w:t>uvěřitelný</w:t>
      </w:r>
      <w:r w:rsidR="00D928F5">
        <w:rPr>
          <w:szCs w:val="26"/>
        </w:rPr>
        <w:t>.</w:t>
      </w:r>
    </w:p>
    <w:p w14:paraId="60BE9F51" w14:textId="77777777" w:rsidR="00FB0812" w:rsidRDefault="00FB0812" w:rsidP="00FB0812">
      <w:pPr>
        <w:pStyle w:val="Heading2"/>
      </w:pPr>
      <w:bookmarkStart w:id="342" w:name="_Toc4652542"/>
      <w:r>
        <w:t>Klasifikace PCG algoritmů</w:t>
      </w:r>
      <w:bookmarkEnd w:id="342"/>
    </w:p>
    <w:p w14:paraId="0BF2D998" w14:textId="5E84245B" w:rsidR="000D17CF" w:rsidRPr="00DD2832" w:rsidRDefault="000D17CF" w:rsidP="00C727E8">
      <w:pPr>
        <w:pStyle w:val="Standartnitext"/>
        <w:ind w:firstLine="708"/>
      </w:pPr>
      <w:r w:rsidRPr="000D17CF">
        <w:t xml:space="preserve">Algoritmy PCG </w:t>
      </w:r>
      <w:r w:rsidR="004916E8">
        <w:t>se dělí na parametrizovatelné</w:t>
      </w:r>
      <w:r w:rsidR="00880418">
        <w:t xml:space="preserve"> </w:t>
      </w:r>
      <w:r w:rsidR="004916E8">
        <w:t>a na ty které ke svému fungování žádnou parametrizaci nepotřebují. I minimální parametrizace</w:t>
      </w:r>
      <w:r w:rsidR="00880418">
        <w:t xml:space="preserve"> jako</w:t>
      </w:r>
      <w:r w:rsidR="004916E8">
        <w:t xml:space="preserve"> </w:t>
      </w:r>
      <w:r w:rsidR="00880418" w:rsidRPr="00DD2832">
        <w:t>například definice</w:t>
      </w:r>
      <w:r w:rsidRPr="00DD2832">
        <w:t xml:space="preserve"> </w:t>
      </w:r>
      <w:r w:rsidR="00880418" w:rsidRPr="00DD2832">
        <w:t>počtu iterací spadá do skupiny par</w:t>
      </w:r>
      <w:r w:rsidR="00FB0812" w:rsidRPr="00DD2832">
        <w:t>ametrizovatelných PCG algoritmů</w:t>
      </w:r>
      <w:r w:rsidR="00595AF0" w:rsidRPr="00DD2832">
        <w:t>, které nabízejí designérovy kontrolu nad finá</w:t>
      </w:r>
      <w:r w:rsidR="008E454C">
        <w:t>lní podobou generovaného obsahu</w:t>
      </w:r>
      <w:r w:rsidR="00880418" w:rsidRPr="00DD2832">
        <w:t xml:space="preserve"> </w:t>
      </w:r>
      <w:r w:rsidR="00880418" w:rsidRPr="00DD2832">
        <w:fldChar w:fldCharType="begin"/>
      </w:r>
      <w:r w:rsidR="009D5C4C">
        <w:instrText xml:space="preserve"> ADDIN ZOTERO_ITEM CSL_CITATION {"citationID":"p5wx0JlT","properties":{"formattedCitation":"(Carli et al. 2011)","plainCitation":"(Carli et al. 2011)","noteIndex":0},"citationItems":[{"id":"2LP8LKcZ/xQFD87PZ","uris":["http://zotero.org/users/local/DXBpxSa9/items/KC6X42E4"],"uri":["http://zotero.org/users/local/DXBpxSa9/items/KC6X42E4"],"itemData":{"id":24,"type":"paper-conference","title":"A Survey of Procedural Content Generation Techniques Suitable to Game Development","container-title":"2011 Brazilian Symposium on Games and Digital Entertainment","page":"26-35","source":"IEEE Xplore","event":"2011 Brazilian Symposium on Games and Digital Entertainment","abstract":"The development of a complex game is a time consuming task that requires a significant amount of content generation, including terrains, objects, characters, etc that requires a lot of effort from the a designing team. The quality of such content impacts the project costs and budget. One of the biggest challenges concerning the content is how to improve its details and at the same time lower the creation costs. In this context procedural content generation techniques can help to reduce the costs associated with content creation. This paper presents a survey of classical and modern techniques focused on procedural content generation suitable for game development. They can be used to produce terrains, coastlines, rivers, roads and cities. All techniques are classified as assisted (require human intervention/guidance in order to produce results) or non-assisted (require few or no human intervention/guidance to produce the desired results).","DOI":"10.1109/SBGAMES.2011.15","author":[{"family":"Carli","given":"D. M. D."},{"family":"Bevilacqua","given":"F."},{"family":"Pozzer","given":"C. T."},{"family":"dOrnellas","given":"M. C."}],"issued":{"date-parts":[["2011",11]]}}}],"schema":"https://github.com/citation-style-language/schema/raw/master/csl-citation.json"} </w:instrText>
      </w:r>
      <w:r w:rsidR="00880418" w:rsidRPr="00DD2832">
        <w:fldChar w:fldCharType="separate"/>
      </w:r>
      <w:r w:rsidR="007911EC" w:rsidRPr="007911EC">
        <w:t>(Carli et al. 2011)</w:t>
      </w:r>
      <w:r w:rsidR="00880418" w:rsidRPr="00DD2832">
        <w:fldChar w:fldCharType="end"/>
      </w:r>
      <w:r w:rsidR="00FB0812" w:rsidRPr="00DD2832">
        <w:t>.</w:t>
      </w:r>
    </w:p>
    <w:p w14:paraId="7E9256A9" w14:textId="4636C0C2" w:rsidR="002226E4" w:rsidDel="002A6D82" w:rsidRDefault="002226E4" w:rsidP="00C727E8">
      <w:pPr>
        <w:pStyle w:val="Standartnitext"/>
        <w:ind w:firstLine="708"/>
        <w:rPr>
          <w:del w:id="343" w:author="Ježek Bruno" w:date="2019-03-28T09:26:00Z"/>
        </w:rPr>
      </w:pPr>
      <w:r w:rsidRPr="00DD2832">
        <w:t xml:space="preserve">Další dělení </w:t>
      </w:r>
      <w:r w:rsidR="00F203C1" w:rsidRPr="00DD2832">
        <w:t xml:space="preserve">definující </w:t>
      </w:r>
      <w:r w:rsidR="006265A3" w:rsidRPr="00DD2832">
        <w:t>PCG algoritmy</w:t>
      </w:r>
      <w:r w:rsidR="005D561C" w:rsidRPr="00DD2832">
        <w:t xml:space="preserve"> se týká toho</w:t>
      </w:r>
      <w:r w:rsidR="005D561C">
        <w:t>, zda</w:t>
      </w:r>
      <w:r w:rsidR="00F203C1">
        <w:t>li</w:t>
      </w:r>
      <w:r w:rsidR="006265A3">
        <w:t xml:space="preserve"> má</w:t>
      </w:r>
      <w:r w:rsidR="00F203C1">
        <w:t xml:space="preserve"> </w:t>
      </w:r>
      <w:r w:rsidR="005D561C">
        <w:t>generování zpětnou</w:t>
      </w:r>
      <w:r w:rsidR="006265A3">
        <w:t xml:space="preserve"> vazbu </w:t>
      </w:r>
      <w:r w:rsidR="00F203C1">
        <w:t>na</w:t>
      </w:r>
      <w:r w:rsidR="006265A3">
        <w:t xml:space="preserve"> uživatelské</w:t>
      </w:r>
      <w:r w:rsidR="00F203C1">
        <w:t xml:space="preserve"> </w:t>
      </w:r>
      <w:r w:rsidR="006265A3">
        <w:t>in</w:t>
      </w:r>
      <w:r w:rsidR="00912918">
        <w:t>terakce nebo takovou vazbu nemá, p</w:t>
      </w:r>
      <w:r w:rsidR="00DB7B6E">
        <w:t>opřípadě zdali se obsah generuje při běhu aplikace (</w:t>
      </w:r>
      <w:r w:rsidR="00DB7B6E" w:rsidRPr="00DD2832">
        <w:t>online) nebo slouží pouze jako podpůrný nástro</w:t>
      </w:r>
      <w:r w:rsidR="00FB0812" w:rsidRPr="00DD2832">
        <w:t>j</w:t>
      </w:r>
      <w:r w:rsidR="00DB7B6E" w:rsidRPr="00DD2832">
        <w:t xml:space="preserve"> designu při vývoji (offline)</w:t>
      </w:r>
      <w:r w:rsidR="00595AF0" w:rsidRPr="00DD2832">
        <w:t xml:space="preserve"> </w:t>
      </w:r>
      <w:r w:rsidR="00DB7B6E" w:rsidRPr="00DD2832">
        <w:fldChar w:fldCharType="begin"/>
      </w:r>
      <w:r w:rsidR="009D5C4C">
        <w:instrText xml:space="preserve"> ADDIN ZOTERO_ITEM CSL_CITATION {"citationID":"BEscX42K","properties":{"formattedCitation":"(Togelius et al. 2010)","plainCitation":"(Togelius et al. 2010)","noteIndex":0},"citationItems":[{"id":"2LP8LKcZ/Eb2hhiVX","uris":["http://zotero.org/users/local/DXBpxSa9/items/NCXZPGAV"],"uri":["http://zotero.org/users/local/DXBpxSa9/items/NCXZPGAV"],"itemData":{"id":11,"type":"chapter","title":"Search-Based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DB7B6E" w:rsidRPr="00DD2832">
        <w:fldChar w:fldCharType="separate"/>
      </w:r>
      <w:r w:rsidR="007911EC" w:rsidRPr="007911EC">
        <w:t>(Togelius et al. 2010)</w:t>
      </w:r>
      <w:r w:rsidR="00DB7B6E" w:rsidRPr="00DD2832">
        <w:fldChar w:fldCharType="end"/>
      </w:r>
      <w:r w:rsidR="00DB7B6E" w:rsidRPr="00DD2832">
        <w:t>.</w:t>
      </w:r>
    </w:p>
    <w:p w14:paraId="4F13854F" w14:textId="31FA893C" w:rsidR="00DD2832" w:rsidRDefault="002A6D82" w:rsidP="00C52069">
      <w:pPr>
        <w:pStyle w:val="Standartnitext"/>
        <w:ind w:firstLine="708"/>
      </w:pPr>
      <w:r>
        <w:t xml:space="preserve"> </w:t>
      </w:r>
      <w:r w:rsidR="00DD2832">
        <w:t xml:space="preserve">Jedná-li se o algoritmus, který přímo reaguje na interakci s uživatelem </w:t>
      </w:r>
      <w:r w:rsidR="00C727E8">
        <w:t xml:space="preserve">a </w:t>
      </w:r>
      <w:r w:rsidR="00DD2832">
        <w:t>v rámci běhu aplikace</w:t>
      </w:r>
      <w:r w:rsidR="00C727E8">
        <w:t xml:space="preserve"> dotváří „personalizovaný obsah“</w:t>
      </w:r>
      <w:r w:rsidR="00DD2832">
        <w:t>, označuje ho Yannakakis zkratkou EDPCG</w:t>
      </w:r>
      <w:r w:rsidR="008E454C">
        <w:t>, kterou lze přeložit jako „Generování obsahu na základě uživatelského chování“</w:t>
      </w:r>
      <w:r w:rsidR="00DD2832">
        <w:t xml:space="preserve"> </w:t>
      </w:r>
      <w:r w:rsidR="00D0759B">
        <w:fldChar w:fldCharType="begin"/>
      </w:r>
      <w:r w:rsidR="00D0759B">
        <w:instrText xml:space="preserve"> ADDIN ZOTERO_ITEM CSL_CITATION {"citationID":"zRDx8wj3","properties":{"formattedCitation":"(Yannakakis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D0759B">
        <w:fldChar w:fldCharType="separate"/>
      </w:r>
      <w:r w:rsidR="007911EC" w:rsidRPr="007911EC">
        <w:t>(Yannakakis a Togelius 2011)</w:t>
      </w:r>
      <w:r w:rsidR="00D0759B">
        <w:fldChar w:fldCharType="end"/>
      </w:r>
      <w:r w:rsidR="00D0759B">
        <w:t>.</w:t>
      </w:r>
    </w:p>
    <w:p w14:paraId="3AEE018A" w14:textId="77777777" w:rsidR="000D17CF" w:rsidRPr="000D17CF" w:rsidRDefault="000D17CF" w:rsidP="000D17CF">
      <w:pPr>
        <w:pStyle w:val="Heading2"/>
      </w:pPr>
      <w:bookmarkStart w:id="344" w:name="_Toc4652543"/>
      <w:r>
        <w:t>Tradiční metody procedurálního generování</w:t>
      </w:r>
      <w:bookmarkEnd w:id="344"/>
    </w:p>
    <w:p w14:paraId="57BDDCCE" w14:textId="23919671" w:rsidR="000D17CF" w:rsidRPr="00DD2832" w:rsidRDefault="000D17CF" w:rsidP="000D17CF">
      <w:pPr>
        <w:pStyle w:val="Standartnitext"/>
      </w:pPr>
      <w:r w:rsidRPr="000D17CF">
        <w:rPr>
          <w:szCs w:val="26"/>
        </w:rPr>
        <w:t>Tradiční PCG algoritmy jsou založeny na poznatcích z mnoha oblastí informatiky. Pro generování grafického obsahu se užívají evoluční algoritmy, Lindenmayerovi systémy, fraktály, a další specifickým způsobem aplikované postupy, které pro každý svůj běh n</w:t>
      </w:r>
      <w:r w:rsidR="008E454C">
        <w:rPr>
          <w:szCs w:val="26"/>
        </w:rPr>
        <w:t>egenerují jiný</w:t>
      </w:r>
      <w:r w:rsidRPr="000D17CF">
        <w:rPr>
          <w:szCs w:val="26"/>
        </w:rPr>
        <w:t xml:space="preserve"> monotematický obsah. K tomu lze podotknout, že</w:t>
      </w:r>
      <w:del w:id="345" w:author="Ježek Bruno" w:date="2019-03-28T08:33:00Z">
        <w:r w:rsidRPr="000D17CF" w:rsidDel="004C0032">
          <w:rPr>
            <w:szCs w:val="26"/>
          </w:rPr>
          <w:delText xml:space="preserve">  </w:delText>
        </w:r>
      </w:del>
      <w:ins w:id="346" w:author="Ježek Bruno" w:date="2019-03-28T08:33:00Z">
        <w:r w:rsidR="004C0032">
          <w:rPr>
            <w:szCs w:val="26"/>
          </w:rPr>
          <w:t xml:space="preserve"> </w:t>
        </w:r>
      </w:ins>
      <w:r w:rsidRPr="00AB2098">
        <w:rPr>
          <w:i/>
          <w:szCs w:val="26"/>
        </w:rPr>
        <w:t>„Všechny tyto metody mají společné to, že tyto algoritmy, parametry, omezení a cíle, které se podílí na vytváření obsahu</w:t>
      </w:r>
      <w:ins w:id="347" w:author="Ježek Bruno" w:date="2019-03-28T09:26:00Z">
        <w:r w:rsidR="00FB48F9">
          <w:rPr>
            <w:i/>
            <w:szCs w:val="26"/>
          </w:rPr>
          <w:t>,</w:t>
        </w:r>
      </w:ins>
      <w:r w:rsidRPr="00AB2098">
        <w:rPr>
          <w:i/>
          <w:szCs w:val="26"/>
        </w:rPr>
        <w:t xml:space="preserve"> jsou v podstatě ručně definované svými tvůrci</w:t>
      </w:r>
      <w:r w:rsidR="00767984">
        <w:rPr>
          <w:i/>
          <w:szCs w:val="26"/>
        </w:rPr>
        <w:t>.</w:t>
      </w:r>
      <w:r w:rsidRPr="00AB2098">
        <w:rPr>
          <w:i/>
          <w:szCs w:val="26"/>
        </w:rPr>
        <w:t>“</w:t>
      </w:r>
      <w:r w:rsidRPr="000D17CF">
        <w:rPr>
          <w:szCs w:val="26"/>
        </w:rPr>
        <w:t xml:space="preserve"> </w:t>
      </w:r>
      <w:r w:rsidRPr="00DD2832">
        <w:fldChar w:fldCharType="begin"/>
      </w:r>
      <w:r w:rsidR="009D5C4C">
        <w:instrText xml:space="preserve"> ADDIN ZOTERO_ITEM CSL_CITATION {"citationID":"Zqhs2ljz","properties":{"formattedCitation":"(Summerville et al. 2017)","plainCitation":"(Summerville et al. 2017)","noteIndex":0},"citationItems":[{"id":"2LP8LKcZ/JVfqh7sC","uris":["http://zotero.org/users/local/DXBpxSa9/items/YXC6SJCI"],"uri":["http://zotero.org/users/local/DXBpxSa9/items/YXC6SJCI"],"itemData":{"id":2,"type":"article-journal","title":"Procedural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DD2832">
        <w:fldChar w:fldCharType="separate"/>
      </w:r>
      <w:r w:rsidR="007911EC" w:rsidRPr="007911EC">
        <w:t>(Summerville et al. 2017)</w:t>
      </w:r>
      <w:r w:rsidRPr="00DD2832">
        <w:fldChar w:fldCharType="end"/>
      </w:r>
      <w:r w:rsidR="00D928F5">
        <w:t>.</w:t>
      </w:r>
    </w:p>
    <w:p w14:paraId="29CCA43A" w14:textId="46F5299B" w:rsidR="00E95442" w:rsidRPr="00595AF0" w:rsidRDefault="00E95442" w:rsidP="00595AF0">
      <w:pPr>
        <w:pStyle w:val="Standartnitext"/>
        <w:ind w:firstLine="708"/>
      </w:pPr>
      <w:r>
        <w:t>Stěžejní proměnou PCG algoritmů je podoba reprezentace obecných genotypů, na základě kterých vzniká vždy originální entita (fenotyp). Takové genotypy mohou reprezentovat jak obecné geometrie objektů, tak například obecné vztahy mezi nimi. Tato biologická paralela vychází z často aplikované metody PCG, kte</w:t>
      </w:r>
      <w:r w:rsidR="00D928F5">
        <w:t>rou jsou genetické algoritmy.</w:t>
      </w:r>
    </w:p>
    <w:p w14:paraId="2AC5134C" w14:textId="1BC81956" w:rsidR="000D17CF" w:rsidRDefault="00D0759B" w:rsidP="000D17CF">
      <w:pPr>
        <w:pStyle w:val="Heading2"/>
      </w:pPr>
      <w:bookmarkStart w:id="348" w:name="_Toc4652544"/>
      <w:r>
        <w:lastRenderedPageBreak/>
        <w:t>Motivace</w:t>
      </w:r>
      <w:r w:rsidR="00880418">
        <w:t>,</w:t>
      </w:r>
      <w:r w:rsidR="000D17CF">
        <w:t xml:space="preserve"> účel</w:t>
      </w:r>
      <w:r w:rsidR="00880418">
        <w:t xml:space="preserve"> a vize</w:t>
      </w:r>
      <w:r>
        <w:t xml:space="preserve"> používání</w:t>
      </w:r>
      <w:r w:rsidR="000D17CF">
        <w:t xml:space="preserve"> </w:t>
      </w:r>
      <w:r w:rsidR="00880418">
        <w:t>PCG</w:t>
      </w:r>
      <w:bookmarkEnd w:id="348"/>
    </w:p>
    <w:p w14:paraId="6582165C" w14:textId="4414646F" w:rsidR="004916E8" w:rsidRDefault="004916E8" w:rsidP="004916E8">
      <w:pPr>
        <w:pStyle w:val="Standartnitext"/>
      </w:pPr>
      <w:r>
        <w:t>Klíčovou součástí moderních</w:t>
      </w:r>
      <w:r w:rsidR="00FC113B">
        <w:t xml:space="preserve"> grafických</w:t>
      </w:r>
      <w:r>
        <w:t xml:space="preserve"> </w:t>
      </w:r>
      <w:r w:rsidR="00FC113B">
        <w:t>aplikací</w:t>
      </w:r>
      <w:r w:rsidR="00880418">
        <w:t>,</w:t>
      </w:r>
      <w:r>
        <w:t xml:space="preserve"> popřípadě počítačových her jsou namodelované objekty plnící buď </w:t>
      </w:r>
      <w:r w:rsidR="00FB48F9">
        <w:t xml:space="preserve">visuální </w:t>
      </w:r>
      <w:r w:rsidR="00880418">
        <w:t>či</w:t>
      </w:r>
      <w:r>
        <w:t xml:space="preserve"> interaktivní funkc</w:t>
      </w:r>
      <w:r w:rsidR="00912918">
        <w:t>i</w:t>
      </w:r>
      <w:r>
        <w:t xml:space="preserve">. </w:t>
      </w:r>
      <w:r w:rsidR="00880418">
        <w:t xml:space="preserve">Nevyužije-li se v rámci produkce PCG metod je všechen obsah modelován ručně. Taková praxe výrazně zvyšuje cenu produktu a prodlužuje dobu jeho vývoje. </w:t>
      </w:r>
      <w:r w:rsidR="000C1BB6">
        <w:t>Na druhé straně je možné potenciál PCG použít pouze tam, kde prvek náhody dotváří funkci herního mechanismu nebo vytváří diverzitu, která nenarušuje účel obsahu</w:t>
      </w:r>
      <w:r w:rsidR="00FB0812">
        <w:t xml:space="preserve"> (nebrání například v</w:t>
      </w:r>
      <w:r w:rsidR="00767984">
        <w:t> </w:t>
      </w:r>
      <w:r w:rsidR="00FB0812">
        <w:t>postupu</w:t>
      </w:r>
      <w:r w:rsidR="00767984">
        <w:t xml:space="preserve"> </w:t>
      </w:r>
      <w:r w:rsidR="00F451CE">
        <w:t>či jinak nemate uživatele</w:t>
      </w:r>
      <w:r w:rsidR="00FB0812">
        <w:t>)</w:t>
      </w:r>
      <w:r w:rsidR="000C1BB6">
        <w:t xml:space="preserve">. </w:t>
      </w:r>
      <w:r w:rsidR="00FB0812">
        <w:t>Generovaný obsah tedy může být na základě tohoto kritéria rozdělen na funkční a</w:t>
      </w:r>
      <w:r w:rsidR="008E454C">
        <w:t xml:space="preserve"> čistě</w:t>
      </w:r>
      <w:r w:rsidR="00FB0812">
        <w:t xml:space="preserve"> kosmetický </w:t>
      </w:r>
      <w:r w:rsidR="00FB0812">
        <w:fldChar w:fldCharType="begin"/>
      </w:r>
      <w:r w:rsidR="009D5C4C">
        <w:instrText xml:space="preserve"> ADDIN ZOTERO_ITEM CSL_CITATION {"citationID":"x9IwyJNB","properties":{"formattedCitation":"(Togelius et al. 2010)","plainCitation":"(Togelius et al. 2010)","noteIndex":0},"citationItems":[{"id":"2LP8LKcZ/Eb2hhiVX","uris":["http://zotero.org/users/local/DXBpxSa9/items/NCXZPGAV"],"uri":["http://zotero.org/users/local/DXBpxSa9/items/NCXZPGAV"],"itemData":{"id":11,"type":"chapter","title":"Search-Based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FB0812">
        <w:fldChar w:fldCharType="separate"/>
      </w:r>
      <w:r w:rsidR="007911EC" w:rsidRPr="007911EC">
        <w:t>(Togelius et al. 2010)</w:t>
      </w:r>
      <w:r w:rsidR="00FB0812">
        <w:fldChar w:fldCharType="end"/>
      </w:r>
      <w:r w:rsidR="00FB0812">
        <w:t>.</w:t>
      </w:r>
    </w:p>
    <w:p w14:paraId="4AA0B9C3" w14:textId="3C6D3821" w:rsidR="000C1BB6" w:rsidRDefault="000C1BB6" w:rsidP="004916E8">
      <w:pPr>
        <w:pStyle w:val="Standartnitext"/>
      </w:pPr>
      <w:r>
        <w:t>Vize a cíle současného bá</w:t>
      </w:r>
      <w:r w:rsidR="006265A3">
        <w:t>d</w:t>
      </w:r>
      <w:r w:rsidR="00912918">
        <w:t>á</w:t>
      </w:r>
      <w:r w:rsidR="006265A3">
        <w:t>ní</w:t>
      </w:r>
      <w:r>
        <w:t xml:space="preserve"> PCG</w:t>
      </w:r>
      <w:r w:rsidR="006265A3">
        <w:t xml:space="preserve"> v gr</w:t>
      </w:r>
      <w:r w:rsidR="00DB7B6E">
        <w:t>a</w:t>
      </w:r>
      <w:r w:rsidR="006265A3">
        <w:t>fické oblasti</w:t>
      </w:r>
      <w:r>
        <w:t xml:space="preserve"> definuje ve svém článku Julian Togelius. </w:t>
      </w:r>
      <w:r w:rsidR="002226E4">
        <w:t>Jako první vize je</w:t>
      </w:r>
      <w:r w:rsidR="00DB7B6E">
        <w:t xml:space="preserve"> nadneseně</w:t>
      </w:r>
      <w:r w:rsidR="002226E4">
        <w:t xml:space="preserve"> představena</w:t>
      </w:r>
      <w:r w:rsidR="00DB7B6E">
        <w:t xml:space="preserve"> </w:t>
      </w:r>
      <w:r w:rsidR="002226E4">
        <w:t>univerzální metoda na vytvoření komplexních virtuálních světů určitého žánru.</w:t>
      </w:r>
      <w:r w:rsidR="00D928F5">
        <w:t xml:space="preserve"> I v </w:t>
      </w:r>
      <w:r w:rsidR="006265A3">
        <w:t>případě, že by se jednalo pouze o statický grafický obsah takového světa dá se</w:t>
      </w:r>
      <w:r w:rsidR="00DB7B6E">
        <w:t xml:space="preserve"> společně s Togeliusem konstatovat, že podobný algoritmus je </w:t>
      </w:r>
      <w:r w:rsidR="002226E4">
        <w:t xml:space="preserve">nerealizovatelný i v rámci vzdálené budoucnosti. </w:t>
      </w:r>
      <w:r w:rsidR="006265A3">
        <w:t xml:space="preserve">Komplexita takového úkolu je enormní. </w:t>
      </w:r>
      <w:r w:rsidR="00DB7B6E">
        <w:t>Problémů, které stojí v</w:t>
      </w:r>
      <w:r w:rsidR="00D928F5">
        <w:t xml:space="preserve"> </w:t>
      </w:r>
      <w:r w:rsidR="00DB7B6E">
        <w:t>cestě takovému zadání je</w:t>
      </w:r>
      <w:r w:rsidR="00D67434">
        <w:t xml:space="preserve"> hned</w:t>
      </w:r>
      <w:r w:rsidR="00DB7B6E">
        <w:t xml:space="preserve"> n</w:t>
      </w:r>
      <w:r w:rsidR="00D928F5">
        <w:t xml:space="preserve">ěkolik a tvoří primární úkoly v </w:t>
      </w:r>
      <w:r w:rsidR="00DB7B6E">
        <w:t>rámci výzkumu PCG</w:t>
      </w:r>
      <w:r w:rsidR="00FC113B">
        <w:t xml:space="preserve"> </w:t>
      </w:r>
      <w:r w:rsidR="00FC113B">
        <w:fldChar w:fldCharType="begin"/>
      </w:r>
      <w:r w:rsidR="00FC113B">
        <w:instrText xml:space="preserve"> ADDIN ZOTERO_ITEM CSL_CITATION {"citationID":"956eeUvf","properties":{"formattedCitation":"(Togelius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FC113B">
        <w:fldChar w:fldCharType="separate"/>
      </w:r>
      <w:r w:rsidR="00FC113B" w:rsidRPr="00FC113B">
        <w:t>(Togelius et al. 2013)</w:t>
      </w:r>
      <w:r w:rsidR="00FC113B">
        <w:fldChar w:fldCharType="end"/>
      </w:r>
      <w:r w:rsidR="00DB7B6E">
        <w:t xml:space="preserve">. </w:t>
      </w:r>
    </w:p>
    <w:p w14:paraId="13034EBA" w14:textId="6339D55F" w:rsidR="000375AE" w:rsidRDefault="00DB7B6E" w:rsidP="00FB0812">
      <w:pPr>
        <w:pStyle w:val="Standartnitext"/>
      </w:pPr>
      <w:r>
        <w:t>Generovaný obsah se potýká s</w:t>
      </w:r>
      <w:r w:rsidR="00D928F5">
        <w:t xml:space="preserve"> </w:t>
      </w:r>
      <w:r w:rsidR="00D67434">
        <w:t>originalitou,</w:t>
      </w:r>
      <w:r>
        <w:t xml:space="preserve"> nedosta</w:t>
      </w:r>
      <w:r w:rsidR="00D67434">
        <w:t>te</w:t>
      </w:r>
      <w:r w:rsidR="008E454C">
        <w:t>čnou diverzitou</w:t>
      </w:r>
      <w:r w:rsidR="008E454C">
        <w:rPr>
          <w:lang w:val="en-US"/>
        </w:rPr>
        <w:t xml:space="preserve"> </w:t>
      </w:r>
      <w:del w:id="349" w:author="Ježek Bruno" w:date="2019-03-28T09:30:00Z">
        <w:r w:rsidR="00912918" w:rsidDel="00FB48F9">
          <w:rPr>
            <w:lang w:val="en-US"/>
          </w:rPr>
          <w:br/>
        </w:r>
      </w:del>
      <w:r w:rsidR="008E454C">
        <w:rPr>
          <w:lang w:val="en-US"/>
        </w:rPr>
        <w:t>a</w:t>
      </w:r>
      <w:r w:rsidR="004C0032">
        <w:rPr>
          <w:lang w:val="en-US"/>
        </w:rPr>
        <w:t xml:space="preserve"> </w:t>
      </w:r>
      <w:r w:rsidR="008E454C" w:rsidRPr="00C52069">
        <w:t>kontextuální smysluplností</w:t>
      </w:r>
      <w:r w:rsidRPr="00FB48F9">
        <w:t>.</w:t>
      </w:r>
      <w:r w:rsidR="00D928F5" w:rsidRPr="00FB48F9">
        <w:t xml:space="preserve"> To vše</w:t>
      </w:r>
      <w:r w:rsidR="00D928F5">
        <w:t xml:space="preserve"> jsou znaky kreativity v </w:t>
      </w:r>
      <w:r w:rsidR="00D67434">
        <w:t>rámci ručního modelování.</w:t>
      </w:r>
      <w:r>
        <w:t xml:space="preserve"> </w:t>
      </w:r>
      <w:r w:rsidR="00D67434">
        <w:t>Klíčová otázka zní, zdali se v případě PCG d</w:t>
      </w:r>
      <w:r w:rsidR="00D928F5">
        <w:t xml:space="preserve">á kreativita algoritmizovat a v </w:t>
      </w:r>
      <w:r w:rsidR="00D67434">
        <w:t>případě generování prostřednictvím strojového učení stochasticky modelovat</w:t>
      </w:r>
      <w:r w:rsidR="00D928F5">
        <w:t xml:space="preserve"> i v </w:t>
      </w:r>
      <w:r w:rsidR="00DF05B9">
        <w:t>rámci komplexních celků</w:t>
      </w:r>
      <w:r w:rsidR="00D67434">
        <w:t>.</w:t>
      </w:r>
      <w:r w:rsidR="000375AE">
        <w:t xml:space="preserve"> Kritéri</w:t>
      </w:r>
      <w:r w:rsidR="000E1A3D">
        <w:t>a</w:t>
      </w:r>
      <w:r w:rsidR="000375AE">
        <w:t xml:space="preserve"> výpočetní kreativity, kter</w:t>
      </w:r>
      <w:r w:rsidR="000E1A3D">
        <w:t>á</w:t>
      </w:r>
      <w:r w:rsidR="000375AE">
        <w:t xml:space="preserve"> význam</w:t>
      </w:r>
      <w:r w:rsidR="00912918">
        <w:t>n</w:t>
      </w:r>
      <w:r w:rsidR="000375AE">
        <w:t xml:space="preserve">ě korelují s požadavky na PCG definoval ve své práci Pereira. </w:t>
      </w:r>
      <w:r w:rsidR="008434FA">
        <w:t xml:space="preserve">Hlavní znaky spatřuje v </w:t>
      </w:r>
      <w:r w:rsidR="00EA4416">
        <w:t>uchování modelu znalostí o dané třídě, schopnost redistribuce znalosti do nových spojení, schop</w:t>
      </w:r>
      <w:r w:rsidR="00D0759B">
        <w:t>n</w:t>
      </w:r>
      <w:r w:rsidR="00EA4416">
        <w:t>ost kriticky zhodnotit produkt</w:t>
      </w:r>
      <w:r w:rsidR="00F079C6">
        <w:t xml:space="preserve"> (validace)</w:t>
      </w:r>
      <w:r w:rsidR="00EA4416">
        <w:t>, uvážení kontextu</w:t>
      </w:r>
      <w:r w:rsidR="00912918">
        <w:t>,</w:t>
      </w:r>
      <w:r w:rsidR="00EA4416">
        <w:t xml:space="preserve"> do kterého je tvorba zasazena a užití konvergentních i divergentních postupů při kreaci </w:t>
      </w:r>
      <w:r w:rsidR="00EA4416">
        <w:fldChar w:fldCharType="begin"/>
      </w:r>
      <w:r w:rsidR="00504230">
        <w:instrText xml:space="preserve"> ADDIN ZOTERO_ITEM CSL_CITATION {"citationID":"HtgKV9ul","properties":{"formattedCitation":"(Pereira 2008)","plainCitation":"(Pereira 2008)","noteIndex":0},"citationItems":[{"id":189,"uris":["http://zotero.org/users/local/IbRhotwj/items/QSHR8F33"],"uri":["http://zotero.org/users/local/IbRhotwj/items/QSHR8F33"],"itemData":{"id":189,"type":"book","title":"Creativity and AI: A Conceptual Blending approach","publisher":"University of Coimbra","publisher-place":"Portugal","event-place":"Portugal","ISBN":"978-3-11-019856-0","author":[{"family":"Pereira","given":"Francisco Camara"}],"issued":{"date-parts":[["2008"]]}}}],"schema":"https://github.com/citation-style-language/schema/raw/master/csl-citation.json"} </w:instrText>
      </w:r>
      <w:r w:rsidR="00EA4416">
        <w:fldChar w:fldCharType="separate"/>
      </w:r>
      <w:r w:rsidR="007911EC" w:rsidRPr="007911EC">
        <w:t>(Pereira 2008)</w:t>
      </w:r>
      <w:r w:rsidR="00EA4416">
        <w:fldChar w:fldCharType="end"/>
      </w:r>
      <w:r w:rsidR="00EA4416">
        <w:t xml:space="preserve">. </w:t>
      </w:r>
      <w:r w:rsidR="0044131E">
        <w:t>Všechny tyto podmínky, které Pereira postuluje pro svůj model (</w:t>
      </w:r>
      <w:r w:rsidR="00F451CE">
        <w:t>„</w:t>
      </w:r>
      <w:r w:rsidR="0044131E">
        <w:t>Creative general problem solver</w:t>
      </w:r>
      <w:r w:rsidR="00F451CE">
        <w:t>“</w:t>
      </w:r>
      <w:r w:rsidR="0044131E">
        <w:t xml:space="preserve">) jsou realizovatelné a byly realizovány prostřednictvím generativních modelů strojového učení například </w:t>
      </w:r>
      <w:r w:rsidR="00AB2098">
        <w:t>za použi</w:t>
      </w:r>
      <w:r w:rsidR="00D0759B">
        <w:t>t</w:t>
      </w:r>
      <w:r w:rsidR="00AB2098">
        <w:t>í</w:t>
      </w:r>
      <w:r w:rsidR="0044131E">
        <w:t xml:space="preserve"> </w:t>
      </w:r>
      <w:r w:rsidR="00D928F5">
        <w:t>GAN architektur neuronových sítí</w:t>
      </w:r>
      <w:r w:rsidR="00412E60">
        <w:t xml:space="preserve"> v oblasti rastrových obrázků</w:t>
      </w:r>
      <w:r w:rsidR="0044131E">
        <w:t>.</w:t>
      </w:r>
      <w:r w:rsidR="00412E60">
        <w:t xml:space="preserve"> Jako příklad může sloužit GAN model pro generování lidských tváří ve vysokém </w:t>
      </w:r>
      <w:commentRangeStart w:id="350"/>
      <w:r w:rsidR="00412E60">
        <w:t>rozlišení</w:t>
      </w:r>
      <w:commentRangeEnd w:id="350"/>
      <w:r w:rsidR="00412E60">
        <w:rPr>
          <w:rStyle w:val="CommentReference"/>
          <w:rFonts w:asciiTheme="minorHAnsi" w:hAnsiTheme="minorHAnsi" w:cstheme="minorBidi"/>
        </w:rPr>
        <w:commentReference w:id="350"/>
      </w:r>
      <w:r w:rsidR="00412E60">
        <w:t xml:space="preserve"> </w:t>
      </w:r>
      <w:r w:rsidR="00412E60">
        <w:fldChar w:fldCharType="begin"/>
      </w:r>
      <w:r w:rsidR="00412E60">
        <w:instrText xml:space="preserve"> ADDIN ZOTERO_ITEM CSL_CITATION {"citationID":"INS1rhWg","properties":{"formattedCitation":"(Karras et al. 2018)","plainCitation":"(Karras et al. 2018)","noteIndex":0},"citationItems":[{"id":976,"uris":["http://zotero.org/users/local/IbRhotwj/items/DRD7I4GR"],"uri":["http://zotero.org/users/local/IbRhotwj/items/DRD7I4GR"],"itemData":{"id":976,"type":"article-journal","title":"A Style-Based Generator Architecture for Generative Adversarial Networks","container-title":"arXiv:1812.04948 [cs, stat]","source":"arXiv.org","abstract":"We propose an alternative generator architecture for generative adversarial networks, borrowing from style transfer literature. The new architecture leads to an automatically learned, unsupervised separation of high-level attributes (e.g., pose and identity when trained on human faces) and stochastic variation in the generated images (e.g., freckles, hair), and it enables intuitive, scale-specific control of the synthesis. The new generator improves the state-of-the-art in terms of traditional distribution quality metrics, leads to demonstrably better interpolation properties, and also better disentangles the latent factors of variation. To quantify interpolation quality and disentanglement, we propose two new, automated methods that are applicable to any generator architecture. Finally, we introduce a new, highly varied and high-quality dataset of human faces.","URL":"http://arxiv.org/abs/1812.04948","note":"arXiv: 1812.04948","author":[{"family":"Karras","given":"Tero"},{"family":"Laine","given":"Samuli"},{"family":"Aila","given":"Timo"}],"issued":{"date-parts":[["2018",12,12]]},"accessed":{"date-parts":[["2019",3,21]]}}}],"schema":"https://github.com/citation-style-language/schema/raw/master/csl-citation.json"} </w:instrText>
      </w:r>
      <w:r w:rsidR="00412E60">
        <w:fldChar w:fldCharType="separate"/>
      </w:r>
      <w:r w:rsidR="00412E60" w:rsidRPr="00412E60">
        <w:t>(Karras et al. 2018)</w:t>
      </w:r>
      <w:r w:rsidR="00412E60">
        <w:fldChar w:fldCharType="end"/>
      </w:r>
      <w:r w:rsidR="00412E60">
        <w:t xml:space="preserve">. </w:t>
      </w:r>
    </w:p>
    <w:p w14:paraId="00EFE3BB" w14:textId="680EDB5F" w:rsidR="000D17CF" w:rsidRDefault="00DF05B9" w:rsidP="000375AE">
      <w:pPr>
        <w:pStyle w:val="Standartnitext"/>
        <w:ind w:firstLine="708"/>
      </w:pPr>
      <w:r>
        <w:t xml:space="preserve">Togelius </w:t>
      </w:r>
      <w:r w:rsidR="000E1A3D">
        <w:t>ve svém článku nadále</w:t>
      </w:r>
      <w:r>
        <w:t xml:space="preserve"> </w:t>
      </w:r>
      <w:r w:rsidR="000E1A3D">
        <w:t>vybízí k syntéze</w:t>
      </w:r>
      <w:r>
        <w:t xml:space="preserve"> metod, které byly vynalezeny v rámci generování jednotlivých objektů</w:t>
      </w:r>
      <w:r w:rsidR="00595AF0">
        <w:t xml:space="preserve"> jako například terénu, budov či interiéru</w:t>
      </w:r>
      <w:r>
        <w:t xml:space="preserve">, do </w:t>
      </w:r>
      <w:r>
        <w:lastRenderedPageBreak/>
        <w:t>komplexního parametrizovatelného generátoru.</w:t>
      </w:r>
      <w:r w:rsidR="005D561C">
        <w:t xml:space="preserve"> </w:t>
      </w:r>
      <w:r w:rsidR="005F6FDA">
        <w:t>Interakci mezi jednotlivými generátory podtrhuje</w:t>
      </w:r>
      <w:r w:rsidR="000375AE">
        <w:t xml:space="preserve"> ve svém článku</w:t>
      </w:r>
      <w:r w:rsidR="000E1A3D">
        <w:t xml:space="preserve"> i Hendrikx</w:t>
      </w:r>
      <w:r w:rsidR="001B1C27">
        <w:t xml:space="preserve"> </w:t>
      </w:r>
      <w:r w:rsidR="001B1C27">
        <w:fldChar w:fldCharType="begin"/>
      </w:r>
      <w:r w:rsidR="00C25769">
        <w:instrText xml:space="preserve"> ADDIN ZOTERO_ITEM CSL_CITATION {"citationID":"3sA38uBC","properties":{"formattedCitation":"(Hendrikx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1B1C27">
        <w:fldChar w:fldCharType="separate"/>
      </w:r>
      <w:r w:rsidR="00C25769" w:rsidRPr="00C25769">
        <w:t>(Hendrikx et al. 2013)</w:t>
      </w:r>
      <w:r w:rsidR="001B1C27">
        <w:fldChar w:fldCharType="end"/>
      </w:r>
      <w:r w:rsidR="00943025">
        <w:t>. Výstupy jednotlivých generátorů by tedy měly být vzájemně kompatibilní a ve vztahu, který dodává generovanému celku přidanou hodnotu.</w:t>
      </w:r>
    </w:p>
    <w:p w14:paraId="0E002C37" w14:textId="32FF7A73" w:rsidR="00032470" w:rsidDel="00FB48F9" w:rsidRDefault="00D67434" w:rsidP="00FB0812">
      <w:pPr>
        <w:pStyle w:val="Standartnitext"/>
        <w:rPr>
          <w:del w:id="351" w:author="Ježek Bruno" w:date="2019-03-28T09:32:00Z"/>
        </w:rPr>
      </w:pPr>
      <w:r>
        <w:t xml:space="preserve">Tradiční metody PCG jsou často aplikovány ad hoc ke konkrétnímu použití. Znovupoužitelnost </w:t>
      </w:r>
      <w:r w:rsidR="00DF05B9">
        <w:t>je realizovatelná pouze principi</w:t>
      </w:r>
      <w:del w:id="352" w:author="Ježek Bruno" w:date="2019-03-28T09:32:00Z">
        <w:r w:rsidR="00F451CE" w:rsidDel="00FB48F9">
          <w:delText>e</w:delText>
        </w:r>
      </w:del>
      <w:ins w:id="353" w:author="Ježek Bruno" w:date="2019-03-28T09:32:00Z">
        <w:r w:rsidR="00FB48F9">
          <w:t>á</w:t>
        </w:r>
      </w:ins>
      <w:r w:rsidR="00DF05B9">
        <w:t>lně a jen stěží se dají stejné algoritmy použít napříč různými aplikacemi.</w:t>
      </w:r>
      <w:r w:rsidR="00943025">
        <w:t xml:space="preserve"> I to je nedostatek na který Togelius poukazuje </w:t>
      </w:r>
      <w:r w:rsidR="00943025">
        <w:fldChar w:fldCharType="begin"/>
      </w:r>
      <w:r w:rsidR="00504230">
        <w:instrText xml:space="preserve"> ADDIN ZOTERO_ITEM CSL_CITATION {"citationID":"PzYxYpQT","properties":{"formattedCitation":"(Togelius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943025">
        <w:fldChar w:fldCharType="separate"/>
      </w:r>
      <w:r w:rsidR="007911EC" w:rsidRPr="007911EC">
        <w:t>(Togelius et al. 2013)</w:t>
      </w:r>
      <w:r w:rsidR="00943025">
        <w:fldChar w:fldCharType="end"/>
      </w:r>
      <w:r w:rsidR="00032470">
        <w:t>.</w:t>
      </w:r>
    </w:p>
    <w:p w14:paraId="37AD0510" w14:textId="6E7B860F" w:rsidR="00D67434" w:rsidRDefault="00FB48F9" w:rsidP="00FB48F9">
      <w:pPr>
        <w:pStyle w:val="Standartnitext"/>
      </w:pPr>
      <w:ins w:id="354" w:author="Ježek Bruno" w:date="2019-03-28T09:32:00Z">
        <w:r>
          <w:t xml:space="preserve"> </w:t>
        </w:r>
      </w:ins>
      <w:r w:rsidR="00032470">
        <w:t xml:space="preserve">Uvážíme-li Togeliusův nárok na komplexní </w:t>
      </w:r>
      <w:r w:rsidR="00BE283E">
        <w:t>procedurální generátor, je nutné do něj zahrnout i dynamickou stránku scénu</w:t>
      </w:r>
      <w:r w:rsidR="008434FA">
        <w:t>,</w:t>
      </w:r>
      <w:r w:rsidR="00BE283E">
        <w:t xml:space="preserve"> tj. animační. Procedurální animování je další oblast</w:t>
      </w:r>
      <w:r w:rsidR="008434FA">
        <w:t>í</w:t>
      </w:r>
      <w:r w:rsidR="00BE283E">
        <w:t xml:space="preserve">, v rámci které probíhá aktivní výzkum </w:t>
      </w:r>
      <w:r w:rsidR="00BE283E">
        <w:fldChar w:fldCharType="begin"/>
      </w:r>
      <w:r w:rsidR="00504230">
        <w:instrText xml:space="preserve"> ADDIN ZOTERO_ITEM CSL_CITATION {"citationID":"3jKlqy6y","properties":{"formattedCitation":"(Togelius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BE283E">
        <w:fldChar w:fldCharType="separate"/>
      </w:r>
      <w:r w:rsidR="007911EC" w:rsidRPr="007911EC">
        <w:t>(Togelius et al. 2013)</w:t>
      </w:r>
      <w:r w:rsidR="00BE283E">
        <w:fldChar w:fldCharType="end"/>
      </w:r>
      <w:r w:rsidR="00D928F5">
        <w:t>.</w:t>
      </w:r>
    </w:p>
    <w:p w14:paraId="3D0FC6C7" w14:textId="5121CDF3" w:rsidR="002B2140" w:rsidRDefault="00C30F23" w:rsidP="00FB0812">
      <w:pPr>
        <w:pStyle w:val="Standartnitext"/>
      </w:pPr>
      <w:r>
        <w:t xml:space="preserve">Jako obecný trend v rámci PCG lze tedy primárně identifikovat redukci </w:t>
      </w:r>
      <w:commentRangeStart w:id="355"/>
      <w:commentRangeStart w:id="356"/>
      <w:r>
        <w:t>genericity</w:t>
      </w:r>
      <w:commentRangeEnd w:id="355"/>
      <w:r w:rsidR="00FB48F9">
        <w:rPr>
          <w:rStyle w:val="CommentReference"/>
          <w:rFonts w:asciiTheme="minorHAnsi" w:hAnsiTheme="minorHAnsi" w:cstheme="minorBidi"/>
        </w:rPr>
        <w:commentReference w:id="355"/>
      </w:r>
      <w:commentRangeEnd w:id="356"/>
      <w:r w:rsidR="00EB2D8C">
        <w:rPr>
          <w:rStyle w:val="CommentReference"/>
          <w:rFonts w:asciiTheme="minorHAnsi" w:hAnsiTheme="minorHAnsi" w:cstheme="minorBidi"/>
        </w:rPr>
        <w:commentReference w:id="356"/>
      </w:r>
      <w:r>
        <w:t xml:space="preserve"> generovaného obsahu a směřování k</w:t>
      </w:r>
      <w:r w:rsidR="008434FA">
        <w:t> </w:t>
      </w:r>
      <w:r>
        <w:t>univerzálním</w:t>
      </w:r>
      <w:r w:rsidR="008434FA">
        <w:t>,</w:t>
      </w:r>
      <w:r>
        <w:t xml:space="preserve"> navzájem propojeným generátorům.</w:t>
      </w:r>
      <w:r w:rsidR="000E1A3D">
        <w:t xml:space="preserve"> </w:t>
      </w:r>
      <w:r w:rsidR="00F516E5">
        <w:t>Na základě provedené rešerše lze konstatovat, že se</w:t>
      </w:r>
      <w:r w:rsidR="000E1A3D">
        <w:t xml:space="preserve"> výzkumníci v</w:t>
      </w:r>
      <w:r w:rsidR="00BE283E">
        <w:t> </w:t>
      </w:r>
      <w:r w:rsidR="000E1A3D">
        <w:t>oblasti PCG</w:t>
      </w:r>
      <w:r w:rsidR="00BE283E">
        <w:t xml:space="preserve"> často</w:t>
      </w:r>
      <w:r w:rsidR="000E1A3D">
        <w:t xml:space="preserve"> uchylují k metodám strojového učení, jež má </w:t>
      </w:r>
      <w:r w:rsidR="0044131E">
        <w:t>v návaznosti na současné cíle</w:t>
      </w:r>
      <w:r w:rsidR="000E1A3D">
        <w:t> PCG velký potenciál</w:t>
      </w:r>
      <w:r w:rsidR="00F516E5">
        <w:t>.</w:t>
      </w:r>
      <w:r w:rsidR="00BE283E">
        <w:t xml:space="preserve"> </w:t>
      </w:r>
      <w:r w:rsidR="00F516E5">
        <w:t>U</w:t>
      </w:r>
      <w:r w:rsidR="00BE283E">
        <w:t>možňuje</w:t>
      </w:r>
      <w:r w:rsidR="00F516E5">
        <w:t xml:space="preserve"> totiž</w:t>
      </w:r>
      <w:r w:rsidR="001B1C27">
        <w:t xml:space="preserve"> nalezení modelu</w:t>
      </w:r>
      <w:r w:rsidR="00BE283E">
        <w:t xml:space="preserve"> </w:t>
      </w:r>
      <w:r w:rsidR="001B1C27">
        <w:t>složitých</w:t>
      </w:r>
      <w:r w:rsidR="00BE283E">
        <w:t xml:space="preserve"> datových distribucí</w:t>
      </w:r>
      <w:r w:rsidR="001B1C27">
        <w:t xml:space="preserve">. </w:t>
      </w:r>
      <w:r w:rsidR="002B2140">
        <w:t>Takovým modelem není obvykle funkce</w:t>
      </w:r>
      <m:oMath>
        <m:r>
          <w:rPr>
            <w:rFonts w:ascii="Cambria Math" w:hAnsi="Cambria Math"/>
          </w:rPr>
          <m:t xml:space="preserve"> y=f(x)</m:t>
        </m:r>
      </m:oMath>
      <w:r w:rsidR="00490A79">
        <w:rPr>
          <w:rFonts w:eastAsiaTheme="minorEastAsia"/>
        </w:rPr>
        <w:t xml:space="preserve"> tradičního diskriminativního modelu</w:t>
      </w:r>
      <w:r w:rsidR="00460BB6">
        <w:t xml:space="preserve">. </w:t>
      </w:r>
      <w:r w:rsidR="00490A79">
        <w:t>Nýbrž je v</w:t>
      </w:r>
      <w:r w:rsidR="008434FA">
        <w:t xml:space="preserve">hodnější najít </w:t>
      </w:r>
      <w:r w:rsidR="002B2140">
        <w:t>generativní pravděpodobnostní datov</w:t>
      </w:r>
      <w:r w:rsidR="00490A79">
        <w:t>ý model, který</w:t>
      </w:r>
      <w:r w:rsidR="00460BB6">
        <w:t xml:space="preserve"> v rámci svého učení</w:t>
      </w:r>
      <w:r w:rsidR="006A7513">
        <w:t xml:space="preserve"> algoritmicky hled</w:t>
      </w:r>
      <w:r w:rsidR="00490A79">
        <w:t>á</w:t>
      </w:r>
      <w:r w:rsidR="006A7513">
        <w:t xml:space="preserve"> parametry</w:t>
      </w:r>
      <w:r w:rsidR="00460BB6">
        <w:t xml:space="preserve"> pro</w:t>
      </w:r>
      <w:r w:rsidR="006A7513">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000D6660">
        <w:rPr>
          <w:rFonts w:eastAsiaTheme="minorEastAsia"/>
        </w:rPr>
        <w:t xml:space="preserve">, kde </w:t>
      </w:r>
      <m:oMath>
        <m:r>
          <w:rPr>
            <w:rFonts w:ascii="Cambria Math" w:eastAsiaTheme="minorEastAsia" w:hAnsi="Cambria Math"/>
          </w:rPr>
          <m:t>x</m:t>
        </m:r>
      </m:oMath>
      <w:r w:rsidR="000D6660">
        <w:rPr>
          <w:rFonts w:eastAsiaTheme="minorEastAsia"/>
        </w:rPr>
        <w:t xml:space="preserve"> jsou vstupní data</w:t>
      </w:r>
      <w:r w:rsidR="006A7513">
        <w:rPr>
          <w:rFonts w:eastAsiaTheme="minorEastAsia"/>
        </w:rPr>
        <w:t xml:space="preserve">. </w:t>
      </w:r>
      <w:r w:rsidR="000D6660">
        <w:rPr>
          <w:rFonts w:eastAsiaTheme="minorEastAsia"/>
        </w:rPr>
        <w:t>Takovými parametry</w:t>
      </w:r>
      <w:r w:rsidR="00460BB6">
        <w:rPr>
          <w:rFonts w:eastAsiaTheme="minorEastAsia"/>
        </w:rPr>
        <w:t xml:space="preserve"> mohou být například </w:t>
      </w:r>
      <w:r w:rsidR="000D6660">
        <w:rPr>
          <w:rFonts w:eastAsiaTheme="minorEastAsia"/>
        </w:rPr>
        <w:t>proměnné</w:t>
      </w:r>
      <w:r w:rsidR="00460BB6">
        <w:rPr>
          <w:rFonts w:eastAsiaTheme="minorEastAsia"/>
        </w:rPr>
        <w:t xml:space="preserve"> normálního </w:t>
      </w:r>
      <w:commentRangeStart w:id="357"/>
      <w:r w:rsidR="00460BB6">
        <w:rPr>
          <w:rFonts w:eastAsiaTheme="minorEastAsia"/>
        </w:rPr>
        <w:t>rozdělení</w:t>
      </w:r>
      <w:commentRangeEnd w:id="357"/>
      <w:r w:rsidR="00460BB6">
        <w:rPr>
          <w:rStyle w:val="CommentReference"/>
          <w:rFonts w:asciiTheme="minorHAnsi" w:hAnsiTheme="minorHAnsi" w:cstheme="minorBidi"/>
        </w:rPr>
        <w:commentReference w:id="357"/>
      </w:r>
      <m:oMath>
        <m:r>
          <w:rPr>
            <w:rFonts w:ascii="Cambria Math" w:eastAsiaTheme="minorEastAsia" w:hAnsi="Cambria Math"/>
          </w:rPr>
          <m:t xml:space="preserve"> </m:t>
        </m:r>
        <m:r>
          <m:rPr>
            <m:sty m:val="p"/>
          </m:rPr>
          <w:rPr>
            <w:rFonts w:ascii="Cambria Math" w:eastAsiaTheme="minorEastAsia" w:hAnsi="Cambria Math"/>
          </w:rPr>
          <m:t>Ν</m:t>
        </m:r>
        <m:r>
          <w:rPr>
            <w:rFonts w:ascii="Cambria Math" w:eastAsiaTheme="minorEastAsia" w:hAnsi="Cambria Math"/>
          </w:rPr>
          <m:t>(μ,σ)</m:t>
        </m:r>
      </m:oMath>
      <w:r w:rsidR="00460BB6">
        <w:rPr>
          <w:rFonts w:eastAsiaTheme="minorEastAsia"/>
        </w:rPr>
        <w:t xml:space="preserve">. Pro generování nových dat založených na této distribuci </w:t>
      </w:r>
      <w:r w:rsidR="005E0E28">
        <w:rPr>
          <w:rFonts w:eastAsiaTheme="minorEastAsia"/>
        </w:rPr>
        <w:t>lze</w:t>
      </w:r>
      <w:r w:rsidR="00460BB6">
        <w:rPr>
          <w:rFonts w:eastAsiaTheme="minorEastAsia"/>
        </w:rPr>
        <w:t xml:space="preserve"> pak uplatnit vztah </w:t>
      </w:r>
      <w:ins w:id="358" w:author="Ježek Bruno" w:date="2019-03-28T09:36:00Z">
        <w:r w:rsidR="00FB48F9">
          <w:rPr>
            <w:rFonts w:eastAsiaTheme="minorEastAsia"/>
          </w:rPr>
          <w:br/>
        </w:r>
      </w:ins>
      <m:oMath>
        <m:r>
          <w:rPr>
            <w:rFonts w:ascii="Cambria Math" w:eastAsiaTheme="minorEastAsia" w:hAnsi="Cambria Math"/>
          </w:rPr>
          <m:t>y=μ+σϵ</m:t>
        </m:r>
      </m:oMath>
      <w:r w:rsidR="00460BB6">
        <w:rPr>
          <w:rFonts w:eastAsiaTheme="minorEastAsia"/>
        </w:rPr>
        <w:t xml:space="preserve">, kde </w:t>
      </w:r>
      <m:oMath>
        <m:r>
          <w:rPr>
            <w:rFonts w:ascii="Cambria Math" w:eastAsiaTheme="minorEastAsia" w:hAnsi="Cambria Math"/>
          </w:rPr>
          <m:t>ϵ∈N</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sidR="00460BB6">
        <w:rPr>
          <w:rFonts w:eastAsiaTheme="minorEastAsia"/>
        </w:rPr>
        <w:t xml:space="preserve"> </w:t>
      </w:r>
      <w:r w:rsidR="00D94B6F">
        <w:rPr>
          <w:rFonts w:eastAsiaTheme="minorEastAsia"/>
        </w:rPr>
        <w:t xml:space="preserve">Tento konkrétní postup je zde popsán na základě Kingmem </w:t>
      </w:r>
      <w:r w:rsidR="00EF71B4">
        <w:rPr>
          <w:rFonts w:eastAsiaTheme="minorEastAsia"/>
        </w:rPr>
        <w:t>popsané</w:t>
      </w:r>
      <w:r w:rsidR="00D94B6F">
        <w:rPr>
          <w:rFonts w:eastAsiaTheme="minorEastAsia"/>
        </w:rPr>
        <w:t xml:space="preserve"> generativní architektury neuronových sítí známé jako variační autoenkodér </w:t>
      </w:r>
      <w:r w:rsidR="00D94B6F">
        <w:rPr>
          <w:rFonts w:eastAsiaTheme="minorEastAsia"/>
        </w:rPr>
        <w:fldChar w:fldCharType="begin"/>
      </w:r>
      <w:r w:rsidR="00D94B6F">
        <w:rPr>
          <w:rFonts w:eastAsiaTheme="minorEastAsia"/>
        </w:rPr>
        <w:instrText xml:space="preserve"> ADDIN ZOTERO_ITEM CSL_CITATION {"citationID":"kaQnUQve","properties":{"formattedCitation":"(Kingma a Welling 2013)","plainCitation":"(Kingma a Welling 2013)","noteIndex":0},"citationItems":[{"id":554,"uris":["http://zotero.org/users/local/IbRhotwj/items/PQC9EYJ5"],"uri":["http://zotero.org/users/local/IbRhotwj/items/PQC9EYJ5"],"itemData":{"id":554,"type":"article-journal","title":"Auto-Encoding Variational Bayes","container-title":"arXiv:1312.6114 [cs, stat]","source":"arXiv.org","abstract":"How can we perform efﬁcient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is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efﬁcient by ﬁtting an approximate inference model (also called a recognition model) to the intractable posterior using the proposed lower bound estimator. Theoretical advantages are reﬂected in experimental results.","URL":"http://arxiv.org/abs/1312.6114","note":"arXiv: 1312.6114","language":"en","author":[{"family":"Kingma","given":"Diederik P."},{"family":"Welling","given":"Max"}],"issued":{"date-parts":[["2013",12,20]]},"accessed":{"date-parts":[["2018",12,26]]}}}],"schema":"https://github.com/citation-style-language/schema/raw/master/csl-citation.json"} </w:instrText>
      </w:r>
      <w:r w:rsidR="00D94B6F">
        <w:rPr>
          <w:rFonts w:eastAsiaTheme="minorEastAsia"/>
        </w:rPr>
        <w:fldChar w:fldCharType="separate"/>
      </w:r>
      <w:r w:rsidR="007911EC" w:rsidRPr="007911EC">
        <w:t>(Kingma a Welling 2013)</w:t>
      </w:r>
      <w:r w:rsidR="00D94B6F">
        <w:rPr>
          <w:rFonts w:eastAsiaTheme="minorEastAsia"/>
        </w:rPr>
        <w:fldChar w:fldCharType="end"/>
      </w:r>
      <w:r w:rsidR="00D94B6F">
        <w:rPr>
          <w:rFonts w:eastAsiaTheme="minorEastAsia"/>
        </w:rPr>
        <w:t>.</w:t>
      </w:r>
    </w:p>
    <w:p w14:paraId="52475517" w14:textId="706A7EC2" w:rsidR="000D17CF" w:rsidRDefault="000D17CF" w:rsidP="00E37186">
      <w:pPr>
        <w:pStyle w:val="Heading1"/>
      </w:pPr>
      <w:bookmarkStart w:id="359" w:name="_Toc4652545"/>
      <w:r>
        <w:lastRenderedPageBreak/>
        <w:t>Procedurální generování prostřednictvím strojového učení</w:t>
      </w:r>
      <w:bookmarkEnd w:id="359"/>
    </w:p>
    <w:p w14:paraId="408DBD8E" w14:textId="2D3BB08E" w:rsidR="00AB2098" w:rsidRPr="00AB2098" w:rsidRDefault="00AB2098" w:rsidP="00AB2098">
      <w:pPr>
        <w:pStyle w:val="Standartnitext"/>
        <w:ind w:firstLine="708"/>
        <w:rPr>
          <w:rFonts w:ascii="Calibri" w:hAnsi="Calibri" w:cs="Calibri"/>
        </w:rPr>
      </w:pPr>
      <w:r w:rsidRPr="000D17CF">
        <w:t>Tradiční P</w:t>
      </w:r>
      <w:r w:rsidR="00D928F5">
        <w:t xml:space="preserve">CG přistupuje k tvorbě obsahu s konkrétní referencí </w:t>
      </w:r>
      <w:r w:rsidR="008434FA">
        <w:t>ve vztahu</w:t>
      </w:r>
      <w:r w:rsidR="00D928F5">
        <w:t xml:space="preserve"> k </w:t>
      </w:r>
      <w:r w:rsidRPr="000D17CF">
        <w:t>cíli. Tato reference však není součástí samotného algoritmu, ale figuruje pouze jako inspirace toho, kdo algoritmu</w:t>
      </w:r>
      <w:r w:rsidR="00D928F5">
        <w:t xml:space="preserve">s navrhuje. Znamená to, že </w:t>
      </w:r>
      <w:r w:rsidR="00412E60">
        <w:t>primární část návrhu takového</w:t>
      </w:r>
      <w:r w:rsidRPr="000D17CF">
        <w:t xml:space="preserve"> algoritmu</w:t>
      </w:r>
      <w:r w:rsidR="00412E60">
        <w:t xml:space="preserve"> tvoří</w:t>
      </w:r>
      <w:r w:rsidRPr="000D17CF">
        <w:t xml:space="preserve"> </w:t>
      </w:r>
      <w:r w:rsidR="00412E60">
        <w:t>hledání pravidel, abstrakcí</w:t>
      </w:r>
      <w:r w:rsidRPr="000D17CF">
        <w:t xml:space="preserve"> a omezení, která pomohou aproximovat žádoucí obsah. </w:t>
      </w:r>
      <w:r w:rsidR="00412E60">
        <w:t>Toto hledání figuruje i v rámci procedurálního generování prostřednictvím strojového učení, avšak s tím podstatným rozdílem, že toto hledání neprobíhá na straně vývoj</w:t>
      </w:r>
      <w:r w:rsidR="008434FA">
        <w:t>á</w:t>
      </w:r>
      <w:r w:rsidR="00412E60">
        <w:t>ře, nýbrž na straně výpočetního stroje. Ten</w:t>
      </w:r>
      <w:r w:rsidR="00D06213">
        <w:t xml:space="preserve"> s pomocí obecně laděných algoritmů strojového učení a vhodně zpracovaných</w:t>
      </w:r>
      <w:r w:rsidRPr="000D17CF">
        <w:t xml:space="preserve"> </w:t>
      </w:r>
      <w:r w:rsidR="00D06213">
        <w:t>vstupních dat</w:t>
      </w:r>
      <w:r w:rsidRPr="000D17CF">
        <w:t xml:space="preserve"> vytvoří model, pomocí kterého</w:t>
      </w:r>
      <w:r w:rsidR="00D06213">
        <w:t xml:space="preserve"> je možné</w:t>
      </w:r>
      <w:r w:rsidRPr="000D17CF">
        <w:t xml:space="preserve"> </w:t>
      </w:r>
      <w:r w:rsidR="00490A79">
        <w:t>generovat</w:t>
      </w:r>
      <w:r w:rsidRPr="000D17CF">
        <w:t xml:space="preserve"> obsah. Tak</w:t>
      </w:r>
      <w:r w:rsidR="00D06213">
        <w:t xml:space="preserve"> ve zkratce</w:t>
      </w:r>
      <w:r w:rsidRPr="000D17CF">
        <w:t xml:space="preserve"> def</w:t>
      </w:r>
      <w:r>
        <w:t>inuje PCGML Summerville</w:t>
      </w:r>
      <w:r w:rsidRPr="000D17CF">
        <w:t xml:space="preserve"> </w:t>
      </w:r>
      <w:r w:rsidRPr="00473287">
        <w:fldChar w:fldCharType="begin"/>
      </w:r>
      <w:r w:rsidR="009D5C4C">
        <w:instrText xml:space="preserve"> ADDIN ZOTERO_ITEM CSL_CITATION {"citationID":"li7K3DkY","properties":{"formattedCitation":"(Summerville et al. 2017)","plainCitation":"(Summerville et al. 2017)","noteIndex":0},"citationItems":[{"id":"2LP8LKcZ/JVfqh7sC","uris":["http://zotero.org/users/local/DXBpxSa9/items/YXC6SJCI"],"uri":["http://zotero.org/users/local/DXBpxSa9/items/YXC6SJCI"],"itemData":{"id":2,"type":"article-journal","title":"Procedural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473287">
        <w:fldChar w:fldCharType="separate"/>
      </w:r>
      <w:r w:rsidR="007911EC" w:rsidRPr="007911EC">
        <w:t>(Summerville et al. 2017)</w:t>
      </w:r>
      <w:r w:rsidRPr="00473287">
        <w:fldChar w:fldCharType="end"/>
      </w:r>
      <w:r w:rsidRPr="00473287">
        <w:t>.</w:t>
      </w:r>
    </w:p>
    <w:p w14:paraId="15984327" w14:textId="4B86A33F" w:rsidR="00D71B7E" w:rsidRPr="00D71B7E" w:rsidRDefault="00D71B7E" w:rsidP="00D71B7E">
      <w:pPr>
        <w:pStyle w:val="Standartnitext"/>
        <w:ind w:firstLine="708"/>
      </w:pPr>
      <w:r>
        <w:t>Definice strojového uč</w:t>
      </w:r>
      <w:r w:rsidR="00D928F5">
        <w:t xml:space="preserve">ení od Toma Mitchella uvedená v </w:t>
      </w:r>
      <w:r w:rsidR="00D0759B">
        <w:t>první</w:t>
      </w:r>
      <w:r w:rsidR="008434FA">
        <w:t xml:space="preserve"> kapitole </w:t>
      </w:r>
      <w:del w:id="360" w:author="Ježek Bruno" w:date="2019-03-28T09:37:00Z">
        <w:r w:rsidR="008434FA" w:rsidDel="00AF268C">
          <w:br/>
        </w:r>
      </w:del>
      <w:r w:rsidRPr="00D71B7E">
        <w:t xml:space="preserve">je aplikovatelná rovněž pro PCGML, kdy zadáním </w:t>
      </w:r>
      <w:r w:rsidRPr="00D71B7E">
        <w:rPr>
          <w:i/>
          <w:iCs/>
        </w:rPr>
        <w:t>T</w:t>
      </w:r>
      <w:r w:rsidRPr="00D71B7E">
        <w:t xml:space="preserve"> je generování konkrétní třídy obsahu na základě zkušenosti </w:t>
      </w:r>
      <w:r w:rsidRPr="00D71B7E">
        <w:rPr>
          <w:i/>
          <w:iCs/>
        </w:rPr>
        <w:t>E</w:t>
      </w:r>
      <w:r w:rsidRPr="00D71B7E">
        <w:t>, která je tvořena množinou ručně modelovaných obsahů (v</w:t>
      </w:r>
      <w:ins w:id="361" w:author="Ježek Bruno" w:date="2019-03-28T09:37:00Z">
        <w:r w:rsidR="00AF268C">
          <w:t> </w:t>
        </w:r>
      </w:ins>
      <w:del w:id="362" w:author="Ježek Bruno" w:date="2019-03-28T09:37:00Z">
        <w:r w:rsidRPr="00D71B7E" w:rsidDel="00AF268C">
          <w:delText xml:space="preserve"> </w:delText>
        </w:r>
      </w:del>
      <w:r w:rsidRPr="00D71B7E">
        <w:t xml:space="preserve">případě učení s učitelem). Měření úspěšnost </w:t>
      </w:r>
      <w:r w:rsidRPr="00D71B7E">
        <w:rPr>
          <w:i/>
          <w:iCs/>
        </w:rPr>
        <w:t>P</w:t>
      </w:r>
      <w:r w:rsidRPr="00D71B7E">
        <w:t xml:space="preserve"> může být v</w:t>
      </w:r>
      <w:r w:rsidR="00D06213">
        <w:t>zhledem k žádoucí variabilitě</w:t>
      </w:r>
      <w:r w:rsidRPr="00D71B7E">
        <w:t xml:space="preserve"> </w:t>
      </w:r>
      <w:r w:rsidR="00D06213">
        <w:t xml:space="preserve">výsledků </w:t>
      </w:r>
      <w:r w:rsidRPr="00D71B7E">
        <w:t xml:space="preserve">značně komplikované a může v konečné fázi spočívat </w:t>
      </w:r>
      <w:del w:id="363" w:author="Ježek Bruno" w:date="2019-03-28T09:37:00Z">
        <w:r w:rsidR="008434FA" w:rsidDel="00AF268C">
          <w:br/>
        </w:r>
      </w:del>
      <w:r w:rsidRPr="00D71B7E">
        <w:t>v</w:t>
      </w:r>
      <w:r w:rsidR="00AF268C">
        <w:t> </w:t>
      </w:r>
      <w:r w:rsidRPr="00D71B7E">
        <w:t>subjektivním posouzení omezeného množství n</w:t>
      </w:r>
      <w:r>
        <w:t>a</w:t>
      </w:r>
      <w:r w:rsidRPr="00D71B7E">
        <w:t xml:space="preserve">generovaného obsahu. Příkladem implementace takové metriky jsou dotazníky vyplněné testery, na jejichž základě byly evaluovány hratelnosti </w:t>
      </w:r>
      <w:commentRangeStart w:id="364"/>
      <w:r w:rsidRPr="00D71B7E">
        <w:t xml:space="preserve">procedurálně </w:t>
      </w:r>
      <w:commentRangeEnd w:id="364"/>
      <w:r w:rsidR="00AF268C">
        <w:rPr>
          <w:rStyle w:val="CommentReference"/>
          <w:rFonts w:asciiTheme="minorHAnsi" w:hAnsiTheme="minorHAnsi" w:cstheme="minorBidi"/>
        </w:rPr>
        <w:commentReference w:id="364"/>
      </w:r>
      <w:r w:rsidRPr="00D71B7E">
        <w:t>n</w:t>
      </w:r>
      <w:r>
        <w:t>a</w:t>
      </w:r>
      <w:r w:rsidRPr="00D71B7E">
        <w:t>generovaných</w:t>
      </w:r>
      <w:r w:rsidR="00D06213">
        <w:t xml:space="preserve"> levelů a tedy celého algoritmu</w:t>
      </w:r>
      <w:r w:rsidRPr="00D71B7E">
        <w:t xml:space="preserve"> (Roberts a Chen 2015). Pro posouzení většího vzorku dat je třeba implementace algoritmů, jejichž funkcí je evaluace generovaného obsahu na </w:t>
      </w:r>
      <w:r w:rsidR="00D928F5">
        <w:t>základě příslušných kritérií.</w:t>
      </w:r>
    </w:p>
    <w:p w14:paraId="0D54E2F2" w14:textId="21BA902B" w:rsidR="00943025" w:rsidRPr="00C60F15" w:rsidRDefault="000D17CF" w:rsidP="00C60F15">
      <w:pPr>
        <w:pStyle w:val="Standartnitext"/>
        <w:rPr>
          <w:szCs w:val="26"/>
        </w:rPr>
      </w:pPr>
      <w:r w:rsidRPr="000D17CF">
        <w:rPr>
          <w:szCs w:val="26"/>
        </w:rPr>
        <w:t>Ne všechny metody strojového učení, které se jinak výborně hodí pr</w:t>
      </w:r>
      <w:r w:rsidR="004920A3">
        <w:rPr>
          <w:szCs w:val="26"/>
        </w:rPr>
        <w:t xml:space="preserve">o klasifikaci či predikci, jsou </w:t>
      </w:r>
      <w:r w:rsidRPr="000D17CF">
        <w:rPr>
          <w:szCs w:val="26"/>
        </w:rPr>
        <w:t xml:space="preserve">vhodné pro generování nového obsahu. </w:t>
      </w:r>
      <w:r w:rsidR="003B49CF">
        <w:rPr>
          <w:szCs w:val="26"/>
        </w:rPr>
        <w:t>Odpovídá tomu i</w:t>
      </w:r>
      <w:r w:rsidR="002D628D">
        <w:rPr>
          <w:szCs w:val="26"/>
        </w:rPr>
        <w:t xml:space="preserve"> zmíněné</w:t>
      </w:r>
      <w:r w:rsidR="003B49CF">
        <w:rPr>
          <w:szCs w:val="26"/>
        </w:rPr>
        <w:t xml:space="preserve"> rozdělení metod strojového učení na diskriminativní a generativní modely. </w:t>
      </w:r>
      <w:del w:id="365" w:author="Ježek Bruno" w:date="2019-03-28T09:38:00Z">
        <w:r w:rsidR="008434FA" w:rsidDel="00AF268C">
          <w:rPr>
            <w:szCs w:val="26"/>
          </w:rPr>
          <w:br/>
        </w:r>
      </w:del>
      <w:r w:rsidR="00D928F5">
        <w:rPr>
          <w:szCs w:val="26"/>
        </w:rPr>
        <w:t>Z</w:t>
      </w:r>
      <w:ins w:id="366" w:author="Ježek Bruno" w:date="2019-03-28T09:38:00Z">
        <w:r w:rsidR="00AF268C">
          <w:rPr>
            <w:szCs w:val="26"/>
          </w:rPr>
          <w:t> </w:t>
        </w:r>
      </w:ins>
      <w:del w:id="367" w:author="Ježek Bruno" w:date="2019-03-28T09:38:00Z">
        <w:r w:rsidR="00D928F5" w:rsidDel="00AF268C">
          <w:rPr>
            <w:szCs w:val="26"/>
          </w:rPr>
          <w:delText xml:space="preserve"> </w:delText>
        </w:r>
      </w:del>
      <w:r w:rsidR="003B49CF">
        <w:rPr>
          <w:szCs w:val="26"/>
        </w:rPr>
        <w:t>generativních</w:t>
      </w:r>
      <w:r w:rsidRPr="000D17CF">
        <w:rPr>
          <w:szCs w:val="26"/>
        </w:rPr>
        <w:t xml:space="preserve"> </w:t>
      </w:r>
      <w:r w:rsidR="002D628D">
        <w:rPr>
          <w:szCs w:val="26"/>
        </w:rPr>
        <w:t>modelů</w:t>
      </w:r>
      <w:r w:rsidRPr="000D17CF">
        <w:rPr>
          <w:szCs w:val="26"/>
        </w:rPr>
        <w:t xml:space="preserve"> strojového učení </w:t>
      </w:r>
      <w:r>
        <w:rPr>
          <w:szCs w:val="26"/>
        </w:rPr>
        <w:t>vyzdvihuje</w:t>
      </w:r>
      <w:r w:rsidRPr="000D17CF">
        <w:rPr>
          <w:szCs w:val="26"/>
        </w:rPr>
        <w:t xml:space="preserve"> Summerville jako vhodné zejména</w:t>
      </w:r>
      <w:r w:rsidR="002D628D">
        <w:rPr>
          <w:szCs w:val="26"/>
        </w:rPr>
        <w:t>,</w:t>
      </w:r>
      <w:r w:rsidRPr="000D17CF">
        <w:rPr>
          <w:szCs w:val="26"/>
        </w:rPr>
        <w:t xml:space="preserve"> n-gramy, </w:t>
      </w:r>
      <w:r w:rsidR="00AF268C">
        <w:rPr>
          <w:szCs w:val="26"/>
        </w:rPr>
        <w:t>M</w:t>
      </w:r>
      <w:r w:rsidRPr="000D17CF">
        <w:rPr>
          <w:szCs w:val="26"/>
        </w:rPr>
        <w:t>arko</w:t>
      </w:r>
      <w:r w:rsidR="00AF268C">
        <w:rPr>
          <w:szCs w:val="26"/>
        </w:rPr>
        <w:t>vo</w:t>
      </w:r>
      <w:r w:rsidRPr="000D17CF">
        <w:rPr>
          <w:szCs w:val="26"/>
        </w:rPr>
        <w:t>vy modely</w:t>
      </w:r>
      <w:r w:rsidR="00D0759B">
        <w:rPr>
          <w:szCs w:val="26"/>
        </w:rPr>
        <w:t>, současné generativní modely hlubokého učení (GAN)</w:t>
      </w:r>
      <w:r w:rsidRPr="000D17CF">
        <w:rPr>
          <w:szCs w:val="26"/>
        </w:rPr>
        <w:t xml:space="preserve"> a specifické architektury</w:t>
      </w:r>
      <w:r w:rsidR="006B4EE9">
        <w:rPr>
          <w:szCs w:val="26"/>
        </w:rPr>
        <w:t xml:space="preserve"> rekurentních neuronových sítí </w:t>
      </w:r>
      <w:r w:rsidRPr="002D628D">
        <w:t>(Summerville et al. 2017).</w:t>
      </w:r>
    </w:p>
    <w:p w14:paraId="0C932519" w14:textId="676E7B9D" w:rsidR="00466BD0" w:rsidRDefault="00573DA7" w:rsidP="00466BD0">
      <w:pPr>
        <w:pStyle w:val="Heading2"/>
      </w:pPr>
      <w:bookmarkStart w:id="368" w:name="_Toc4652546"/>
      <w:r>
        <w:lastRenderedPageBreak/>
        <w:t xml:space="preserve">Současné experimenty </w:t>
      </w:r>
      <w:r w:rsidR="00DA0D83">
        <w:t>PCGML</w:t>
      </w:r>
      <w:bookmarkEnd w:id="368"/>
    </w:p>
    <w:p w14:paraId="4388FFD7" w14:textId="4E9A9E7E" w:rsidR="00D0759B" w:rsidRDefault="00D0759B" w:rsidP="00D0759B">
      <w:pPr>
        <w:pStyle w:val="Standartnitext"/>
        <w:ind w:firstLine="432"/>
      </w:pPr>
      <w:r>
        <w:t>Následující kapitola prezentuje</w:t>
      </w:r>
      <w:r w:rsidR="0051552B">
        <w:t xml:space="preserve"> vybrané</w:t>
      </w:r>
      <w:r w:rsidR="00C46A53">
        <w:t xml:space="preserve"> aplikace a metody v </w:t>
      </w:r>
      <w:r>
        <w:t xml:space="preserve">oblasti PCGML. Některé </w:t>
      </w:r>
      <w:r w:rsidR="00AF268C">
        <w:t xml:space="preserve">uvedené </w:t>
      </w:r>
      <w:r>
        <w:t>příklady posloužil</w:t>
      </w:r>
      <w:r w:rsidR="00DA0D83">
        <w:t>y</w:t>
      </w:r>
      <w:r w:rsidR="00C46A53">
        <w:t xml:space="preserve"> jako motivace k </w:t>
      </w:r>
      <w:r>
        <w:t xml:space="preserve">sepsání této bakalářské práce </w:t>
      </w:r>
      <w:del w:id="369" w:author="Ježek Bruno" w:date="2019-03-28T09:39:00Z">
        <w:r w:rsidR="008434FA" w:rsidDel="00AF268C">
          <w:br/>
        </w:r>
      </w:del>
      <w:r>
        <w:t>a</w:t>
      </w:r>
      <w:r w:rsidR="00501FF8">
        <w:t xml:space="preserve"> vytvoření metody</w:t>
      </w:r>
      <w:r w:rsidR="00C46A53">
        <w:t xml:space="preserve"> užité v </w:t>
      </w:r>
      <w:r>
        <w:t>její praktické části.</w:t>
      </w:r>
      <w:r w:rsidR="00C46A53">
        <w:t xml:space="preserve"> V </w:t>
      </w:r>
      <w:r w:rsidR="00DA0D83">
        <w:t>kontextu strojového učení se všechny tyto aplikace musely po svém způsobu vypořádat</w:t>
      </w:r>
      <w:r w:rsidR="00C46A53">
        <w:t xml:space="preserve"> s pro</w:t>
      </w:r>
      <w:r w:rsidR="00162545">
        <w:t>blémem</w:t>
      </w:r>
      <w:r w:rsidR="00DA0D83">
        <w:t xml:space="preserve"> </w:t>
      </w:r>
      <w:r w:rsidR="00162545">
        <w:t>malé datové sady</w:t>
      </w:r>
      <w:r w:rsidR="00DA0D83">
        <w:t xml:space="preserve"> </w:t>
      </w:r>
      <w:del w:id="370" w:author="Ježek Bruno" w:date="2019-03-28T09:39:00Z">
        <w:r w:rsidR="008434FA" w:rsidDel="00AF268C">
          <w:br/>
        </w:r>
      </w:del>
      <w:r w:rsidR="00DA0D83">
        <w:t>a</w:t>
      </w:r>
      <w:r w:rsidR="008434FA">
        <w:t xml:space="preserve"> s</w:t>
      </w:r>
      <w:ins w:id="371" w:author="Ježek Bruno" w:date="2019-03-28T09:39:00Z">
        <w:r w:rsidR="00AF268C">
          <w:t> </w:t>
        </w:r>
      </w:ins>
      <w:del w:id="372" w:author="Ježek Bruno" w:date="2019-03-28T09:39:00Z">
        <w:r w:rsidR="00DA0D83" w:rsidDel="00AF268C">
          <w:delText xml:space="preserve"> </w:delText>
        </w:r>
      </w:del>
      <w:r w:rsidR="00DA0D83">
        <w:t>požadavkem na použitelnost nagenerovaných vzorků.</w:t>
      </w:r>
    </w:p>
    <w:p w14:paraId="55510997" w14:textId="3424EF3D" w:rsidR="000610F5" w:rsidRDefault="000610F5" w:rsidP="000610F5">
      <w:pPr>
        <w:pStyle w:val="Standartnitext"/>
        <w:ind w:firstLine="432"/>
      </w:pPr>
      <w:r>
        <w:t>Silným nástrojem pro generování jednoduchého obsahu se ukázala být nejjednodu</w:t>
      </w:r>
      <w:r w:rsidR="008434FA">
        <w:t>š</w:t>
      </w:r>
      <w:r>
        <w:t xml:space="preserve">ší varianta </w:t>
      </w:r>
      <w:r w:rsidR="00AF268C">
        <w:t>M</w:t>
      </w:r>
      <w:r>
        <w:t xml:space="preserve">arkovova řetězce ve </w:t>
      </w:r>
      <w:r w:rsidR="00C46A53">
        <w:t xml:space="preserve">spojení s n-gramy. </w:t>
      </w:r>
      <w:r>
        <w:t>Markovovův řetězec je graf, jehož vrch</w:t>
      </w:r>
      <w:r w:rsidR="0051552B">
        <w:t xml:space="preserve">oly reprezentují </w:t>
      </w:r>
      <w:r w:rsidR="00DA0D83">
        <w:t>ur</w:t>
      </w:r>
      <w:r w:rsidR="005E0E28">
        <w:t>čitý</w:t>
      </w:r>
      <w:r w:rsidR="00DA0D83">
        <w:t xml:space="preserve"> stavový prostor</w:t>
      </w:r>
      <w:r w:rsidR="0051552B">
        <w:t xml:space="preserve">. Mezi vrcholy existují ohodnocené hrany, a ty vyjadřují </w:t>
      </w:r>
      <w:r>
        <w:t xml:space="preserve">pravděpodobnost přechodu mezi jednotlivými </w:t>
      </w:r>
      <w:r w:rsidR="00DA0D83">
        <w:t>stavy</w:t>
      </w:r>
      <w:r w:rsidR="00CA5095">
        <w:t xml:space="preserve"> systému</w:t>
      </w:r>
      <w:r>
        <w:t xml:space="preserve"> </w:t>
      </w:r>
      <w:r>
        <w:fldChar w:fldCharType="begin"/>
      </w:r>
      <w:r>
        <w:instrText xml:space="preserve"> ADDIN ZOTERO_ITEM CSL_CITATION {"citationID":"yRDsel5X","properties":{"formattedCitation":"(Gagnius 2017)","plainCitation":"(Gagnius 2017)","noteIndex":0},"citationItems":[{"id":937,"uris":["http://zotero.org/users/local/IbRhotwj/items/LIHXDESM"],"uri":["http://zotero.org/users/local/IbRhotwj/items/LIHXDESM"],"itemData":{"id":937,"type":"book","title":"Markov Chains: From Theory to Implementation and Experimentation","publisher":"Wiley-Blackwell","number-of-pages":"256","ISBN":"1-119-38755-8","author":[{"family":"Gagnius","given":"Paul"}],"issued":{"date-parts":[["2017"]]}}}],"schema":"https://github.com/citation-style-language/schema/raw/master/csl-citation.json"} </w:instrText>
      </w:r>
      <w:r>
        <w:fldChar w:fldCharType="separate"/>
      </w:r>
      <w:r w:rsidR="007911EC" w:rsidRPr="007911EC">
        <w:t>(Gagnius 2017)</w:t>
      </w:r>
      <w:r>
        <w:fldChar w:fldCharType="end"/>
      </w:r>
      <w:r>
        <w:t xml:space="preserve">. </w:t>
      </w:r>
      <w:r w:rsidR="0051552B">
        <w:t>N-gram je s</w:t>
      </w:r>
      <w:r w:rsidR="00C46A53">
        <w:t xml:space="preserve">truktura, která vyjadřuje jaké </w:t>
      </w:r>
      <m:oMath>
        <m:r>
          <w:rPr>
            <w:rFonts w:ascii="Cambria Math" w:hAnsi="Cambria Math"/>
          </w:rPr>
          <m:t>y</m:t>
        </m:r>
      </m:oMath>
      <w:r w:rsidR="00C46A53">
        <w:t xml:space="preserve"> bude následovat v případě, že pole </w:t>
      </w:r>
      <m:oMath>
        <m:r>
          <w:rPr>
            <w:rFonts w:ascii="Cambria Math" w:hAnsi="Cambria Math"/>
          </w:rPr>
          <m:t>x</m:t>
        </m:r>
      </m:oMath>
      <w:r w:rsidR="00C46A53">
        <w:t xml:space="preserve"> délky </w:t>
      </w:r>
      <m:oMath>
        <m:r>
          <w:rPr>
            <w:rFonts w:ascii="Cambria Math" w:hAnsi="Cambria Math"/>
          </w:rPr>
          <m:t>n</m:t>
        </m:r>
      </m:oMath>
      <w:r w:rsidR="0051552B">
        <w:t xml:space="preserve"> obsahuje </w:t>
      </w:r>
      <w:r w:rsidR="002965B1">
        <w:t>nějaké konkrétní</w:t>
      </w:r>
      <w:r w:rsidR="0051552B">
        <w:t xml:space="preserve"> hodnoty. Technika tohoto typu se dá dobře využít pro generování jednoduchých lev</w:t>
      </w:r>
      <w:r w:rsidR="00833DD2">
        <w:t>e</w:t>
      </w:r>
      <w:r w:rsidR="0051552B">
        <w:t>lů</w:t>
      </w:r>
      <w:r w:rsidR="0069492E">
        <w:t xml:space="preserve"> viz. </w:t>
      </w:r>
      <w:r w:rsidR="00D06213">
        <w:fldChar w:fldCharType="begin"/>
      </w:r>
      <w:r w:rsidR="00D06213">
        <w:instrText xml:space="preserve"> REF _Ref4053873 \h </w:instrText>
      </w:r>
      <w:r w:rsidR="00D06213">
        <w:fldChar w:fldCharType="separate"/>
      </w:r>
      <w:r w:rsidR="00D06213">
        <w:t xml:space="preserve">Obr. </w:t>
      </w:r>
      <w:r w:rsidR="00D06213">
        <w:rPr>
          <w:noProof/>
        </w:rPr>
        <w:t>4</w:t>
      </w:r>
      <w:r w:rsidR="00D06213">
        <w:fldChar w:fldCharType="end"/>
      </w:r>
      <w:r w:rsidR="00D06213">
        <w:t xml:space="preserve">. </w:t>
      </w:r>
      <w:r w:rsidR="0069492E">
        <w:t>V tomto experimentu byla vstupní data nejprve indexována a rozřezána na sloupce. Poté byl na základě n-gramů vytvořen pravděpodobnostní model, který iterativně predikoval další sloupec podmíněně k </w:t>
      </w:r>
      <m:oMath>
        <m:r>
          <w:rPr>
            <w:rFonts w:ascii="Cambria Math" w:hAnsi="Cambria Math"/>
          </w:rPr>
          <m:t>n</m:t>
        </m:r>
      </m:oMath>
      <w:r w:rsidR="00162545">
        <w:t xml:space="preserve"> posledním sloupcům</w:t>
      </w:r>
      <w:r w:rsidR="0051552B">
        <w:t xml:space="preserve"> </w:t>
      </w:r>
      <w:r w:rsidR="0051552B">
        <w:fldChar w:fldCharType="begin"/>
      </w:r>
      <w:r w:rsidR="009D5C4C">
        <w:instrText xml:space="preserve"> ADDIN ZOTERO_ITEM CSL_CITATION {"citationID":"gvdjCrlv","properties":{"formattedCitation":"(Summerville et al. 2017)","plainCitation":"(Summerville et al. 2017)","noteIndex":0},"citationItems":[{"id":"2LP8LKcZ/JVfqh7sC","uris":["http://zotero.org/users/local/DXBpxSa9/items/YXC6SJCI"],"uri":["http://zotero.org/users/local/DXBpxSa9/items/YXC6SJCI"],"itemData":{"id":"PBkE28RW/KiVnssBY","type":"article-journal","title":"Procedural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51552B">
        <w:fldChar w:fldCharType="separate"/>
      </w:r>
      <w:r w:rsidR="007911EC" w:rsidRPr="007911EC">
        <w:t>(Summerville et al. 2017)</w:t>
      </w:r>
      <w:r w:rsidR="0051552B">
        <w:fldChar w:fldCharType="end"/>
      </w:r>
      <w:r w:rsidR="0051552B">
        <w:t>.</w:t>
      </w:r>
    </w:p>
    <w:p w14:paraId="7D95AD98" w14:textId="1AB2AFA7" w:rsidR="0051552B" w:rsidRDefault="0051552B" w:rsidP="00C46A53">
      <w:pPr>
        <w:pStyle w:val="Obrzek"/>
      </w:pPr>
      <w:r>
        <w:drawing>
          <wp:inline distT="0" distB="0" distL="0" distR="0" wp14:anchorId="4BB47FC7" wp14:editId="669A52A7">
            <wp:extent cx="3123446" cy="2068561"/>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1864" cy="2087381"/>
                    </a:xfrm>
                    <a:prstGeom prst="rect">
                      <a:avLst/>
                    </a:prstGeom>
                  </pic:spPr>
                </pic:pic>
              </a:graphicData>
            </a:graphic>
          </wp:inline>
        </w:drawing>
      </w:r>
    </w:p>
    <w:p w14:paraId="540962F2" w14:textId="27F31FB0" w:rsidR="0051552B" w:rsidRDefault="00C46A53" w:rsidP="00C46A53">
      <w:pPr>
        <w:pStyle w:val="CAPITION"/>
      </w:pPr>
      <w:bookmarkStart w:id="373" w:name="_Ref4053873"/>
      <w:bookmarkStart w:id="374" w:name="_Ref4051403"/>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4</w:t>
      </w:r>
      <w:r w:rsidR="009A0142">
        <w:rPr>
          <w:noProof/>
        </w:rPr>
        <w:fldChar w:fldCharType="end"/>
      </w:r>
      <w:bookmarkEnd w:id="373"/>
      <w:r>
        <w:t>:</w:t>
      </w:r>
      <w:r w:rsidR="0051552B">
        <w:t xml:space="preserve"> Výsledné nagenerované levely pro jednotlivá n, vstupní data byla rozdělena na sloupce a za pomocí n-gramů transformována do Markovova řetězce</w:t>
      </w:r>
      <w:bookmarkEnd w:id="374"/>
      <w:r w:rsidR="00C25769">
        <w:t xml:space="preserve">. Převzato z </w:t>
      </w:r>
      <w:r w:rsidR="00C25769">
        <w:fldChar w:fldCharType="begin"/>
      </w:r>
      <w:r w:rsidR="009D5C4C">
        <w:instrText xml:space="preserve"> ADDIN ZOTERO_ITEM CSL_CITATION {"citationID":"CJLQcZKg","properties":{"formattedCitation":"(Summerville et al. 2017)","plainCitation":"(Summerville et al. 2017)","noteIndex":0},"citationItems":[{"id":"2LP8LKcZ/JVfqh7sC","uris":["http://zotero.org/users/local/DXBpxSa9/items/YXC6SJCI"],"uri":["http://zotero.org/users/local/DXBpxSa9/items/YXC6SJCI"],"itemData":{"id":"BOU5UhpW/WFsDhS55","type":"article-journal","title":"Procedural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C25769">
        <w:fldChar w:fldCharType="separate"/>
      </w:r>
      <w:r w:rsidR="00C25769" w:rsidRPr="00C25769">
        <w:t>(Summerville et al. 2017)</w:t>
      </w:r>
      <w:r w:rsidR="00C25769">
        <w:fldChar w:fldCharType="end"/>
      </w:r>
      <w:r w:rsidR="00C25769">
        <w:t xml:space="preserve">. </w:t>
      </w:r>
    </w:p>
    <w:p w14:paraId="0402F8FE" w14:textId="4DCF5090" w:rsidR="00466BD0" w:rsidRDefault="0051552B" w:rsidP="00573DA7">
      <w:pPr>
        <w:pStyle w:val="Standartnitext"/>
      </w:pPr>
      <w:r>
        <w:t xml:space="preserve">Komplexnější alternativou pro dosažení </w:t>
      </w:r>
      <w:r w:rsidR="00911ACF">
        <w:t>obdobného cíle je užití</w:t>
      </w:r>
      <w:r w:rsidR="00C25769">
        <w:t xml:space="preserve"> hlubokých</w:t>
      </w:r>
      <w:r w:rsidR="00911ACF">
        <w:t xml:space="preserve"> neuronových sítí, a to konkrétně rekure</w:t>
      </w:r>
      <w:r w:rsidR="00AF268C">
        <w:t>n</w:t>
      </w:r>
      <w:r w:rsidR="00911ACF">
        <w:t xml:space="preserve">tních </w:t>
      </w:r>
      <w:commentRangeStart w:id="375"/>
      <w:r w:rsidR="00911ACF">
        <w:t>architektur</w:t>
      </w:r>
      <w:commentRangeEnd w:id="375"/>
      <w:r w:rsidR="00DA0D83">
        <w:rPr>
          <w:rStyle w:val="CommentReference"/>
          <w:rFonts w:asciiTheme="minorHAnsi" w:hAnsiTheme="minorHAnsi" w:cstheme="minorBidi"/>
        </w:rPr>
        <w:commentReference w:id="375"/>
      </w:r>
      <w:r w:rsidR="00911ACF">
        <w:t xml:space="preserve">. </w:t>
      </w:r>
      <w:r w:rsidR="00C46A53">
        <w:t xml:space="preserve">V </w:t>
      </w:r>
      <w:r w:rsidR="0069492E">
        <w:t>tomto přístupu se už generování neodehrává na úrovni sloupců</w:t>
      </w:r>
      <w:r w:rsidR="008434FA">
        <w:t>,</w:t>
      </w:r>
      <w:r w:rsidR="0069492E">
        <w:t xml:space="preserve"> nýbrž na úrovni jednotlivých políček</w:t>
      </w:r>
      <w:r w:rsidR="00DA0D83">
        <w:t xml:space="preserve"> </w:t>
      </w:r>
      <w:r w:rsidR="00C46A53">
        <w:t>třinácti</w:t>
      </w:r>
      <w:r w:rsidR="00DA0D83">
        <w:t xml:space="preserve"> kategorií</w:t>
      </w:r>
      <w:r w:rsidR="00461341">
        <w:t>.</w:t>
      </w:r>
      <w:r w:rsidR="00DA0D83">
        <w:t xml:space="preserve"> Kromě těchto políček byla do algoritmu zahrnuta i informace </w:t>
      </w:r>
      <w:del w:id="376" w:author="Ježek Bruno" w:date="2019-03-28T09:40:00Z">
        <w:r w:rsidR="008434FA" w:rsidDel="00AF268C">
          <w:br/>
        </w:r>
      </w:del>
      <w:r w:rsidR="00DA0D83">
        <w:t>o</w:t>
      </w:r>
      <w:ins w:id="377" w:author="Ježek Bruno" w:date="2019-03-28T09:40:00Z">
        <w:r w:rsidR="00AF268C">
          <w:t> </w:t>
        </w:r>
      </w:ins>
      <w:del w:id="378" w:author="Ježek Bruno" w:date="2019-03-28T09:40:00Z">
        <w:r w:rsidR="00DA0D83" w:rsidDel="00AF268C">
          <w:delText xml:space="preserve"> </w:delText>
        </w:r>
      </w:del>
      <w:r w:rsidR="00DA0D83">
        <w:t>pohybu hráče uvnitř vstupních dat (levelů).</w:t>
      </w:r>
      <w:r w:rsidR="00EF71B4">
        <w:t xml:space="preserve"> </w:t>
      </w:r>
      <w:r w:rsidR="00DA0D83">
        <w:t xml:space="preserve">Účelem tohoto kroku byla reálná hratelnost negenerovaných </w:t>
      </w:r>
      <w:r w:rsidR="002965B1">
        <w:t>úrovní</w:t>
      </w:r>
      <w:r w:rsidR="00DA0D83">
        <w:t>.</w:t>
      </w:r>
      <w:r w:rsidR="002965B1">
        <w:t xml:space="preserve"> </w:t>
      </w:r>
      <w:r w:rsidR="00573DA7">
        <w:t>Generování levelů probíh</w:t>
      </w:r>
      <w:r w:rsidR="00C46A53">
        <w:t xml:space="preserve">alo tedy iterativně </w:t>
      </w:r>
      <w:del w:id="379" w:author="Ježek Bruno" w:date="2019-03-28T09:41:00Z">
        <w:r w:rsidR="008434FA" w:rsidDel="00AF268C">
          <w:br/>
        </w:r>
      </w:del>
      <w:r w:rsidR="00C46A53">
        <w:lastRenderedPageBreak/>
        <w:t>v</w:t>
      </w:r>
      <w:r w:rsidR="00AF268C">
        <w:t> </w:t>
      </w:r>
      <w:r w:rsidR="00573DA7">
        <w:t xml:space="preserve">prostoru </w:t>
      </w:r>
      <m:oMath>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 xml:space="preserve">] </m:t>
        </m:r>
      </m:oMath>
      <w:r w:rsidR="00573DA7">
        <w:t xml:space="preserve">od pomyslného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m:t>
        </m:r>
      </m:oMath>
      <w:r w:rsidR="00C46A53">
        <w:t xml:space="preserve"> 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5E0E28">
        <w:rPr>
          <w:rFonts w:eastAsiaTheme="minorEastAsia"/>
        </w:rPr>
        <w:t xml:space="preserve"> </w:t>
      </w:r>
      <w:r w:rsidR="00573DA7">
        <w:t xml:space="preserve">zase zpátky dolů od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e>
        </m:d>
      </m:oMath>
      <w:r w:rsidR="005E0E28">
        <w:rPr>
          <w:rFonts w:eastAsiaTheme="minorEastAsia"/>
        </w:rPr>
        <w:t xml:space="preserve"> </w:t>
      </w:r>
      <w:r w:rsidR="008434FA">
        <w:rPr>
          <w:rFonts w:eastAsiaTheme="minorEastAsia"/>
        </w:rPr>
        <w:br/>
      </w:r>
      <w:r w:rsidR="00C46A53">
        <w:t xml:space="preserve">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w:r w:rsidR="00C46A53">
        <w:t xml:space="preserve">. To vše s </w:t>
      </w:r>
      <w:r w:rsidR="00573DA7">
        <w:t xml:space="preserve">paměťovou stopou na předtím vygenerovaná pole o délce zhruba 200 polí </w:t>
      </w:r>
      <w:r w:rsidR="00573DA7">
        <w:fldChar w:fldCharType="begin"/>
      </w:r>
      <w:r w:rsidR="00573DA7">
        <w:instrText xml:space="preserve"> ADDIN ZOTERO_ITEM CSL_CITATION {"citationID":"Rl7oehhG","properties":{"formattedCitation":"(Summerville a Mateas 2016)","plainCitation":"(Summerville a Mateas 2016)","noteIndex":0},"citationItems":[{"id":939,"uris":["http://zotero.org/users/local/IbRhotwj/items/D6TBIS7F"],"uri":["http://zotero.org/users/local/IbRhotwj/items/D6TBIS7F"],"itemData":{"id":939,"type":"article-journal","title":"Super Mario as a String: Platformer Level Generation Via LSTMs","container-title":"arXiv:1603.00930 [cs]","source":"arXiv.org","abstract":"The procedural generation of video game levels has existed for at least 30 years, but only recently have machine learning approaches been used to generate levels without specifying the rules for generation. A number of these have looked at platformer levels as a sequence of characters and performed generation using Markov chains. In this paper we examine the use of Long ShortTerm Memory recurrent neural networks (LSTMs) for the purpose of generating levels trained from a corpus of Super Mario Brothers levels. We analyze a number of different data representations and how the generated levels ﬁt into the space of human authored Super Mario Brothers levels.","URL":"http://arxiv.org/abs/1603.00930","note":"arXiv: 1603.00930","shortTitle":"Super Mario as a String","language":"en","author":[{"family":"Summerville","given":"Adam"},{"family":"Mateas","given":"Michael"}],"issued":{"date-parts":[["2016",3,2]]},"accessed":{"date-parts":[["2019",3,10]]}}}],"schema":"https://github.com/citation-style-language/schema/raw/master/csl-citation.json"} </w:instrText>
      </w:r>
      <w:r w:rsidR="00573DA7">
        <w:fldChar w:fldCharType="separate"/>
      </w:r>
      <w:r w:rsidR="007911EC" w:rsidRPr="007911EC">
        <w:t>(Summerville a Mateas 2016)</w:t>
      </w:r>
      <w:r w:rsidR="00573DA7">
        <w:fldChar w:fldCharType="end"/>
      </w:r>
      <w:r w:rsidR="00C46A53">
        <w:t>.</w:t>
      </w:r>
    </w:p>
    <w:p w14:paraId="71D09FE5" w14:textId="64113E60" w:rsidR="007911EC" w:rsidRDefault="009566C9" w:rsidP="007911EC">
      <w:pPr>
        <w:pStyle w:val="Standartnitext"/>
      </w:pPr>
      <w:r>
        <w:t>Zakódovaný d</w:t>
      </w:r>
      <w:r w:rsidR="007911EC">
        <w:t>ataset použitý Summervillem byl východiskem i pro Jainův tým, který však namísto rekurentních neuronových sítí využil architektury</w:t>
      </w:r>
      <w:r w:rsidR="006D00BA">
        <w:t xml:space="preserve"> klasického</w:t>
      </w:r>
      <w:r w:rsidR="008434FA">
        <w:t xml:space="preserve"> autoenko</w:t>
      </w:r>
      <w:r w:rsidR="007911EC">
        <w:t xml:space="preserve">deru </w:t>
      </w:r>
      <w:r w:rsidR="007911EC">
        <w:fldChar w:fldCharType="begin"/>
      </w:r>
      <w:r w:rsidR="007911EC">
        <w:instrText xml:space="preserve"> ADDIN ZOTERO_ITEM CSL_CITATION {"citationID":"OSvbY1Tt","properties":{"formattedCitation":"(Jain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7911EC">
        <w:fldChar w:fldCharType="separate"/>
      </w:r>
      <w:r w:rsidR="007911EC" w:rsidRPr="007911EC">
        <w:t>(Jain et al. 2016)</w:t>
      </w:r>
      <w:r w:rsidR="007911EC">
        <w:fldChar w:fldCharType="end"/>
      </w:r>
      <w:r w:rsidR="007911EC">
        <w:t xml:space="preserve">. </w:t>
      </w:r>
      <w:r w:rsidR="006D00BA">
        <w:t xml:space="preserve">Jedná se o neuronovou síť, ve které se počet vstupních </w:t>
      </w:r>
      <w:r w:rsidR="00365FBD">
        <w:t>neuronů rovná počtu výstupních. Skryté vrstvy jsou nadefinovány tak, aby nejprve došlo ke komprimaci informace a její následné dekomprimaci. Toho je dosaženo postupným snižováním počtu neuronů</w:t>
      </w:r>
      <w:r>
        <w:t xml:space="preserve"> v jednotlivých vrstvách</w:t>
      </w:r>
      <w:r w:rsidR="00365FBD">
        <w:t xml:space="preserve"> na přijatelné minimum směrem do středu </w:t>
      </w:r>
      <m:oMath>
        <m:r>
          <w:rPr>
            <w:rFonts w:ascii="Cambria Math" w:hAnsi="Cambria Math"/>
          </w:rPr>
          <m:t>h</m:t>
        </m:r>
      </m:oMath>
      <w:r w:rsidR="00365FBD">
        <w:rPr>
          <w:rFonts w:eastAsiaTheme="minorEastAsia"/>
        </w:rPr>
        <w:t xml:space="preserve"> a jejich následnému zvyšování směrem od středu</w:t>
      </w:r>
      <w:r w:rsidR="00B1784C">
        <w:rPr>
          <w:rFonts w:eastAsiaTheme="minorEastAsia"/>
        </w:rPr>
        <w:t xml:space="preserve"> viz </w:t>
      </w:r>
      <w:r w:rsidR="00B1784C">
        <w:rPr>
          <w:rFonts w:eastAsiaTheme="minorEastAsia"/>
        </w:rPr>
        <w:fldChar w:fldCharType="begin"/>
      </w:r>
      <w:r w:rsidR="00B1784C">
        <w:rPr>
          <w:rFonts w:eastAsiaTheme="minorEastAsia"/>
        </w:rPr>
        <w:instrText xml:space="preserve"> REF _Ref3897868 \h </w:instrText>
      </w:r>
      <w:r w:rsidR="00B1784C">
        <w:rPr>
          <w:rFonts w:eastAsiaTheme="minorEastAsia"/>
        </w:rPr>
      </w:r>
      <w:r w:rsidR="00B1784C">
        <w:rPr>
          <w:rFonts w:eastAsiaTheme="minorEastAsia"/>
        </w:rPr>
        <w:fldChar w:fldCharType="separate"/>
      </w:r>
      <w:r w:rsidR="00B1784C">
        <w:t xml:space="preserve">Obr. </w:t>
      </w:r>
      <w:r w:rsidR="00B1784C">
        <w:rPr>
          <w:noProof/>
        </w:rPr>
        <w:t>5</w:t>
      </w:r>
      <w:r w:rsidR="00B1784C">
        <w:rPr>
          <w:rFonts w:eastAsiaTheme="minorEastAsia"/>
        </w:rPr>
        <w:fldChar w:fldCharType="end"/>
      </w:r>
      <w:r w:rsidR="00365FBD">
        <w:rPr>
          <w:rFonts w:eastAsiaTheme="minorEastAsia"/>
        </w:rPr>
        <w:t>. Tyto sítě byly aplikovány především v oblasti zpracování obrazu (škálování obrazu, odšumění a další)</w:t>
      </w:r>
      <w:r w:rsidR="00E922D8">
        <w:rPr>
          <w:rFonts w:eastAsiaTheme="minorEastAsia"/>
        </w:rPr>
        <w:t xml:space="preserve"> </w:t>
      </w:r>
      <w:r w:rsidR="00E922D8">
        <w:rPr>
          <w:rFonts w:eastAsiaTheme="minorEastAsia"/>
        </w:rPr>
        <w:fldChar w:fldCharType="begin"/>
      </w:r>
      <w:r w:rsidR="00E922D8">
        <w:rPr>
          <w:rFonts w:eastAsiaTheme="minorEastAsia"/>
        </w:rPr>
        <w:instrText xml:space="preserve"> ADDIN ZOTERO_ITEM CSL_CITATION {"citationID":"cNHT24BR","properties":{"formattedCitation":"(Goodfellow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E922D8">
        <w:rPr>
          <w:rFonts w:eastAsiaTheme="minorEastAsia"/>
        </w:rPr>
        <w:fldChar w:fldCharType="separate"/>
      </w:r>
      <w:r w:rsidR="00E922D8" w:rsidRPr="00365FBD">
        <w:t>(Goodfellow et al. 2016)</w:t>
      </w:r>
      <w:r w:rsidR="00E922D8">
        <w:rPr>
          <w:rFonts w:eastAsiaTheme="minorEastAsia"/>
        </w:rPr>
        <w:fldChar w:fldCharType="end"/>
      </w:r>
      <w:r w:rsidR="00E922D8">
        <w:rPr>
          <w:rFonts w:eastAsiaTheme="minorEastAsia"/>
        </w:rPr>
        <w:t>. Obecně tato síť umožňuje funkčně mapovat</w:t>
      </w:r>
      <w:r w:rsidR="00D06213">
        <w:rPr>
          <w:rFonts w:eastAsiaTheme="minorEastAsia"/>
        </w:rPr>
        <w:t xml:space="preserve"> transformaci vstupů</w:t>
      </w:r>
      <w:r w:rsidR="00E922D8">
        <w:rPr>
          <w:rFonts w:eastAsiaTheme="minorEastAsia"/>
        </w:rPr>
        <w:t xml:space="preserve"> na výst</w:t>
      </w:r>
      <w:r w:rsidR="00D06213">
        <w:rPr>
          <w:rFonts w:eastAsiaTheme="minorEastAsia"/>
        </w:rPr>
        <w:t>upy</w:t>
      </w:r>
      <w:r w:rsidR="00E922D8">
        <w:rPr>
          <w:rFonts w:eastAsiaTheme="minorEastAsia"/>
        </w:rPr>
        <w:t xml:space="preserve"> o stejné dimenzi.</w:t>
      </w:r>
      <w:del w:id="380" w:author="Ježek Bruno" w:date="2019-03-28T08:33:00Z">
        <w:r w:rsidR="00E922D8" w:rsidDel="004C0032">
          <w:rPr>
            <w:rFonts w:eastAsiaTheme="minorEastAsia"/>
          </w:rPr>
          <w:delText xml:space="preserve"> </w:delText>
        </w:r>
        <w:r w:rsidR="00365FBD" w:rsidDel="004C0032">
          <w:rPr>
            <w:rFonts w:eastAsiaTheme="minorEastAsia"/>
          </w:rPr>
          <w:delText xml:space="preserve"> </w:delText>
        </w:r>
      </w:del>
      <w:ins w:id="381" w:author="Ježek Bruno" w:date="2019-03-28T08:33:00Z">
        <w:r w:rsidR="004C0032">
          <w:rPr>
            <w:rFonts w:eastAsiaTheme="minorEastAsia"/>
          </w:rPr>
          <w:t xml:space="preserve"> </w:t>
        </w:r>
      </w:ins>
    </w:p>
    <w:p w14:paraId="0CACA529" w14:textId="651726E9" w:rsidR="00A61949" w:rsidRDefault="007911EC" w:rsidP="007911EC">
      <w:pPr>
        <w:pStyle w:val="Obrzek"/>
      </w:pPr>
      <w:r w:rsidRPr="007911EC">
        <w:drawing>
          <wp:inline distT="0" distB="0" distL="0" distR="0" wp14:anchorId="2069ADCB" wp14:editId="113CFB5F">
            <wp:extent cx="2647950" cy="158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373" cy="1592246"/>
                    </a:xfrm>
                    <a:prstGeom prst="rect">
                      <a:avLst/>
                    </a:prstGeom>
                  </pic:spPr>
                </pic:pic>
              </a:graphicData>
            </a:graphic>
          </wp:inline>
        </w:drawing>
      </w:r>
    </w:p>
    <w:p w14:paraId="1C56C3FD" w14:textId="3768E36F" w:rsidR="00A61949" w:rsidRDefault="007911EC" w:rsidP="007911EC">
      <w:pPr>
        <w:pStyle w:val="CAPITION"/>
      </w:pPr>
      <w:bookmarkStart w:id="382" w:name="_Ref3897868"/>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5</w:t>
      </w:r>
      <w:r w:rsidR="009A0142">
        <w:rPr>
          <w:noProof/>
        </w:rPr>
        <w:fldChar w:fldCharType="end"/>
      </w:r>
      <w:bookmarkEnd w:id="382"/>
      <w:r>
        <w:t xml:space="preserve">: Schéma autoenkóderu. Převzato z </w:t>
      </w:r>
      <w:r>
        <w:fldChar w:fldCharType="begin"/>
      </w:r>
      <w:r>
        <w:instrText xml:space="preserve"> ADDIN ZOTERO_ITEM CSL_CITATION {"citationID":"TD2A5eoz","properties":{"formattedCitation":"(Jain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7911EC">
        <w:t>(Jain et al. 2016)</w:t>
      </w:r>
      <w:r>
        <w:fldChar w:fldCharType="end"/>
      </w:r>
      <w:r w:rsidR="006E0144">
        <w:t>.</w:t>
      </w:r>
    </w:p>
    <w:p w14:paraId="1F99CA01" w14:textId="2B712A3C" w:rsidR="00045669" w:rsidRDefault="009566C9" w:rsidP="00045669">
      <w:pPr>
        <w:pStyle w:val="Standartnitext"/>
      </w:pPr>
      <w:r>
        <w:t>Aby Jain dosáhl požadované nahodilosti</w:t>
      </w:r>
      <w:r w:rsidR="00045669">
        <w:t xml:space="preserve">, zaznamenal distribuci hodnot vnitřní autoenkodérové vrstvy </w:t>
      </w:r>
      <m:oMath>
        <m:r>
          <w:rPr>
            <w:rFonts w:ascii="Cambria Math" w:hAnsi="Cambria Math"/>
          </w:rPr>
          <m:t>h</m:t>
        </m:r>
      </m:oMath>
      <w:r w:rsidR="00045669">
        <w:t xml:space="preserve"> napříč trénovanými daty</w:t>
      </w:r>
      <w:r>
        <w:t>.</w:t>
      </w:r>
      <w:r w:rsidR="00045669">
        <w:t xml:space="preserve"> Ve fázi generování poté reinterpretoval tuto vrstvu jako vstupní a tuto distribuci varioval za pomocí šumu</w:t>
      </w:r>
      <w:r w:rsidR="00D06213">
        <w:t xml:space="preserve"> </w:t>
      </w:r>
      <w:r w:rsidR="00D06213">
        <w:fldChar w:fldCharType="begin"/>
      </w:r>
      <w:r w:rsidR="00D06213">
        <w:instrText xml:space="preserve"> ADDIN ZOTERO_ITEM CSL_CITATION {"citationID":"tXzr8qrV","properties":{"formattedCitation":"(Jain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D06213">
        <w:fldChar w:fldCharType="separate"/>
      </w:r>
      <w:r w:rsidR="00D06213" w:rsidRPr="00D06213">
        <w:t>(Jain et al. 2016)</w:t>
      </w:r>
      <w:r w:rsidR="00D06213">
        <w:fldChar w:fldCharType="end"/>
      </w:r>
      <w:r w:rsidR="00045669">
        <w:t>. Binárně kódované levely jsou ukázán</w:t>
      </w:r>
      <w:r w:rsidR="00AF268C">
        <w:t>y</w:t>
      </w:r>
      <w:r w:rsidR="00045669">
        <w:t xml:space="preserve"> na </w:t>
      </w:r>
      <w:r w:rsidR="00045669">
        <w:fldChar w:fldCharType="begin"/>
      </w:r>
      <w:r w:rsidR="00045669">
        <w:instrText xml:space="preserve"> REF _Ref3900754 \h </w:instrText>
      </w:r>
      <w:r w:rsidR="00045669">
        <w:fldChar w:fldCharType="separate"/>
      </w:r>
      <w:r w:rsidR="00045669">
        <w:t xml:space="preserve">Obr. </w:t>
      </w:r>
      <w:r w:rsidR="00045669">
        <w:rPr>
          <w:noProof/>
        </w:rPr>
        <w:t>6</w:t>
      </w:r>
      <w:r w:rsidR="00045669">
        <w:fldChar w:fldCharType="end"/>
      </w:r>
      <w:r w:rsidR="00045669">
        <w:t>.</w:t>
      </w:r>
    </w:p>
    <w:p w14:paraId="43A329CB" w14:textId="7FF6DF28" w:rsidR="009566C9" w:rsidRDefault="00045669" w:rsidP="00045669">
      <w:pPr>
        <w:pStyle w:val="Obrzek"/>
      </w:pPr>
      <w:r>
        <w:lastRenderedPageBreak/>
        <w:drawing>
          <wp:inline distT="0" distB="0" distL="0" distR="0" wp14:anchorId="5F3BE56D" wp14:editId="535CC24E">
            <wp:extent cx="5579745" cy="18859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885950"/>
                    </a:xfrm>
                    <a:prstGeom prst="rect">
                      <a:avLst/>
                    </a:prstGeom>
                  </pic:spPr>
                </pic:pic>
              </a:graphicData>
            </a:graphic>
          </wp:inline>
        </w:drawing>
      </w:r>
      <w:del w:id="383" w:author="Ježek Bruno" w:date="2019-03-28T08:33:00Z">
        <w:r w:rsidDel="004C0032">
          <w:delText xml:space="preserve"> </w:delText>
        </w:r>
        <w:r w:rsidR="009566C9" w:rsidDel="004C0032">
          <w:delText xml:space="preserve"> </w:delText>
        </w:r>
      </w:del>
      <w:ins w:id="384" w:author="Ježek Bruno" w:date="2019-03-28T08:33:00Z">
        <w:r w:rsidR="004C0032">
          <w:t xml:space="preserve"> </w:t>
        </w:r>
      </w:ins>
    </w:p>
    <w:p w14:paraId="618D9D70" w14:textId="6E763EE0" w:rsidR="00045669" w:rsidRDefault="00045669" w:rsidP="00045669">
      <w:pPr>
        <w:pStyle w:val="Caption"/>
      </w:pPr>
      <w:bookmarkStart w:id="385" w:name="_Ref3900754"/>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6</w:t>
      </w:r>
      <w:r w:rsidR="009A0142">
        <w:rPr>
          <w:noProof/>
        </w:rPr>
        <w:fldChar w:fldCharType="end"/>
      </w:r>
      <w:bookmarkEnd w:id="385"/>
      <w:r>
        <w:t>: Generování levelů při aplikace náhodného šumu s rozptylem 0,01</w:t>
      </w:r>
      <w:del w:id="386" w:author="Ježek Bruno" w:date="2019-03-28T09:42:00Z">
        <w:r w:rsidDel="00AF268C">
          <w:delText xml:space="preserve"> </w:delText>
        </w:r>
      </w:del>
      <w:r>
        <w:t>; 0,1</w:t>
      </w:r>
      <w:del w:id="387" w:author="Ježek Bruno" w:date="2019-03-28T09:42:00Z">
        <w:r w:rsidDel="00AF268C">
          <w:delText xml:space="preserve"> </w:delText>
        </w:r>
      </w:del>
      <w:r>
        <w:t>; 0,3</w:t>
      </w:r>
      <w:del w:id="388" w:author="Ježek Bruno" w:date="2019-03-28T09:42:00Z">
        <w:r w:rsidDel="00AF268C">
          <w:delText xml:space="preserve"> </w:delText>
        </w:r>
      </w:del>
      <w:r>
        <w:t xml:space="preserve">; 0,6. </w:t>
      </w:r>
      <w:r w:rsidR="008434FA">
        <w:br/>
      </w:r>
      <w:r>
        <w:t xml:space="preserve">Převzato z </w:t>
      </w:r>
      <w:r>
        <w:fldChar w:fldCharType="begin"/>
      </w:r>
      <w:r>
        <w:instrText xml:space="preserve"> ADDIN ZOTERO_ITEM CSL_CITATION {"citationID":"P1OTOc9z","properties":{"formattedCitation":"(Jain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045669">
        <w:t>(Jain et al. 2016)</w:t>
      </w:r>
      <w:r>
        <w:fldChar w:fldCharType="end"/>
      </w:r>
    </w:p>
    <w:p w14:paraId="292CD062" w14:textId="5FA138AC" w:rsidR="003C0299" w:rsidRDefault="00FA714E" w:rsidP="00573DA7">
      <w:pPr>
        <w:pStyle w:val="Standartnitext"/>
      </w:pPr>
      <w:r>
        <w:t xml:space="preserve">Jako </w:t>
      </w:r>
      <w:r w:rsidR="00A61949">
        <w:t>čtvrtý</w:t>
      </w:r>
      <w:r>
        <w:t xml:space="preserve"> příklad, </w:t>
      </w:r>
      <w:r w:rsidR="00C46A53">
        <w:t xml:space="preserve">který lze označit za výsledek v </w:t>
      </w:r>
      <w:r>
        <w:t>PCGML, je zde uveden Fisherův pokus o syntézu žánrových scén do modelu s</w:t>
      </w:r>
      <w:r w:rsidR="00C46A53">
        <w:t>chopného tyto scény generovat v</w:t>
      </w:r>
      <w:ins w:id="389" w:author="Ježek Bruno" w:date="2019-03-28T09:42:00Z">
        <w:r w:rsidR="00AF268C">
          <w:t> </w:t>
        </w:r>
      </w:ins>
      <w:del w:id="390" w:author="Ježek Bruno" w:date="2019-03-28T09:42:00Z">
        <w:r w:rsidR="00C46A53" w:rsidDel="00AF268C">
          <w:delText xml:space="preserve"> </w:delText>
        </w:r>
      </w:del>
      <w:r>
        <w:t>četnýc</w:t>
      </w:r>
      <w:r w:rsidR="00C46A53">
        <w:t>h variacích. Konkrétně se jedná</w:t>
      </w:r>
      <w:r>
        <w:t xml:space="preserve"> o sc</w:t>
      </w:r>
      <w:r w:rsidR="00C46A53">
        <w:t xml:space="preserve">énu stolu obklopeném objekty. K </w:t>
      </w:r>
      <w:r>
        <w:t xml:space="preserve">učení algoritmu </w:t>
      </w:r>
      <w:r w:rsidR="00C46A53">
        <w:t xml:space="preserve">byly použito 130 </w:t>
      </w:r>
      <w:r>
        <w:t xml:space="preserve">manuálně vymodelovaných prostředí interiéru, ve kterých </w:t>
      </w:r>
      <w:r w:rsidR="00AF268C">
        <w:t xml:space="preserve">bylo </w:t>
      </w:r>
      <w:r>
        <w:t>dohromady znovu</w:t>
      </w:r>
      <w:r w:rsidR="00AF268C">
        <w:t xml:space="preserve"> použito </w:t>
      </w:r>
      <w:r>
        <w:t>1723</w:t>
      </w:r>
      <w:r w:rsidR="003C0299">
        <w:t xml:space="preserve"> kategorizovaných</w:t>
      </w:r>
      <w:r>
        <w:t xml:space="preserve"> objektů. </w:t>
      </w:r>
      <w:r w:rsidR="003C0299">
        <w:t xml:space="preserve">Variace objektů bylo dosaženo implementací takzvaných kontextuálních kategorií. </w:t>
      </w:r>
      <w:commentRangeStart w:id="391"/>
      <w:r w:rsidR="003C0299">
        <w:t>Variování</w:t>
      </w:r>
      <w:commentRangeEnd w:id="391"/>
      <w:r w:rsidR="00AF268C">
        <w:rPr>
          <w:rStyle w:val="CommentReference"/>
          <w:rFonts w:asciiTheme="minorHAnsi" w:hAnsiTheme="minorHAnsi" w:cstheme="minorBidi"/>
        </w:rPr>
        <w:commentReference w:id="391"/>
      </w:r>
      <w:r w:rsidR="003C0299">
        <w:t xml:space="preserve"> </w:t>
      </w:r>
      <w:commentRangeStart w:id="392"/>
      <w:r w:rsidR="003C0299">
        <w:t>tak</w:t>
      </w:r>
      <w:commentRangeEnd w:id="392"/>
      <w:r w:rsidR="00EB2D8C">
        <w:rPr>
          <w:rStyle w:val="CommentReference"/>
          <w:rFonts w:asciiTheme="minorHAnsi" w:hAnsiTheme="minorHAnsi" w:cstheme="minorBidi"/>
        </w:rPr>
        <w:commentReference w:id="392"/>
      </w:r>
      <w:r w:rsidR="003C0299">
        <w:t xml:space="preserve"> neprobíhá pouze na základě příslušnosti objektu k určité kategorii, ale je založené na pozičním kontextu objektu. Druhým modelem pro finální generování je model okurence, </w:t>
      </w:r>
      <w:r w:rsidR="003A4AC7">
        <w:t>který je založen na</w:t>
      </w:r>
      <w:r w:rsidR="0000163C">
        <w:t xml:space="preserve"> bayesovsk</w:t>
      </w:r>
      <w:r w:rsidR="00C46A53">
        <w:t xml:space="preserve">ých sítích, a který </w:t>
      </w:r>
      <w:r w:rsidR="003A4AC7">
        <w:t>řeší pravděpodobnost možné přítomnosti obje</w:t>
      </w:r>
      <w:r w:rsidR="00C46A53">
        <w:t xml:space="preserve">ktu vzhledem k již přítomným. V </w:t>
      </w:r>
      <w:r w:rsidR="003A4AC7">
        <w:t>rámci modelu okurence byl</w:t>
      </w:r>
      <w:r w:rsidR="00CA5095">
        <w:t>a</w:t>
      </w:r>
      <w:r w:rsidR="003A4AC7">
        <w:t xml:space="preserve"> rovněž implementován</w:t>
      </w:r>
      <w:r w:rsidR="008434FA">
        <w:t>a</w:t>
      </w:r>
      <w:r w:rsidR="003A4AC7">
        <w:t xml:space="preserve"> umělá omezení, za účelem zavedení informace o r</w:t>
      </w:r>
      <w:r w:rsidR="00C46A53">
        <w:t xml:space="preserve">elaci „x je na y“ to znamená „y </w:t>
      </w:r>
      <w:r w:rsidR="003A4AC7">
        <w:t>podpírá x“. Poslední složkou je pozicovací model, který řeší finální umístění a natočení objektu</w:t>
      </w:r>
      <w:r w:rsidR="008434FA">
        <w:t>. Z</w:t>
      </w:r>
      <w:r w:rsidR="003A4AC7">
        <w:t xml:space="preserve">a tímto účelem jsou použity „Gaussian mixture models“ </w:t>
      </w:r>
      <w:r w:rsidR="003A4AC7">
        <w:fldChar w:fldCharType="begin"/>
      </w:r>
      <w:r w:rsidR="003A4AC7">
        <w:instrText xml:space="preserve"> ADDIN ZOTERO_ITEM CSL_CITATION {"citationID":"IOsViWZH","properties":{"formattedCitation":"(Fisher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3A4AC7">
        <w:fldChar w:fldCharType="separate"/>
      </w:r>
      <w:r w:rsidR="007911EC" w:rsidRPr="007911EC">
        <w:t>(Fisher et al. 2012)</w:t>
      </w:r>
      <w:r w:rsidR="003A4AC7">
        <w:fldChar w:fldCharType="end"/>
      </w:r>
      <w:r w:rsidR="00C46A53">
        <w:t>.</w:t>
      </w:r>
    </w:p>
    <w:p w14:paraId="65FDA9AF" w14:textId="7DCB3B5E" w:rsidR="003C0299" w:rsidRDefault="003C0299" w:rsidP="00C46A53">
      <w:pPr>
        <w:pStyle w:val="Obrzek"/>
      </w:pPr>
      <w:r>
        <w:drawing>
          <wp:inline distT="0" distB="0" distL="0" distR="0" wp14:anchorId="5AF1F335" wp14:editId="4615106E">
            <wp:extent cx="5579745" cy="138366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383665"/>
                    </a:xfrm>
                    <a:prstGeom prst="rect">
                      <a:avLst/>
                    </a:prstGeom>
                  </pic:spPr>
                </pic:pic>
              </a:graphicData>
            </a:graphic>
          </wp:inline>
        </w:drawing>
      </w:r>
    </w:p>
    <w:p w14:paraId="78B18B91" w14:textId="558D7CB3" w:rsidR="00204835" w:rsidRPr="006D00BA" w:rsidRDefault="00C46A53" w:rsidP="006D00BA">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7</w:t>
      </w:r>
      <w:r w:rsidR="009A0142">
        <w:rPr>
          <w:noProof/>
        </w:rPr>
        <w:fldChar w:fldCharType="end"/>
      </w:r>
      <w:r w:rsidR="006D00BA">
        <w:t xml:space="preserve"> Výsledky generování a variování scény se stolem za pomocí Fisherova algoritmu. </w:t>
      </w:r>
      <w:r w:rsidR="008434FA">
        <w:br/>
      </w:r>
      <w:r w:rsidR="006D00BA">
        <w:t xml:space="preserve">Převzato z </w:t>
      </w:r>
      <w:r w:rsidR="006D00BA">
        <w:fldChar w:fldCharType="begin"/>
      </w:r>
      <w:r w:rsidR="006D00BA">
        <w:instrText xml:space="preserve"> ADDIN ZOTERO_ITEM CSL_CITATION {"citationID":"o1eplcj3","properties":{"formattedCitation":"(Fisher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6D00BA">
        <w:fldChar w:fldCharType="separate"/>
      </w:r>
      <w:r w:rsidR="006D00BA" w:rsidRPr="006D00BA">
        <w:t>(Fisher et al. 2012)</w:t>
      </w:r>
      <w:r w:rsidR="006D00BA">
        <w:fldChar w:fldCharType="end"/>
      </w:r>
      <w:r w:rsidR="006D00BA">
        <w:t>.</w:t>
      </w:r>
    </w:p>
    <w:p w14:paraId="488BEAD4" w14:textId="2E2BDDC7" w:rsidR="00204835" w:rsidDel="00B72403" w:rsidRDefault="00204835" w:rsidP="00204835">
      <w:pPr>
        <w:pStyle w:val="Standartnitext"/>
        <w:ind w:firstLine="708"/>
        <w:rPr>
          <w:del w:id="393" w:author="Ježek Bruno" w:date="2019-03-28T09:48:00Z"/>
        </w:rPr>
      </w:pPr>
      <w:r>
        <w:t>V souvislosti s PCGML lze rovněž zmínit experiment Giacomella a jeho týmu, který s využ</w:t>
      </w:r>
      <w:ins w:id="394" w:author="Ježek Bruno" w:date="2019-03-28T09:48:00Z">
        <w:r w:rsidR="00B72403">
          <w:t>i</w:t>
        </w:r>
      </w:ins>
      <w:del w:id="395" w:author="Ježek Bruno" w:date="2019-03-28T09:48:00Z">
        <w:r w:rsidDel="00B72403">
          <w:delText>í</w:delText>
        </w:r>
      </w:del>
      <w:r>
        <w:t>tím GAN vytvořil model pro generování herních levelů</w:t>
      </w:r>
      <w:r w:rsidR="00CA5095">
        <w:t xml:space="preserve"> hry DOOM</w:t>
      </w:r>
      <w:r>
        <w:t xml:space="preserve">. </w:t>
      </w:r>
      <w:r>
        <w:lastRenderedPageBreak/>
        <w:t xml:space="preserve">V tomto </w:t>
      </w:r>
      <w:r w:rsidR="00ED2EDE">
        <w:t xml:space="preserve">případě však byla </w:t>
      </w:r>
      <w:r>
        <w:t>tréniková data</w:t>
      </w:r>
      <w:r w:rsidR="00ED2EDE">
        <w:t xml:space="preserve"> o velikosti 1088 vzorků</w:t>
      </w:r>
      <w:r>
        <w:t xml:space="preserve"> zakódována</w:t>
      </w:r>
      <w:r w:rsidR="00ED2EDE">
        <w:t xml:space="preserve"> jako rastrové obrázky (128x128) půdorysů </w:t>
      </w:r>
      <w:r w:rsidR="00CA5095">
        <w:t>jednotlivých úrovní</w:t>
      </w:r>
      <w:r w:rsidR="00ED2EDE">
        <w:t>.</w:t>
      </w:r>
      <w:r w:rsidR="00172B10">
        <w:t xml:space="preserve"> V rámci každého levelu existuje celkem šest obrázků, z nichž každý reprez</w:t>
      </w:r>
      <w:r w:rsidR="008434FA">
        <w:t>en</w:t>
      </w:r>
      <w:r w:rsidR="00172B10">
        <w:t>tuje jinou informaci tj. například o</w:t>
      </w:r>
      <w:ins w:id="396" w:author="Ježek Bruno" w:date="2019-03-28T09:48:00Z">
        <w:r w:rsidR="00B72403">
          <w:t> </w:t>
        </w:r>
      </w:ins>
      <w:del w:id="397" w:author="Ježek Bruno" w:date="2019-03-28T09:48:00Z">
        <w:r w:rsidR="00172B10" w:rsidDel="00B72403">
          <w:delText xml:space="preserve"> </w:delText>
        </w:r>
      </w:del>
      <w:r w:rsidR="00172B10">
        <w:t>topologii, výškovém profilu či rozmístění předmětů uvnitř levelu.</w:t>
      </w:r>
      <w:r w:rsidR="00ED2EDE">
        <w:t xml:space="preserve"> </w:t>
      </w:r>
      <w:r w:rsidR="00172B10">
        <w:t>Autoři vytvo</w:t>
      </w:r>
      <w:r w:rsidR="00B6497A">
        <w:t>řili kromě standar</w:t>
      </w:r>
      <w:r w:rsidR="00F0096B">
        <w:t>d</w:t>
      </w:r>
      <w:r w:rsidR="00B6497A">
        <w:t xml:space="preserve">ního modelu </w:t>
      </w:r>
      <w:r w:rsidR="00172B10">
        <w:t xml:space="preserve">i podmíněný model, který za pomoci sedmi parametrů </w:t>
      </w:r>
      <w:r w:rsidR="00C46A53">
        <w:t>nagenerované vzorky</w:t>
      </w:r>
      <w:r w:rsidR="00A61949">
        <w:t xml:space="preserve"> parametrizoval </w:t>
      </w:r>
      <w:r w:rsidR="00A61949">
        <w:fldChar w:fldCharType="begin"/>
      </w:r>
      <w:r w:rsidR="00A61949">
        <w:instrText xml:space="preserve"> ADDIN ZOTERO_ITEM CSL_CITATION {"citationID":"t9tB4DG5","properties":{"formattedCitation":"(Giacomello et al. 2018)","plainCitation":"(Giacomello et al. 2018)","noteIndex":0},"citationItems":[{"id":161,"uris":["http://zotero.org/users/local/IbRhotwj/items/TYJF75CJ"],"uri":["http://zotero.org/users/local/IbRhotwj/items/TYJF75CJ"],"itemData":{"id":161,"type":"article-journal","title":"DOOM Level Generation using Generative Adversarial Networks","container-title":"arXiv:1804.09154 [cs, stat]","source":"arXiv.org","abstract":"We applied Generative Adversarial Networks (GANs) to learn a model of DOOM levels from human-designed content. Initially, we analyzed the levels and extracted several topological features. Then, for each level, we extracted a set of images identifying the occupied area, the height map, the walls, and the position of game objects. We trained two GANs: one using plain level images, one using both the images and some of the features extracted during the preliminary analysis. We used the two networks to generate new levels and compared the results to assess whether the network trained using also the topological features could generate levels more similar to human-designed ones. Our results show that GANs can capture intrinsic structure of DOOM levels and appears to be a promising approach to level generation in ﬁrst person shooter games.","URL":"http://arxiv.org/abs/1804.09154","note":"arXiv: 1804.09154","language":"en","author":[{"family":"Giacomello","given":"Edoardo"},{"family":"Lanzi","given":"Pier Luca"},{"family":"Loiacono","given":"Daniele"}],"issued":{"date-parts":[["2018",4,24]]},"accessed":{"date-parts":[["2018",6,14]]}}}],"schema":"https://github.com/citation-style-language/schema/raw/master/csl-citation.json"} </w:instrText>
      </w:r>
      <w:r w:rsidR="00A61949">
        <w:fldChar w:fldCharType="separate"/>
      </w:r>
      <w:r w:rsidR="007911EC" w:rsidRPr="007911EC">
        <w:t>(Giacomello et al. 2018)</w:t>
      </w:r>
      <w:r w:rsidR="00A61949">
        <w:fldChar w:fldCharType="end"/>
      </w:r>
      <w:r w:rsidR="00C46A53">
        <w:t>.</w:t>
      </w:r>
      <w:ins w:id="398" w:author="Ježek Bruno" w:date="2019-03-28T09:48:00Z">
        <w:r w:rsidR="00B72403">
          <w:t xml:space="preserve"> </w:t>
        </w:r>
      </w:ins>
    </w:p>
    <w:p w14:paraId="45A4F188" w14:textId="63EEA9FE" w:rsidR="00204835" w:rsidRDefault="00204835" w:rsidP="00C52069">
      <w:pPr>
        <w:pStyle w:val="Standartnitext"/>
        <w:ind w:firstLine="708"/>
      </w:pPr>
      <w:r>
        <w:t xml:space="preserve">Podobným způsobem byly GAN architektury implementovány za účelem procedurálního </w:t>
      </w:r>
      <w:r w:rsidR="00172B10">
        <w:t xml:space="preserve">generování terénu </w:t>
      </w:r>
      <w:commentRangeStart w:id="399"/>
      <w:r w:rsidR="00172B10">
        <w:fldChar w:fldCharType="begin"/>
      </w:r>
      <w:r w:rsidR="00172B10">
        <w:instrText xml:space="preserve"> ADDIN ZOTERO_ITEM CSL_CITATION {"citationID":"vC81Y4NH","properties":{"formattedCitation":"(Beckham a Pal 2017)","plainCitation":"(Beckham a Pal 2017)","noteIndex":0},"citationItems":[{"id":962,"uris":["http://zotero.org/users/local/IbRhotwj/items/KMMVZ7KH"],"uri":["http://zotero.org/users/local/IbRhotwj/items/KMMVZ7KH"],"itemData":{"id":962,"type":"article-journal","title":"A step towards procedural terrain generation with GANs","container-title":"arXiv:1707.03383 [cs, stat]","source":"arXiv.org","abstract":"Procedural terrain generation for video games has been traditionally been done with smartly designed but handcrafted algorithms that generate heightmaps. We propose a first step toward the learning and synthesis of these using recent advances in deep generative modelling with openly available satellite imagery from NASA.","URL":"http://arxiv.org/abs/1707.03383","note":"arXiv: 1707.03383","author":[{"family":"Beckham","given":"Christopher"},{"family":"Pal","given":"Christopher"}],"issued":{"date-parts":[["2017",7,11]]},"accessed":{"date-parts":[["2019",3,15]]}}}],"schema":"https://github.com/citation-style-language/schema/raw/master/csl-citation.json"} </w:instrText>
      </w:r>
      <w:r w:rsidR="00172B10">
        <w:fldChar w:fldCharType="separate"/>
      </w:r>
      <w:r w:rsidR="007911EC" w:rsidRPr="007911EC">
        <w:t>(Beckham a Pal 2017)</w:t>
      </w:r>
      <w:r w:rsidR="00172B10">
        <w:fldChar w:fldCharType="end"/>
      </w:r>
      <w:commentRangeEnd w:id="399"/>
      <w:r w:rsidR="00045669">
        <w:rPr>
          <w:rStyle w:val="CommentReference"/>
          <w:rFonts w:asciiTheme="minorHAnsi" w:hAnsiTheme="minorHAnsi" w:cstheme="minorBidi"/>
        </w:rPr>
        <w:commentReference w:id="399"/>
      </w:r>
      <w:r w:rsidR="00C46A53">
        <w:t>.</w:t>
      </w:r>
    </w:p>
    <w:p w14:paraId="5E8E237C" w14:textId="5800D3C6" w:rsidR="00B72403" w:rsidRDefault="00B72403">
      <w:pPr>
        <w:pStyle w:val="Heading1"/>
        <w:rPr>
          <w:ins w:id="400" w:author="Ježek Bruno" w:date="2019-03-28T09:49:00Z"/>
        </w:rPr>
        <w:pPrChange w:id="401" w:author="Ježek Bruno" w:date="2019-03-28T09:49:00Z">
          <w:pPr>
            <w:pStyle w:val="Standartnitext"/>
            <w:ind w:firstLine="432"/>
          </w:pPr>
        </w:pPrChange>
      </w:pPr>
      <w:ins w:id="402" w:author="Ježek Bruno" w:date="2019-03-28T09:49:00Z">
        <w:r>
          <w:lastRenderedPageBreak/>
          <w:t>Kapitola motivace?</w:t>
        </w:r>
      </w:ins>
    </w:p>
    <w:p w14:paraId="14AF1003" w14:textId="4FB7F92A" w:rsidR="00045669" w:rsidRPr="00204835" w:rsidRDefault="007F4652" w:rsidP="00EF71B4">
      <w:pPr>
        <w:pStyle w:val="Standartnitext"/>
        <w:ind w:firstLine="432"/>
      </w:pPr>
      <w:r>
        <w:t xml:space="preserve">Na základě </w:t>
      </w:r>
      <w:r w:rsidR="00B72403">
        <w:t xml:space="preserve">popsaných </w:t>
      </w:r>
      <w:r>
        <w:t>experimentů lze konstatovat tři obecné rysy</w:t>
      </w:r>
      <w:r w:rsidR="009D545E">
        <w:t xml:space="preserve"> algoritmů pro generování logicky uspořádaných prostorů</w:t>
      </w:r>
      <w:r>
        <w:t>. Za prvé je třeba účelným způsobem předzpracovat vstupní data. Algoritmu musí být</w:t>
      </w:r>
      <w:r w:rsidR="009D545E">
        <w:t xml:space="preserve"> obvykle</w:t>
      </w:r>
      <w:r>
        <w:t xml:space="preserve"> připraveny</w:t>
      </w:r>
      <w:r w:rsidR="008434FA">
        <w:t xml:space="preserve"> vhodně</w:t>
      </w:r>
      <w:r w:rsidR="009D545E">
        <w:t xml:space="preserve"> zakódované</w:t>
      </w:r>
      <w:r>
        <w:t xml:space="preserve"> partikulární části žádoucího obsahu</w:t>
      </w:r>
      <w:r w:rsidR="009D545E">
        <w:t>. Ve fázi generování jsou</w:t>
      </w:r>
      <w:r w:rsidR="009D3714">
        <w:t xml:space="preserve"> pak</w:t>
      </w:r>
      <w:r w:rsidR="009D545E">
        <w:t xml:space="preserve"> kromě nahodile logické redistribuce těchto částí, zachovány</w:t>
      </w:r>
      <w:r w:rsidR="009D3714">
        <w:t xml:space="preserve"> naučené</w:t>
      </w:r>
      <w:r>
        <w:t xml:space="preserve"> relace, ve kterých tyto části </w:t>
      </w:r>
      <w:r w:rsidR="009D545E">
        <w:t>figuroval</w:t>
      </w:r>
      <w:r w:rsidR="009D3714">
        <w:t>y</w:t>
      </w:r>
      <w:r w:rsidR="009D545E">
        <w:t xml:space="preserve"> v rámci uč</w:t>
      </w:r>
      <w:r w:rsidR="008434FA">
        <w:t>ení. V</w:t>
      </w:r>
      <w:r w:rsidR="009D545E">
        <w:t xml:space="preserve"> první</w:t>
      </w:r>
      <w:r w:rsidR="00833DD2">
        <w:t>m</w:t>
      </w:r>
      <w:r w:rsidR="009D545E">
        <w:t xml:space="preserve"> příkladu generování herního levelu, byly těmito částmi jednotlivé sloupce </w:t>
      </w:r>
      <w:r w:rsidR="009D3714">
        <w:t xml:space="preserve">a onou naučenou relací </w:t>
      </w:r>
      <w:r w:rsidR="008434FA">
        <w:t>byla</w:t>
      </w:r>
      <w:r w:rsidR="009D3714">
        <w:t xml:space="preserve"> posloupnost sloupců za sebou. </w:t>
      </w:r>
      <w:r w:rsidR="00833DD2">
        <w:t>Dále</w:t>
      </w:r>
      <w:r w:rsidR="009D3714">
        <w:t xml:space="preserve"> je třeba vhodně variovat tyto relace sledujíce princip PCG „řízené nahodilosti“. Za třetí si lze všimnout, že generování probíhá obvykle sekvenčně, kdy stav aktuálního prostoru vystupuje jako vstup pro další krok algoritmu.</w:t>
      </w:r>
    </w:p>
    <w:p w14:paraId="0116D1A3" w14:textId="2E632F2E" w:rsidR="00096B7C" w:rsidRDefault="00096B7C" w:rsidP="00466BD0">
      <w:pPr>
        <w:pStyle w:val="Heading1"/>
      </w:pPr>
      <w:bookmarkStart w:id="403" w:name="_Toc4652547"/>
      <w:r>
        <w:lastRenderedPageBreak/>
        <w:t>Technologie pro implementaci algoritmů strojového učení</w:t>
      </w:r>
      <w:bookmarkEnd w:id="403"/>
    </w:p>
    <w:p w14:paraId="2E15C08B" w14:textId="67C9382F" w:rsidR="00364A5C" w:rsidRPr="00364A5C" w:rsidRDefault="00364A5C" w:rsidP="00364A5C">
      <w:pPr>
        <w:pStyle w:val="Standartnitext"/>
        <w:ind w:firstLine="432"/>
      </w:pPr>
      <w:r>
        <w:t xml:space="preserve">Většina používaných knihoven pro účely implementace algoritmů strojového učení je dnes navázána na programovací jazyk Python. Jmenovitě to jsou například knihovny PyTorch, Scikit-learn, Tensorflow a </w:t>
      </w:r>
      <w:r w:rsidR="008434FA">
        <w:t>v této práci</w:t>
      </w:r>
      <w:r>
        <w:t xml:space="preserve"> užív</w:t>
      </w:r>
      <w:r w:rsidR="008434FA">
        <w:t>a</w:t>
      </w:r>
      <w:r>
        <w:t xml:space="preserve">ný </w:t>
      </w:r>
      <w:commentRangeStart w:id="404"/>
      <w:r>
        <w:t>Keras</w:t>
      </w:r>
      <w:commentRangeEnd w:id="404"/>
      <w:r w:rsidR="00B72403">
        <w:rPr>
          <w:rStyle w:val="CommentReference"/>
          <w:rFonts w:asciiTheme="minorHAnsi" w:hAnsiTheme="minorHAnsi" w:cstheme="minorBidi"/>
        </w:rPr>
        <w:commentReference w:id="404"/>
      </w:r>
      <w:r>
        <w:t>. Vzhledem k jednostrannému zaměření této práce na neuronové sítě budou postupně ve stručnosti představeny ty</w:t>
      </w:r>
      <w:r w:rsidR="00770957">
        <w:t xml:space="preserve"> technologie</w:t>
      </w:r>
      <w:r>
        <w:t>, se kterými se pracuje v praktické části</w:t>
      </w:r>
      <w:r w:rsidR="0080227D">
        <w:t xml:space="preserve"> a které jsou obecně základem pro aplikační práci s neuronovými sítěmi</w:t>
      </w:r>
      <w:r>
        <w:t>.</w:t>
      </w:r>
      <w:del w:id="405" w:author="Ježek Bruno" w:date="2019-03-28T08:33:00Z">
        <w:r w:rsidDel="004C0032">
          <w:delText xml:space="preserve">  </w:delText>
        </w:r>
      </w:del>
      <w:ins w:id="406" w:author="Ježek Bruno" w:date="2019-03-28T08:33:00Z">
        <w:r w:rsidR="004C0032">
          <w:t xml:space="preserve"> </w:t>
        </w:r>
      </w:ins>
    </w:p>
    <w:p w14:paraId="637517E1" w14:textId="7443CD68" w:rsidR="00096B7C" w:rsidRDefault="00905AA5" w:rsidP="00905AA5">
      <w:pPr>
        <w:pStyle w:val="Heading2"/>
      </w:pPr>
      <w:bookmarkStart w:id="407" w:name="_Toc4652548"/>
      <w:r>
        <w:t>Python</w:t>
      </w:r>
      <w:bookmarkEnd w:id="407"/>
    </w:p>
    <w:p w14:paraId="682C05C4" w14:textId="632FE803" w:rsidR="006F4EE2" w:rsidRPr="006F4EE2" w:rsidRDefault="00BB0231" w:rsidP="00364A5C">
      <w:pPr>
        <w:pStyle w:val="Standartnitext"/>
        <w:ind w:firstLine="576"/>
      </w:pPr>
      <w:r>
        <w:t>Python je</w:t>
      </w:r>
      <w:r w:rsidR="00103370">
        <w:t xml:space="preserve"> opensource</w:t>
      </w:r>
      <w:r>
        <w:t xml:space="preserve"> intepretovaný</w:t>
      </w:r>
      <w:r w:rsidR="00103370">
        <w:t>, multiplatformní</w:t>
      </w:r>
      <w:r>
        <w:t xml:space="preserve"> </w:t>
      </w:r>
      <w:r w:rsidR="00103370">
        <w:t xml:space="preserve">jazyk s čistou syntaxí evokující pseudokód. Obecně je dnes tento jazyk používán především ve vědecké </w:t>
      </w:r>
      <w:del w:id="408" w:author="Ježek Bruno" w:date="2019-03-28T09:50:00Z">
        <w:r w:rsidR="008434FA" w:rsidDel="00B72403">
          <w:br/>
        </w:r>
      </w:del>
      <w:r w:rsidR="00103370">
        <w:t>a technologické komunitě. Důvody pro jeho užívání vystihuje Oliphant</w:t>
      </w:r>
      <w:r w:rsidR="00B72403">
        <w:t xml:space="preserve"> </w:t>
      </w:r>
      <w:r w:rsidR="00B72403">
        <w:fldChar w:fldCharType="begin"/>
      </w:r>
      <w:r w:rsidR="00B72403">
        <w:instrText xml:space="preserve"> ADDIN ZOTERO_ITEM CSL_CITATION {"citationID":"IDDQgaFI","properties":{"formattedCitation":"(Oliphant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B72403">
        <w:fldChar w:fldCharType="separate"/>
      </w:r>
      <w:r w:rsidR="00B72403" w:rsidRPr="007911EC">
        <w:t>(Oliphant 2007)</w:t>
      </w:r>
      <w:r w:rsidR="00B72403">
        <w:fldChar w:fldCharType="end"/>
      </w:r>
      <w:r w:rsidR="00B72403">
        <w:t>.</w:t>
      </w:r>
      <w:r w:rsidR="00103370">
        <w:t xml:space="preserve"> V první řadě je to obrovské množství jak nativních, tak dodatečných knihoven, které řeší komplexní úlohy vyplynul</w:t>
      </w:r>
      <w:r w:rsidR="008434FA">
        <w:t>é</w:t>
      </w:r>
      <w:r w:rsidR="00103370">
        <w:t xml:space="preserve"> z vědeckých potřeb.</w:t>
      </w:r>
      <w:r w:rsidR="00162545">
        <w:t xml:space="preserve"> Jmenovitě se jedná</w:t>
      </w:r>
      <w:del w:id="409" w:author="Ježek Bruno" w:date="2019-03-28T08:33:00Z">
        <w:r w:rsidR="00162545" w:rsidDel="004C0032">
          <w:delText xml:space="preserve">  </w:delText>
        </w:r>
      </w:del>
      <w:ins w:id="410" w:author="Ježek Bruno" w:date="2019-03-28T08:33:00Z">
        <w:r w:rsidR="004C0032">
          <w:t xml:space="preserve"> </w:t>
        </w:r>
      </w:ins>
      <w:r w:rsidR="00162545">
        <w:t>například o</w:t>
      </w:r>
      <w:r w:rsidR="00B72403">
        <w:t> </w:t>
      </w:r>
      <w:r w:rsidR="00162545">
        <w:t>vizualizační nástroje, knihovny pro statistiku, strojové učení a mnohé další.</w:t>
      </w:r>
      <w:r w:rsidR="00B608F6">
        <w:t xml:space="preserve"> Za druhé lze j</w:t>
      </w:r>
      <w:r w:rsidR="00103370">
        <w:t>azyk užívat jak pro</w:t>
      </w:r>
      <w:r w:rsidR="008434FA">
        <w:t>ce</w:t>
      </w:r>
      <w:r w:rsidR="00103370">
        <w:t xml:space="preserve">durálním, tak i objektovým způsobem. </w:t>
      </w:r>
      <w:r w:rsidR="00B608F6">
        <w:t>A konečně</w:t>
      </w:r>
      <w:r w:rsidR="00103370">
        <w:t xml:space="preserve"> </w:t>
      </w:r>
      <w:r w:rsidR="00364A5C">
        <w:t>P</w:t>
      </w:r>
      <w:r w:rsidR="00103370">
        <w:t>ython umožňuje živou interakci s běžícím kódem a</w:t>
      </w:r>
      <w:r w:rsidR="00364A5C">
        <w:t xml:space="preserve"> má velice silnou odbornou komunitu uživatelů.</w:t>
      </w:r>
    </w:p>
    <w:p w14:paraId="7AAE9B5D" w14:textId="07F166C7" w:rsidR="00905AA5" w:rsidRDefault="00364A5C" w:rsidP="00905AA5">
      <w:pPr>
        <w:pStyle w:val="Heading2"/>
      </w:pPr>
      <w:bookmarkStart w:id="411" w:name="_Toc4652549"/>
      <w:r>
        <w:t>NumP</w:t>
      </w:r>
      <w:r w:rsidR="00905AA5">
        <w:t>y</w:t>
      </w:r>
      <w:bookmarkEnd w:id="411"/>
    </w:p>
    <w:p w14:paraId="4E72CA5C" w14:textId="5D4C69DF" w:rsidR="00050CD6" w:rsidRDefault="00364A5C" w:rsidP="00364A5C">
      <w:pPr>
        <w:pStyle w:val="Standartnitext"/>
        <w:ind w:firstLine="576"/>
      </w:pPr>
      <w:r>
        <w:t xml:space="preserve">NumPy je </w:t>
      </w:r>
      <w:r w:rsidR="00050CD6">
        <w:t>dle Oliphanta podstatným důvodem</w:t>
      </w:r>
      <w:r w:rsidR="00B700D2">
        <w:t xml:space="preserve"> akademické</w:t>
      </w:r>
      <w:r w:rsidR="00050CD6">
        <w:t xml:space="preserve"> oblíbenosti Pythonu </w:t>
      </w:r>
      <w:r w:rsidR="00050CD6">
        <w:fldChar w:fldCharType="begin"/>
      </w:r>
      <w:r w:rsidR="00050CD6">
        <w:instrText xml:space="preserve"> ADDIN ZOTERO_ITEM CSL_CITATION {"citationID":"0GY6cIXz","properties":{"formattedCitation":"(Oliphant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050CD6">
        <w:fldChar w:fldCharType="separate"/>
      </w:r>
      <w:r w:rsidR="007911EC" w:rsidRPr="007911EC">
        <w:t>(Oliphant 2007)</w:t>
      </w:r>
      <w:r w:rsidR="00050CD6">
        <w:fldChar w:fldCharType="end"/>
      </w:r>
      <w:r w:rsidR="00050CD6">
        <w:t>. Je to knihovna, která umožňuje za pomocí vyššího jazyku, kterým Python je,</w:t>
      </w:r>
      <w:r w:rsidR="00B700D2">
        <w:t xml:space="preserve"> efektivně</w:t>
      </w:r>
      <w:r w:rsidR="00050CD6">
        <w:t xml:space="preserve"> implementovat numerické operace (především na maticích </w:t>
      </w:r>
      <w:del w:id="412" w:author="Ježek Bruno" w:date="2019-03-28T09:51:00Z">
        <w:r w:rsidR="008434FA" w:rsidDel="00B72403">
          <w:br/>
        </w:r>
      </w:del>
      <w:r w:rsidR="00050CD6">
        <w:t xml:space="preserve">a tensorech obecně). Za touto efektivitou stojí tři složky. </w:t>
      </w:r>
      <w:r w:rsidR="008434FA">
        <w:t>V první řadě je to</w:t>
      </w:r>
      <w:r w:rsidR="00050CD6">
        <w:t xml:space="preserve"> vektorizace veškerých výpočtů</w:t>
      </w:r>
      <w:r w:rsidR="00162545">
        <w:t>, za pomocí operací</w:t>
      </w:r>
      <w:r w:rsidR="00024AB7">
        <w:t xml:space="preserve"> </w:t>
      </w:r>
      <w:r w:rsidR="00162545">
        <w:t>implementovaných v jazyce C</w:t>
      </w:r>
      <w:r w:rsidR="00050CD6">
        <w:t>. Za druhé efektivní správa promě</w:t>
      </w:r>
      <w:r w:rsidR="00833DD2">
        <w:t>n</w:t>
      </w:r>
      <w:r w:rsidR="00050CD6">
        <w:t xml:space="preserve">ných v paměti a za třetí minimalizace počtu operací </w:t>
      </w:r>
      <w:r w:rsidR="00050CD6">
        <w:fldChar w:fldCharType="begin"/>
      </w:r>
      <w:r w:rsidR="00050CD6">
        <w:instrText xml:space="preserve"> ADDIN ZOTERO_ITEM CSL_CITATION {"citationID":"zFeH7gJd","properties":{"formattedCitation":"(Van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050CD6">
        <w:fldChar w:fldCharType="separate"/>
      </w:r>
      <w:r w:rsidR="007911EC" w:rsidRPr="007911EC">
        <w:t>(Van Der Walt et al. 2011)</w:t>
      </w:r>
      <w:r w:rsidR="00050CD6">
        <w:fldChar w:fldCharType="end"/>
      </w:r>
      <w:r w:rsidR="00050CD6">
        <w:t>.</w:t>
      </w:r>
      <w:r w:rsidR="006D4236">
        <w:t xml:space="preserve"> V souvislosti se strojovým učením se NumPy využívá při předzpracování dat a</w:t>
      </w:r>
      <w:r w:rsidR="00770957">
        <w:t xml:space="preserve"> je</w:t>
      </w:r>
      <w:r w:rsidR="006D4236">
        <w:t xml:space="preserve"> rovněž</w:t>
      </w:r>
      <w:r w:rsidR="00770957">
        <w:t xml:space="preserve"> </w:t>
      </w:r>
      <w:r w:rsidR="009F6408">
        <w:t>nativní</w:t>
      </w:r>
      <w:r w:rsidR="00770957">
        <w:t xml:space="preserve"> součástí většiny knihoven</w:t>
      </w:r>
      <w:r w:rsidR="00034990">
        <w:t xml:space="preserve"> pro strojové učení</w:t>
      </w:r>
      <w:r w:rsidR="00770957">
        <w:t>.</w:t>
      </w:r>
    </w:p>
    <w:p w14:paraId="3F6CD538" w14:textId="069EE9CD" w:rsidR="00B608F6" w:rsidRDefault="00050CD6" w:rsidP="00364A5C">
      <w:pPr>
        <w:pStyle w:val="Standartnitext"/>
        <w:ind w:firstLine="576"/>
      </w:pPr>
      <w:r>
        <w:t>Základní st</w:t>
      </w:r>
      <w:r w:rsidR="008434FA">
        <w:t>r</w:t>
      </w:r>
      <w:r>
        <w:t>ukturou (objektem) této knihovny je NumPy pole</w:t>
      </w:r>
      <w:r w:rsidR="006D4236">
        <w:t xml:space="preserve"> (ndarray)</w:t>
      </w:r>
      <w:r>
        <w:t>.</w:t>
      </w:r>
      <w:r w:rsidR="00B700D2">
        <w:t xml:space="preserve"> Primární charakteristikou tohoto pole je, že každý jeho prvek může být</w:t>
      </w:r>
      <w:r w:rsidR="006D4236">
        <w:t xml:space="preserve"> nadále</w:t>
      </w:r>
      <w:r w:rsidR="00B700D2">
        <w:t xml:space="preserve"> </w:t>
      </w:r>
      <w:r w:rsidR="00B700D2">
        <w:lastRenderedPageBreak/>
        <w:t>vícedimenzionální.</w:t>
      </w:r>
      <w:r w:rsidR="006D4236">
        <w:t xml:space="preserve"> Van der Walt konstatuje, že:</w:t>
      </w:r>
      <w:r w:rsidR="00B700D2">
        <w:t xml:space="preserve"> </w:t>
      </w:r>
      <w:r w:rsidR="006D4236">
        <w:rPr>
          <w:i/>
        </w:rPr>
        <w:t>„...NumPy pole je pouze příhodný způsob popisu jednoho nebo více bloků paměti za účelem jednoduché manipulace s reprezentovanými čísl</w:t>
      </w:r>
      <w:r w:rsidR="008434FA">
        <w:rPr>
          <w:i/>
        </w:rPr>
        <w:t>y</w:t>
      </w:r>
      <w:r w:rsidR="006D4236">
        <w:rPr>
          <w:i/>
        </w:rPr>
        <w:t>.“</w:t>
      </w:r>
      <w:r w:rsidR="00B608F6">
        <w:t>. Každá</w:t>
      </w:r>
      <w:r w:rsidR="00770957">
        <w:t xml:space="preserve"> ndarray struktura si drží ukazatel na první byte v poli, datový typ prvků, svůj tvar (shape), počet kroků pro skok na další element</w:t>
      </w:r>
      <w:r w:rsidR="00B608F6">
        <w:t xml:space="preserve"> (strides)</w:t>
      </w:r>
      <w:r w:rsidR="00770957">
        <w:t xml:space="preserve"> </w:t>
      </w:r>
      <w:del w:id="413" w:author="Ježek Bruno" w:date="2019-03-28T09:52:00Z">
        <w:r w:rsidR="008434FA" w:rsidDel="00B72403">
          <w:br/>
        </w:r>
      </w:del>
      <w:r w:rsidR="00770957">
        <w:t>a příznaky</w:t>
      </w:r>
      <w:r w:rsidR="008434FA">
        <w:t>,</w:t>
      </w:r>
      <w:r w:rsidR="00770957">
        <w:t xml:space="preserve"> zdali je možné s polem manipulovat.</w:t>
      </w:r>
    </w:p>
    <w:p w14:paraId="30406544" w14:textId="207CAEA6" w:rsidR="00364A5C" w:rsidRPr="00B700D2" w:rsidRDefault="00B608F6" w:rsidP="00364A5C">
      <w:pPr>
        <w:pStyle w:val="Standartnitext"/>
        <w:ind w:firstLine="576"/>
      </w:pPr>
      <w:r>
        <w:t xml:space="preserve">Důležitým parametrem je především onen počet kroků. Van der Walt tak hovoří o „krokovém paměťovém modelu“, který umožňuje intepretaci paměti na více způsobů bez nutnosti kopírovat data. </w:t>
      </w:r>
      <w:r w:rsidR="00024AB7">
        <w:t xml:space="preserve">Toho se využívá především při manipulaci s tvarem (shape) multidimenzionálního pole, kdy </w:t>
      </w:r>
      <w:r w:rsidR="004323C1">
        <w:t>dochází</w:t>
      </w:r>
      <w:r w:rsidR="00024AB7">
        <w:t xml:space="preserve"> pouze k přepočítání potřebných kroků. </w:t>
      </w:r>
      <w:r w:rsidR="006F5C54">
        <w:fldChar w:fldCharType="begin"/>
      </w:r>
      <w:r w:rsidR="006F5C54">
        <w:instrText xml:space="preserve"> ADDIN ZOTERO_ITEM CSL_CITATION {"citationID":"K8qDc5Gs","properties":{"formattedCitation":"(Van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6F5C54">
        <w:fldChar w:fldCharType="separate"/>
      </w:r>
      <w:r w:rsidR="007911EC" w:rsidRPr="007911EC">
        <w:t>(Van Der Walt et al. 2011)</w:t>
      </w:r>
      <w:r w:rsidR="006F5C54">
        <w:fldChar w:fldCharType="end"/>
      </w:r>
      <w:r w:rsidR="00162545">
        <w:t>.</w:t>
      </w:r>
    </w:p>
    <w:p w14:paraId="523BD5D5" w14:textId="176348BC" w:rsidR="00905AA5" w:rsidRDefault="00905AA5" w:rsidP="00905AA5">
      <w:pPr>
        <w:pStyle w:val="Heading2"/>
      </w:pPr>
      <w:bookmarkStart w:id="414" w:name="_Toc4652550"/>
      <w:r>
        <w:t>TensorFlow</w:t>
      </w:r>
      <w:bookmarkEnd w:id="414"/>
    </w:p>
    <w:p w14:paraId="56EA0167" w14:textId="1417DED2" w:rsidR="008C1196" w:rsidRDefault="008C1196" w:rsidP="008C1196">
      <w:pPr>
        <w:pStyle w:val="Standartnitext"/>
        <w:ind w:firstLine="576"/>
      </w:pPr>
      <w:r>
        <w:t>Tensorflow je knihovna pro podporu strojového učení vyvíjen</w:t>
      </w:r>
      <w:r w:rsidR="008434FA">
        <w:t>á</w:t>
      </w:r>
      <w:r>
        <w:t xml:space="preserve"> společností Google.</w:t>
      </w:r>
      <w:r w:rsidR="00B1531E">
        <w:t xml:space="preserve"> Primárně funguje v Pythonovském kontextu, ale existují </w:t>
      </w:r>
      <w:r w:rsidR="004323C1">
        <w:t>i alternativy</w:t>
      </w:r>
      <w:r w:rsidR="00B1531E">
        <w:t xml:space="preserve"> </w:t>
      </w:r>
      <w:r w:rsidR="004323C1">
        <w:t>a</w:t>
      </w:r>
      <w:r w:rsidR="00B1531E">
        <w:t xml:space="preserve"> API pro jiné jazyky.</w:t>
      </w:r>
      <w:r w:rsidR="00B10524">
        <w:t xml:space="preserve"> Umožňuje poměrně komplikovanou distribuci výpočtů na výpočetní jednotky</w:t>
      </w:r>
      <w:r w:rsidR="00215DDE">
        <w:t>, popřípadě jejich paralelizaci</w:t>
      </w:r>
      <w:r w:rsidR="00BA2E18">
        <w:t xml:space="preserve"> či naopak synchronizaci</w:t>
      </w:r>
      <w:r w:rsidR="00215DDE">
        <w:t>. O</w:t>
      </w:r>
      <w:r w:rsidR="00B10524">
        <w:t>becně je tato knihovna u</w:t>
      </w:r>
      <w:r w:rsidR="00EE1FF5">
        <w:t>z</w:t>
      </w:r>
      <w:r w:rsidR="00B10524">
        <w:t>působena pro experimentální a dobře kontrolovatelný vývoj</w:t>
      </w:r>
      <w:r w:rsidR="00B1531E">
        <w:t xml:space="preserve"> nejen algoritmů strojového učení</w:t>
      </w:r>
      <w:r w:rsidR="00B10524">
        <w:t>.</w:t>
      </w:r>
      <w:r>
        <w:t xml:space="preserve"> </w:t>
      </w:r>
      <w:r w:rsidR="00DC3565">
        <w:t>Myšlenka této knihovny je založena na toku operací uspořádaných v</w:t>
      </w:r>
      <w:r w:rsidR="00B1531E">
        <w:t> </w:t>
      </w:r>
      <w:r w:rsidR="00DC3565">
        <w:t>grafu</w:t>
      </w:r>
      <w:r w:rsidR="00B1531E">
        <w:t>.</w:t>
      </w:r>
      <w:r w:rsidR="00DC3565">
        <w:t xml:space="preserve"> Tyto operace jsou výlučně prováděny na tensorech tj. vstupem i výstupem je tensor</w:t>
      </w:r>
      <w:r w:rsidR="00B1531E">
        <w:t xml:space="preserve"> (v Pythonu se jedná o ndarray)</w:t>
      </w:r>
      <w:r w:rsidR="00DC3565">
        <w:t>. Inte</w:t>
      </w:r>
      <w:ins w:id="415" w:author="Ježek Bruno" w:date="2019-03-28T09:52:00Z">
        <w:r w:rsidR="00B72403">
          <w:t>r</w:t>
        </w:r>
      </w:ins>
      <w:r w:rsidR="00DC3565">
        <w:t>pretováno jinak: Vrcholy tohoto grafu reprezentují matematické oper</w:t>
      </w:r>
      <w:r w:rsidR="00C30CB2">
        <w:t>ace, které vlastní či mění stav</w:t>
      </w:r>
      <w:r w:rsidR="00B10524">
        <w:t xml:space="preserve"> výpočtu</w:t>
      </w:r>
      <w:r w:rsidR="00C30CB2">
        <w:t>. Po hranác</w:t>
      </w:r>
      <w:r w:rsidR="00B10524">
        <w:t xml:space="preserve">h pak </w:t>
      </w:r>
      <w:r w:rsidR="004323C1">
        <w:t>„</w:t>
      </w:r>
      <w:r w:rsidR="00B10524">
        <w:t>proudí</w:t>
      </w:r>
      <w:r w:rsidR="004323C1">
        <w:t>“</w:t>
      </w:r>
      <w:r w:rsidR="00B10524">
        <w:t xml:space="preserve"> jednotlivé tensory</w:t>
      </w:r>
      <w:r w:rsidR="00BA2E18">
        <w:t xml:space="preserve"> Kromě jiného obsahuje tensorflow nástroje pro diferenciaci libovolné chybové funkce. </w:t>
      </w:r>
      <w:r w:rsidR="00C30CB2">
        <w:fldChar w:fldCharType="begin"/>
      </w:r>
      <w:r w:rsidR="00C30CB2">
        <w:instrText xml:space="preserve"> ADDIN ZOTERO_ITEM CSL_CITATION {"citationID":"FLSpQfNc","properties":{"formattedCitation":"(Abadi et al. nedatov\\uc0\\u225{}no)","plainCitation":"(Abadi et al. nedatováno)","noteIndex":0},"citationItems":[{"id":916,"uris":["http://zotero.org/users/local/IbRhotwj/items/VDVA2D3E"],"uri":["http://zotero.org/users/local/IbRhotwj/items/VDVA2D3E"],"itemData":{"id":916,"type":"article-journal","title":"TensorFlow: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schema":"https://github.com/citation-style-language/schema/raw/master/csl-citation.json"} </w:instrText>
      </w:r>
      <w:r w:rsidR="00C30CB2">
        <w:fldChar w:fldCharType="separate"/>
      </w:r>
      <w:r w:rsidR="007911EC" w:rsidRPr="007911EC">
        <w:rPr>
          <w:rFonts w:cs="Times New Roman"/>
          <w:szCs w:val="24"/>
        </w:rPr>
        <w:t>(Abadi et al. nedatováno)</w:t>
      </w:r>
      <w:r w:rsidR="00C30CB2">
        <w:fldChar w:fldCharType="end"/>
      </w:r>
      <w:r w:rsidR="00B10524">
        <w:t>.</w:t>
      </w:r>
      <w:r w:rsidR="00BA2E18">
        <w:t xml:space="preserve"> </w:t>
      </w:r>
    </w:p>
    <w:p w14:paraId="50BC9F1C" w14:textId="39BA8787" w:rsidR="00B1531E" w:rsidRDefault="00BA2E18" w:rsidP="00B1531E">
      <w:pPr>
        <w:pStyle w:val="Standartnitext"/>
        <w:ind w:firstLine="576"/>
      </w:pPr>
      <w:r>
        <w:t>Omezíme-li se na modely hlubokého učení, umožňuje Tensorflow v podstatě dva přístupy k implementaci. Odpovídá tomu i rozdělení oficiální dokumentace na „High level APIs“ a „Low Level APIs“. První „High level funkcionalit</w:t>
      </w:r>
      <w:r w:rsidR="00216C7F">
        <w:t>a“</w:t>
      </w:r>
      <w:r>
        <w:t xml:space="preserve"> se překrývá se specifikací knihovny Keras a bude pojednána v následující kapitole. Je to právě ono „Low Level API“, které</w:t>
      </w:r>
      <w:r w:rsidR="00B1531E">
        <w:t xml:space="preserve"> </w:t>
      </w:r>
      <w:r w:rsidR="008E012D">
        <w:t>s</w:t>
      </w:r>
      <w:r w:rsidR="00B1531E">
        <w:t xml:space="preserve"> </w:t>
      </w:r>
      <w:r w:rsidR="00EF71B4">
        <w:t>pomocí nativních</w:t>
      </w:r>
      <w:r w:rsidR="00B1531E">
        <w:t xml:space="preserve"> struktur </w:t>
      </w:r>
      <w:r>
        <w:t xml:space="preserve">umožňuje značnou kontrolu nad </w:t>
      </w:r>
      <w:r w:rsidR="00B1531E">
        <w:t xml:space="preserve">budovanými </w:t>
      </w:r>
      <w:commentRangeStart w:id="416"/>
      <w:r w:rsidR="00B1531E">
        <w:t>modely</w:t>
      </w:r>
      <w:commentRangeEnd w:id="416"/>
      <w:r w:rsidR="00652D69">
        <w:rPr>
          <w:rStyle w:val="CommentReference"/>
          <w:rFonts w:asciiTheme="minorHAnsi" w:hAnsiTheme="minorHAnsi" w:cstheme="minorBidi"/>
        </w:rPr>
        <w:commentReference w:id="416"/>
      </w:r>
      <w:r w:rsidR="00652D69">
        <w:t>.</w:t>
      </w:r>
      <w:r w:rsidR="00B1531E">
        <w:t xml:space="preserve"> V praktické části této práce se však s tímto API nepracuje, proto nebude nadále </w:t>
      </w:r>
      <w:r w:rsidR="008E012D">
        <w:t>popisováno</w:t>
      </w:r>
      <w:r w:rsidR="00B1531E">
        <w:t>.</w:t>
      </w:r>
    </w:p>
    <w:p w14:paraId="783C0FD3" w14:textId="10C55093" w:rsidR="00DC3565" w:rsidRPr="008C1196" w:rsidRDefault="00EE1FF5" w:rsidP="008C1196">
      <w:pPr>
        <w:pStyle w:val="Standartnitext"/>
        <w:ind w:firstLine="576"/>
      </w:pPr>
      <w:r>
        <w:t>Za poslední zmínku z knihovny TensorFlow stojí nástroj TensorBoard, který slouží k vizualizaci jednotlivých fází učení modelů a mnohým dalším vi</w:t>
      </w:r>
      <w:r w:rsidR="00E25BBD">
        <w:t>z</w:t>
      </w:r>
      <w:r>
        <w:t xml:space="preserve">ualizačním </w:t>
      </w:r>
      <w:del w:id="417" w:author="Ježek Bruno" w:date="2019-03-28T09:59:00Z">
        <w:r w:rsidR="008434FA" w:rsidDel="00172A2F">
          <w:br/>
        </w:r>
      </w:del>
      <w:r>
        <w:lastRenderedPageBreak/>
        <w:t xml:space="preserve">a optimalizačním potřebám vývojáře. Umí rovněž vizualizovat celý nadefinovaný komputační graf. </w:t>
      </w:r>
    </w:p>
    <w:p w14:paraId="2AF3DBE1" w14:textId="62B04A21" w:rsidR="00905AA5" w:rsidRPr="00905AA5" w:rsidRDefault="00496118" w:rsidP="00905AA5">
      <w:pPr>
        <w:pStyle w:val="Heading2"/>
      </w:pPr>
      <w:bookmarkStart w:id="418" w:name="_Toc4652551"/>
      <w:r>
        <w:t>Keras</w:t>
      </w:r>
      <w:bookmarkEnd w:id="418"/>
    </w:p>
    <w:p w14:paraId="1E21FF63" w14:textId="1E6D1535" w:rsidR="00466BD0" w:rsidRDefault="00BD57DA" w:rsidP="00BD57DA">
      <w:pPr>
        <w:pStyle w:val="Standartnitext"/>
        <w:ind w:firstLine="432"/>
      </w:pPr>
      <w:r>
        <w:t>Keras je již zmiňované „High level API“ prim</w:t>
      </w:r>
      <w:r w:rsidR="008434FA">
        <w:t>árně určené pro jednoduché budo</w:t>
      </w:r>
      <w:r>
        <w:t xml:space="preserve">vání modelů hlubokého učení. S jeho pomocí lze </w:t>
      </w:r>
      <w:r w:rsidR="00216C7F">
        <w:t xml:space="preserve">implementovat a </w:t>
      </w:r>
      <w:r>
        <w:t xml:space="preserve">parametrizovat většinu základních architektur (CNN, RNN, LSTM, ANN, GAN) </w:t>
      </w:r>
      <w:r w:rsidR="00216C7F">
        <w:t>včetně</w:t>
      </w:r>
      <w:r>
        <w:t xml:space="preserve"> jejich variant pro</w:t>
      </w:r>
      <w:r w:rsidR="00C46A53">
        <w:t xml:space="preserve"> praktické a aplikační potřeby.</w:t>
      </w:r>
    </w:p>
    <w:p w14:paraId="0B37B451" w14:textId="564D8649" w:rsidR="00FD7F65" w:rsidRDefault="00FD7F65" w:rsidP="00BD57DA">
      <w:pPr>
        <w:pStyle w:val="Standartnitext"/>
        <w:ind w:firstLine="432"/>
      </w:pPr>
      <w:r>
        <w:t>Uživatelská přívětivost je podstatnou zásadou této knihovny, proto je možné nadefinovat funkční modely velice rychle. Keras je nadstav</w:t>
      </w:r>
      <w:r w:rsidR="00F0096B">
        <w:t>b</w:t>
      </w:r>
      <w:r>
        <w:t>ou nad TensorFlow, popřípadě jinými alternativami</w:t>
      </w:r>
      <w:r w:rsidR="00162545">
        <w:t xml:space="preserve"> knihoven strojového učení jako je například Theano</w:t>
      </w:r>
      <w:r>
        <w:t xml:space="preserve">. Pro trénování implementovaných modelů lze s výhodou využít grafického hardwaru, kde mohou výpočty na tensorech probíhat paralelně a celý proces </w:t>
      </w:r>
      <w:r w:rsidR="00C46A53">
        <w:t>je několikanásobně rychlejší.</w:t>
      </w:r>
    </w:p>
    <w:p w14:paraId="5FBA7BB7" w14:textId="340019CF" w:rsidR="00FD7F65" w:rsidRPr="00EE1FF5" w:rsidRDefault="0011351E" w:rsidP="00C46A53">
      <w:pPr>
        <w:pStyle w:val="Standartnitext"/>
        <w:ind w:firstLine="432"/>
      </w:pPr>
      <w:r>
        <w:t>Základní definovatelnou strukturou je v Kerasu Model.</w:t>
      </w:r>
      <w:r w:rsidR="004C0032">
        <w:t xml:space="preserve"> </w:t>
      </w:r>
      <w:r w:rsidR="009B4388">
        <w:t xml:space="preserve">Ten slouží jako placeholder pro různorodé druhy vrstev. Jednotlivé vrstvy lze do </w:t>
      </w:r>
      <w:r w:rsidR="00162545">
        <w:t>m</w:t>
      </w:r>
      <w:r w:rsidR="009B4388">
        <w:t>odelu přidávat buď sekvenčně jednu za druhou nebo je v případě komplikovanějších modelů možné definovat souslednost vrstev do grafu. Veškeré vrstvy jsou plně parametrizovatelné a jejich funkce se odvíjí od jejich typu. Keras podporuje standar</w:t>
      </w:r>
      <w:r w:rsidR="00F0096B">
        <w:t>d</w:t>
      </w:r>
      <w:r w:rsidR="009B4388">
        <w:t xml:space="preserve">ní plně propojené vrstvy, konvoluční triplety, rekurentní vrstvy a mnohé další. Keras rovněž obsahuje nativní nástroje pro datový preprocessing, </w:t>
      </w:r>
      <w:r w:rsidR="00FD7F65">
        <w:t>škálu callbacků</w:t>
      </w:r>
      <w:r w:rsidR="00162545">
        <w:t xml:space="preserve"> volatelných při trénování</w:t>
      </w:r>
      <w:r w:rsidR="00FD7F65">
        <w:t>, nástroje pro</w:t>
      </w:r>
      <w:r w:rsidR="009B4388">
        <w:t xml:space="preserve"> načítání standar</w:t>
      </w:r>
      <w:r w:rsidR="00F0096B">
        <w:t>d</w:t>
      </w:r>
      <w:r w:rsidR="009B4388">
        <w:t>ních datových sad</w:t>
      </w:r>
      <w:r w:rsidR="00FD7F65">
        <w:t>, vizualizační nástroje a další utility.</w:t>
      </w:r>
      <w:r w:rsidR="009B4388">
        <w:t xml:space="preserve"> </w:t>
      </w:r>
      <w:r w:rsidR="00FD7F65">
        <w:t>P</w:t>
      </w:r>
      <w:r w:rsidR="009B4388">
        <w:t>ochopitelně</w:t>
      </w:r>
      <w:r w:rsidR="00FD7F65">
        <w:t xml:space="preserve"> jsou přítomné parametrizovatelné funkce</w:t>
      </w:r>
      <w:r w:rsidR="009B4388">
        <w:t xml:space="preserve"> pro trénování a </w:t>
      </w:r>
      <w:r w:rsidR="00C46A53">
        <w:t>evaluaci nadefinovaných modelů.</w:t>
      </w:r>
    </w:p>
    <w:p w14:paraId="7F8E66A7" w14:textId="1455A0CA" w:rsidR="0054232F" w:rsidRDefault="00172A2F" w:rsidP="00496118">
      <w:pPr>
        <w:pStyle w:val="Heading1"/>
      </w:pPr>
      <w:bookmarkStart w:id="419" w:name="_Toc4652552"/>
      <w:r>
        <w:lastRenderedPageBreak/>
        <w:t xml:space="preserve">Návrh použití </w:t>
      </w:r>
      <w:r w:rsidR="00096B7C">
        <w:t xml:space="preserve">metod strojového učení </w:t>
      </w:r>
      <w:r w:rsidR="00A03348">
        <w:t>při</w:t>
      </w:r>
      <w:r w:rsidR="00096B7C">
        <w:t xml:space="preserve"> generování</w:t>
      </w:r>
      <w:bookmarkEnd w:id="419"/>
    </w:p>
    <w:p w14:paraId="1505182C" w14:textId="476C81F8" w:rsidR="00096B7C" w:rsidRDefault="00E62DA1" w:rsidP="00045669">
      <w:pPr>
        <w:pStyle w:val="Standartnitext"/>
      </w:pPr>
      <w:r>
        <w:t>Konkrétně specifikovaný cíl</w:t>
      </w:r>
      <w:r w:rsidR="00096B7C">
        <w:t xml:space="preserve"> této kapitoly a bakalářské práce vůbec je demonstrovat a evaluovat navrženou metodu pro generování </w:t>
      </w:r>
      <w:r w:rsidR="00EF3F47">
        <w:t>scény v diskrétním dvojrozměrném prostoru</w:t>
      </w:r>
      <w:r w:rsidR="00C46A53">
        <w:t>.</w:t>
      </w:r>
      <w:r w:rsidR="00045669">
        <w:t xml:space="preserve"> Veškeré implementace, které jsou zde demonstrovány byly implementovány v jazyce Python ve verzi 3.6. S daty bylo primárně pracována jako s csv soubory.</w:t>
      </w:r>
      <w:r w:rsidR="00F70503">
        <w:t xml:space="preserve"> Pro maticové vizualizace byl využita knihovna </w:t>
      </w:r>
      <w:commentRangeStart w:id="420"/>
      <w:r w:rsidR="00F70503">
        <w:rPr>
          <w:rFonts w:eastAsiaTheme="minorEastAsia"/>
        </w:rPr>
        <w:t>matpl</w:t>
      </w:r>
      <w:commentRangeEnd w:id="420"/>
      <w:r w:rsidR="00172A2F">
        <w:rPr>
          <w:rStyle w:val="CommentReference"/>
          <w:rFonts w:asciiTheme="minorHAnsi" w:hAnsiTheme="minorHAnsi" w:cstheme="minorBidi"/>
        </w:rPr>
        <w:commentReference w:id="420"/>
      </w:r>
      <w:r w:rsidR="00F70503">
        <w:rPr>
          <w:rFonts w:eastAsiaTheme="minorEastAsia"/>
        </w:rPr>
        <w:t>otlib</w:t>
      </w:r>
      <w:r w:rsidR="00F70503">
        <w:rPr>
          <w:rStyle w:val="FootnoteReference"/>
          <w:rFonts w:eastAsiaTheme="minorEastAsia"/>
        </w:rPr>
        <w:footnoteReference w:id="2"/>
      </w:r>
      <w:r w:rsidR="00F70503">
        <w:rPr>
          <w:rFonts w:eastAsiaTheme="minorEastAsia"/>
        </w:rPr>
        <w:t>.</w:t>
      </w:r>
    </w:p>
    <w:p w14:paraId="5F5F7700" w14:textId="747EDC89" w:rsidR="00E95A94" w:rsidRDefault="00E95A94" w:rsidP="00E95A94">
      <w:pPr>
        <w:pStyle w:val="Heading2"/>
      </w:pPr>
      <w:bookmarkStart w:id="421" w:name="_Toc4652553"/>
      <w:r>
        <w:t>Příklad hanojských věží</w:t>
      </w:r>
      <w:bookmarkEnd w:id="421"/>
    </w:p>
    <w:p w14:paraId="41DF73E6" w14:textId="47F46893" w:rsidR="00E95A94" w:rsidRPr="00E95A94" w:rsidRDefault="00E95A94" w:rsidP="00E95A94">
      <w:pPr>
        <w:pStyle w:val="Standartnitext"/>
        <w:ind w:firstLine="576"/>
      </w:pPr>
      <w:r>
        <w:t xml:space="preserve">Jako postranní úloha při zpracování bakalářské práce vznikla implementace, která svým principem předjímá postup hlavní aplikace. Ve stručnosti je zde tedy </w:t>
      </w:r>
      <w:commentRangeStart w:id="422"/>
      <w:r>
        <w:t>prezentována</w:t>
      </w:r>
      <w:commentRangeEnd w:id="422"/>
      <w:r w:rsidR="004615F6">
        <w:rPr>
          <w:rStyle w:val="CommentReference"/>
          <w:rFonts w:asciiTheme="minorHAnsi" w:hAnsiTheme="minorHAnsi" w:cstheme="minorBidi"/>
        </w:rPr>
        <w:commentReference w:id="422"/>
      </w:r>
      <w:r>
        <w:t>.</w:t>
      </w:r>
    </w:p>
    <w:p w14:paraId="5EC60EEB" w14:textId="77777777" w:rsidR="00125FE2" w:rsidRDefault="00125FE2" w:rsidP="00125FE2">
      <w:pPr>
        <w:pStyle w:val="Heading2"/>
      </w:pPr>
      <w:bookmarkStart w:id="423" w:name="_Toc4652554"/>
      <w:commentRangeStart w:id="424"/>
      <w:r>
        <w:t xml:space="preserve">Definice cíle a </w:t>
      </w:r>
      <w:r w:rsidR="0091782F">
        <w:t>východisek</w:t>
      </w:r>
      <w:bookmarkEnd w:id="423"/>
      <w:commentRangeEnd w:id="424"/>
      <w:r w:rsidR="00A11B5F">
        <w:rPr>
          <w:rStyle w:val="CommentReference"/>
          <w:rFonts w:asciiTheme="minorHAnsi" w:eastAsiaTheme="minorHAnsi" w:hAnsiTheme="minorHAnsi" w:cstheme="minorBidi"/>
          <w:b w:val="0"/>
          <w:color w:val="auto"/>
        </w:rPr>
        <w:commentReference w:id="424"/>
      </w:r>
    </w:p>
    <w:p w14:paraId="6F372602" w14:textId="13465265" w:rsidR="008E1A76" w:rsidRPr="0003225B" w:rsidRDefault="0003225B" w:rsidP="0003225B">
      <w:pPr>
        <w:pStyle w:val="Standartnitext"/>
      </w:pPr>
      <w:commentRangeStart w:id="425"/>
      <w:r>
        <w:t xml:space="preserve">Tato kapitola představuje předpoklady, východiska, a </w:t>
      </w:r>
      <w:r w:rsidR="000C1BCF">
        <w:t>užité</w:t>
      </w:r>
      <w:r>
        <w:t xml:space="preserve"> abstrakce, které byly v rámci </w:t>
      </w:r>
      <w:r w:rsidR="008E1A76">
        <w:t>prezent</w:t>
      </w:r>
      <w:r>
        <w:t>ované metody aplik</w:t>
      </w:r>
      <w:r w:rsidR="00E950EC">
        <w:t xml:space="preserve">ovány. </w:t>
      </w:r>
      <w:commentRangeEnd w:id="425"/>
      <w:r w:rsidR="00A11B5F">
        <w:rPr>
          <w:rStyle w:val="CommentReference"/>
          <w:rFonts w:asciiTheme="minorHAnsi" w:hAnsiTheme="minorHAnsi" w:cstheme="minorBidi"/>
        </w:rPr>
        <w:commentReference w:id="425"/>
      </w:r>
    </w:p>
    <w:p w14:paraId="282B9681" w14:textId="08F90D1B" w:rsidR="00EF3F47" w:rsidRDefault="008E1A76" w:rsidP="00125FE2">
      <w:pPr>
        <w:pStyle w:val="Standartnitext"/>
      </w:pPr>
      <w:r>
        <w:t>Na nejvyšší úrovni jsou v</w:t>
      </w:r>
      <w:r w:rsidR="00125FE2">
        <w:t>stupní data pro algoritmus definována jako scény</w:t>
      </w:r>
      <w:r w:rsidR="00155617">
        <w:t xml:space="preserve">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00125FE2">
        <w:t xml:space="preserve">. </w:t>
      </w:r>
      <w:r>
        <w:t>Scéna je diskrétním prostorem</w:t>
      </w:r>
      <w:r w:rsidR="0091782F">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možných pozic</w:t>
      </w:r>
      <w:r w:rsidR="00155617">
        <w:t xml:space="preserve"> </w:t>
      </w:r>
      <m:oMath>
        <m:r>
          <w:rPr>
            <w:rFonts w:ascii="Cambria Math" w:hAnsi="Cambria Math"/>
          </w:rPr>
          <m:t>P=</m:t>
        </m:r>
        <m:d>
          <m:dPr>
            <m:ctrlPr>
              <w:rPr>
                <w:rFonts w:ascii="Cambria Math" w:hAnsi="Cambria Math"/>
                <w:i/>
              </w:rPr>
            </m:ctrlPr>
          </m:dPr>
          <m:e>
            <m:r>
              <w:rPr>
                <w:rFonts w:ascii="Cambria Math" w:hAnsi="Cambria Math"/>
              </w:rPr>
              <m:t>x,y</m:t>
            </m:r>
          </m:e>
        </m:d>
      </m:oMath>
      <w:r w:rsidR="00155617">
        <w:rPr>
          <w:rFonts w:eastAsiaTheme="minorEastAsia"/>
        </w:rPr>
        <w:t xml:space="preserve">, kde </w:t>
      </w:r>
      <m:oMath>
        <m:r>
          <w:rPr>
            <w:rFonts w:ascii="Cambria Math" w:eastAsiaTheme="minorEastAsia" w:hAnsi="Cambria Math"/>
          </w:rPr>
          <m:t xml:space="preserve">x,y∈ </m:t>
        </m:r>
        <m:d>
          <m:dPr>
            <m:begChr m:val="〈"/>
            <m:endChr m:val="〉"/>
            <m:ctrlPr>
              <w:rPr>
                <w:rFonts w:ascii="Cambria Math" w:eastAsiaTheme="minorEastAsia" w:hAnsi="Cambria Math"/>
                <w:i/>
              </w:rPr>
            </m:ctrlPr>
          </m:dPr>
          <m:e>
            <m:r>
              <w:rPr>
                <w:rFonts w:ascii="Cambria Math" w:eastAsiaTheme="minorEastAsia" w:hAnsi="Cambria Math"/>
              </w:rPr>
              <m:t>0,n</m:t>
            </m:r>
          </m:e>
        </m:d>
      </m:oMath>
      <w:r w:rsidR="0091782F">
        <w:t xml:space="preserve"> </w:t>
      </w:r>
      <w:r w:rsidR="00155617">
        <w:t xml:space="preserve">a </w:t>
      </w:r>
      <m:oMath>
        <m:r>
          <w:rPr>
            <w:rFonts w:ascii="Cambria Math" w:hAnsi="Cambria Math"/>
          </w:rPr>
          <m:t>P∈M</m:t>
        </m:r>
      </m:oMath>
      <w:r w:rsidR="00EF3F47">
        <w:t>. Na těchto pozicích se mohou vyskytovat objekty</w:t>
      </w:r>
      <w:r>
        <w:t xml:space="preserve">. </w:t>
      </w:r>
    </w:p>
    <w:p w14:paraId="2B952900" w14:textId="776DA9B2" w:rsidR="00EF3F47" w:rsidRDefault="00962513" w:rsidP="00C46A53">
      <w:pPr>
        <w:pStyle w:val="Rovnice"/>
      </w:pPr>
      <m:oMathPara>
        <m:oMath>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oMath>
      </m:oMathPara>
    </w:p>
    <w:p w14:paraId="5EDCC479" w14:textId="5BF5EA0F" w:rsidR="00EF3F47" w:rsidRPr="00EF3F47" w:rsidRDefault="00012722" w:rsidP="00C46A53">
      <w:pPr>
        <w:pStyle w:val="CAPITION"/>
      </w:pPr>
      <w:r>
        <w:t>Rov.</w:t>
      </w:r>
      <w:r w:rsidR="00EF3F47">
        <w:t xml:space="preserve"> </w:t>
      </w:r>
      <w:r w:rsidR="009A0142">
        <w:rPr>
          <w:noProof/>
        </w:rPr>
        <w:fldChar w:fldCharType="begin"/>
      </w:r>
      <w:r w:rsidR="009A0142">
        <w:rPr>
          <w:noProof/>
        </w:rPr>
        <w:instrText xml:space="preserve"> SEQ Rov. \* ARABIC </w:instrText>
      </w:r>
      <w:r w:rsidR="009A0142">
        <w:rPr>
          <w:noProof/>
        </w:rPr>
        <w:fldChar w:fldCharType="separate"/>
      </w:r>
      <w:r>
        <w:rPr>
          <w:noProof/>
        </w:rPr>
        <w:t>8</w:t>
      </w:r>
      <w:r w:rsidR="009A0142">
        <w:rPr>
          <w:noProof/>
        </w:rPr>
        <w:fldChar w:fldCharType="end"/>
      </w:r>
      <w:r w:rsidR="00EF3F47">
        <w:t xml:space="preserve"> Příklad diskrétního prostoru </w:t>
      </w:r>
      <w:r w:rsidR="00D549F1">
        <w:t>3</w:t>
      </w:r>
      <w:r w:rsidR="00D549F1">
        <w:rPr>
          <w:vertAlign w:val="superscript"/>
        </w:rPr>
        <w:t>2</w:t>
      </w:r>
      <w:r w:rsidR="00EF3F47">
        <w:t xml:space="preserve">, kde </w:t>
      </w:r>
      <w:r w:rsidR="00155617">
        <w:t>každá pozice</w:t>
      </w:r>
      <w:r w:rsidR="00EF3F47">
        <w:t xml:space="preserve"> představuje jednu konkrétní třídu objektů</w:t>
      </w:r>
    </w:p>
    <w:p w14:paraId="31BA165C" w14:textId="0D78B608" w:rsidR="00AF1D2E" w:rsidRDefault="008E1A76" w:rsidP="00EF3F47">
      <w:pPr>
        <w:pStyle w:val="Standartnitext"/>
        <w:ind w:firstLine="708"/>
      </w:pPr>
      <w:r>
        <w:t>Dohromady vytvářejí</w:t>
      </w:r>
      <w:r w:rsidR="00AF1D2E">
        <w:t xml:space="preserve"> tyto objekty určitou množinu</w:t>
      </w:r>
      <w:r w:rsidR="00155617">
        <w:rPr>
          <w:rFonts w:eastAsiaTheme="minorEastAsia"/>
        </w:rPr>
        <w:t xml:space="preserve"> </w:t>
      </w:r>
      <m:oMath>
        <m:r>
          <w:rPr>
            <w:rFonts w:ascii="Cambria Math" w:hAnsi="Cambria Math"/>
          </w:rPr>
          <m:t>O</m:t>
        </m:r>
      </m:oMath>
      <w:r w:rsidR="00AF1D2E">
        <w:t xml:space="preserve">. Tato množina vytváří smysluplnost tj. </w:t>
      </w:r>
      <w:commentRangeStart w:id="426"/>
      <w:r w:rsidR="00AF1D2E">
        <w:t>scénický význam</w:t>
      </w:r>
      <w:commentRangeEnd w:id="426"/>
      <w:r w:rsidR="00A11B5F">
        <w:rPr>
          <w:rStyle w:val="CommentReference"/>
          <w:rFonts w:asciiTheme="minorHAnsi" w:hAnsiTheme="minorHAnsi" w:cstheme="minorBidi"/>
        </w:rPr>
        <w:commentReference w:id="426"/>
      </w:r>
      <w:r w:rsidR="00AF1D2E">
        <w:t xml:space="preserve"> </w:t>
      </w:r>
      <m:oMath>
        <m:r>
          <w:rPr>
            <w:rFonts w:ascii="Cambria Math" w:hAnsi="Cambria Math"/>
          </w:rPr>
          <m:t>SV</m:t>
        </m:r>
      </m:oMath>
      <w:r w:rsidR="00AF1D2E">
        <w:t xml:space="preserve"> ve dvou aspektech. Za prvé je pro </w:t>
      </w:r>
      <m:oMath>
        <m:r>
          <w:rPr>
            <w:rFonts w:ascii="Cambria Math" w:hAnsi="Cambria Math"/>
          </w:rPr>
          <m:t>SV</m:t>
        </m:r>
      </m:oMath>
      <w:r w:rsidR="00AF1D2E">
        <w:t xml:space="preserve"> podstatná samotná přítomnost nebo nepřítomnost objektů ve scéně. Například vyskytuje-li se ve scéně 5 postelí je její význam jiný než vyskytuje-li se v ní 5 kra</w:t>
      </w:r>
      <w:r w:rsidR="00E62DA1">
        <w:t xml:space="preserve">bic s dynamitem. </w:t>
      </w:r>
      <w:r w:rsidR="00AF1D2E">
        <w:t>Za druhé je význam scény</w:t>
      </w:r>
      <w:r w:rsidR="002D2995">
        <w:t xml:space="preserve"> v menší míře</w:t>
      </w:r>
      <w:r w:rsidR="004C0032">
        <w:t xml:space="preserve"> </w:t>
      </w:r>
      <w:r w:rsidR="00AF1D2E">
        <w:t>spoluvytvářen</w:t>
      </w:r>
      <w:r w:rsidR="002D2995">
        <w:t xml:space="preserve"> i</w:t>
      </w:r>
      <w:r w:rsidR="00AF1D2E">
        <w:t xml:space="preserve"> vzájemnými pozičními relacemi v diskrétním prostoru scény. </w:t>
      </w:r>
      <w:r w:rsidR="006321F6">
        <w:t>Ukázáno na příkladu: Nachází-li se</w:t>
      </w:r>
      <w:r w:rsidR="0093346A">
        <w:t xml:space="preserve"> ve scéně</w:t>
      </w:r>
      <w:r w:rsidR="006321F6">
        <w:t xml:space="preserve"> 5 židlí a 5 </w:t>
      </w:r>
      <w:r w:rsidR="006321F6">
        <w:lastRenderedPageBreak/>
        <w:t>stolů, je v</w:t>
      </w:r>
      <w:r w:rsidR="0093346A">
        <w:t xml:space="preserve">ýznam scény jiný, když se všech pět židlí nachází u stolu, než když tomu tak není. </w:t>
      </w:r>
      <w:r w:rsidR="004C31B1">
        <w:t xml:space="preserve">Prezentovaný algoritmus řeší druhý aspekt scénického významu, totiž umístění objektu na nejpravděpodobnější místo vzhledem k aktuálnímu kontextu prostoru. </w:t>
      </w:r>
      <w:commentRangeStart w:id="427"/>
      <w:r w:rsidR="004C31B1">
        <w:t>Přítomnost jednotlivých objektových tříd ve scéně je řízena uživatelsky.</w:t>
      </w:r>
      <w:commentRangeEnd w:id="427"/>
      <w:r w:rsidR="004C31B1">
        <w:rPr>
          <w:rStyle w:val="CommentReference"/>
          <w:rFonts w:asciiTheme="minorHAnsi" w:hAnsiTheme="minorHAnsi" w:cstheme="minorBidi"/>
        </w:rPr>
        <w:commentReference w:id="427"/>
      </w:r>
    </w:p>
    <w:p w14:paraId="4AF8962C" w14:textId="62493848" w:rsidR="002D2995" w:rsidRDefault="00AF1D2E" w:rsidP="00AF1D2E">
      <w:pPr>
        <w:pStyle w:val="Standartnitext"/>
        <w:ind w:firstLine="708"/>
      </w:pPr>
      <w:r>
        <w:t>K</w:t>
      </w:r>
      <w:r w:rsidR="00EA45E2">
        <w:t>aždý objekt</w:t>
      </w:r>
      <w:r>
        <w:t xml:space="preserve"> přítomný ve scéně</w:t>
      </w:r>
      <w:r w:rsidR="00EA45E2">
        <w:t xml:space="preserve"> sebou nese vektor své pozice, rotace a velikosti. </w:t>
      </w:r>
      <w:r w:rsidR="004615F6">
        <w:t>Podstatnou</w:t>
      </w:r>
      <w:r w:rsidR="0003225B">
        <w:t xml:space="preserve"> abstrakcí</w:t>
      </w:r>
      <w:r w:rsidR="00EF3F47">
        <w:t xml:space="preserve"> prezentovaného modelu</w:t>
      </w:r>
      <w:r w:rsidR="0003225B">
        <w:t xml:space="preserve"> je, že z těchto tří vlastností objektu je pro zjednodušení úlohy uvažován</w:t>
      </w:r>
      <w:r w:rsidR="008E1A76">
        <w:t xml:space="preserve"> pouze</w:t>
      </w:r>
      <w:r w:rsidR="0003225B">
        <w:t xml:space="preserve"> </w:t>
      </w:r>
      <w:r w:rsidR="004615F6">
        <w:t>poziční</w:t>
      </w:r>
      <w:r w:rsidR="0003225B">
        <w:t xml:space="preserve"> dvoudimenzionální vektor </w:t>
      </w:r>
      <m:oMath>
        <m:r>
          <w:rPr>
            <w:rFonts w:ascii="Cambria Math" w:hAnsi="Cambria Math"/>
          </w:rPr>
          <m:t>P=(x,z)</m:t>
        </m:r>
      </m:oMath>
      <w:r w:rsidR="0003225B">
        <w:t>.</w:t>
      </w:r>
      <w:r w:rsidR="008E1A76">
        <w:t xml:space="preserve"> Vektory rotace a velikosti </w:t>
      </w:r>
      <w:r w:rsidR="00EF3F47">
        <w:t>uvažovány nejsou</w:t>
      </w:r>
      <w:r w:rsidR="008E1A76">
        <w:t>.</w:t>
      </w:r>
      <w:r w:rsidR="002D2995">
        <w:t xml:space="preserve"> Kromě geometrických vlastností objektu, je každý objekt</w:t>
      </w:r>
      <w:r w:rsidR="008E012D">
        <w:t xml:space="preserve"> ve scéně</w:t>
      </w:r>
      <w:r w:rsidR="002D2995">
        <w:t xml:space="preserve"> kategorizován </w:t>
      </w:r>
      <w:r w:rsidR="008E012D">
        <w:t>třídou,</w:t>
      </w:r>
      <w:r w:rsidR="000C1BCF">
        <w:t xml:space="preserve"> kterou představuje. </w:t>
      </w:r>
    </w:p>
    <w:p w14:paraId="216169AA" w14:textId="2801A0AA" w:rsidR="0093346A" w:rsidRDefault="002D2995" w:rsidP="004615F6">
      <w:pPr>
        <w:pStyle w:val="Standartnitext"/>
        <w:ind w:firstLine="708"/>
      </w:pPr>
      <w:r>
        <w:t>Z uved</w:t>
      </w:r>
      <w:r w:rsidR="00F0096B">
        <w:t>e</w:t>
      </w:r>
      <w:r>
        <w:t xml:space="preserve">ného </w:t>
      </w:r>
      <w:r w:rsidR="00365130">
        <w:t>již lze</w:t>
      </w:r>
      <w:r>
        <w:t xml:space="preserve"> názorně </w:t>
      </w:r>
      <w:r w:rsidR="00F25EE4">
        <w:t>představit</w:t>
      </w:r>
      <w:r>
        <w:t xml:space="preserve"> </w:t>
      </w:r>
      <w:r w:rsidR="00365130">
        <w:t>obecný cíl</w:t>
      </w:r>
      <w:r w:rsidR="004615F6">
        <w:t>:</w:t>
      </w:r>
      <w:r w:rsidR="00450F1E">
        <w:t xml:space="preserve"> </w:t>
      </w:r>
      <w:r w:rsidR="000C1BCF">
        <w:t>Za předpokladu výchozí scény</w:t>
      </w:r>
      <w:r w:rsidR="00155617">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0C1BCF" w:rsidRPr="001A0463">
        <w:t>,</w:t>
      </w:r>
      <w:r w:rsidR="000C1BCF">
        <w:t xml:space="preserve"> která je </w:t>
      </w:r>
      <w:r w:rsidR="00F25EE4">
        <w:t>určena</w:t>
      </w:r>
      <w:r w:rsidR="000C1BCF">
        <w:t xml:space="preserve"> množinou objektů </w:t>
      </w:r>
      <m:oMath>
        <m:r>
          <w:rPr>
            <w:rFonts w:ascii="Cambria Math" w:hAnsi="Cambria Math"/>
          </w:rPr>
          <m:t>O</m:t>
        </m:r>
      </m:oMath>
      <w:r w:rsidR="006321F6" w:rsidRPr="001A0463">
        <w:t>,</w:t>
      </w:r>
      <w:r w:rsidR="006321F6">
        <w:rPr>
          <w:rFonts w:eastAsiaTheme="minorEastAsia"/>
        </w:rPr>
        <w:t xml:space="preserve"> </w:t>
      </w:r>
      <w:r w:rsidR="00E95A94">
        <w:rPr>
          <w:rFonts w:eastAsiaTheme="minorEastAsia"/>
        </w:rPr>
        <w:t>umístit uživatelsky vyb</w:t>
      </w:r>
      <w:r w:rsidR="00155617">
        <w:rPr>
          <w:rFonts w:eastAsiaTheme="minorEastAsia"/>
        </w:rPr>
        <w:t xml:space="preserve">raný objekt na logickou pozici. </w:t>
      </w:r>
      <w:r w:rsidR="0093346A">
        <w:t xml:space="preserve">Tím vzniká nová scéna </w:t>
      </w:r>
      <m:oMath>
        <m:r>
          <w:rPr>
            <w:rFonts w:ascii="Cambria Math" w:hAnsi="Cambria Math"/>
          </w:rPr>
          <m:t>s</m:t>
        </m:r>
      </m:oMath>
      <w:r w:rsidR="0093346A" w:rsidRPr="001A0463">
        <w:rPr>
          <w:vertAlign w:val="subscript"/>
        </w:rPr>
        <w:t>.</w:t>
      </w:r>
      <w:r w:rsidR="0093346A">
        <w:t xml:space="preserve"> Tento proces bude iterativní</w:t>
      </w:r>
      <w:r w:rsidR="00EF3F47">
        <w:t>,</w:t>
      </w:r>
      <w:r w:rsidR="0093346A">
        <w:t xml:space="preserve"> to znamená, že v jednom kroku generovacího algoritmu</w:t>
      </w:r>
      <w:r w:rsidR="00365130">
        <w:t xml:space="preserve"> </w:t>
      </w:r>
      <w:r w:rsidR="0093346A">
        <w:t xml:space="preserve">bude scéna doplněna právě o jeden objekt. </w:t>
      </w:r>
      <w:r w:rsidR="00EF3F47">
        <w:t>Načež se t</w:t>
      </w:r>
      <w:r w:rsidR="0093346A">
        <w:t xml:space="preserve">ato nová scéna stane východiskem pro další krok </w:t>
      </w:r>
      <w:commentRangeStart w:id="428"/>
      <w:r w:rsidR="0093346A">
        <w:t>generování</w:t>
      </w:r>
      <w:commentRangeEnd w:id="428"/>
      <w:r w:rsidR="0093346A">
        <w:rPr>
          <w:rStyle w:val="CommentReference"/>
          <w:rFonts w:asciiTheme="minorHAnsi" w:hAnsiTheme="minorHAnsi" w:cstheme="minorBidi"/>
        </w:rPr>
        <w:commentReference w:id="428"/>
      </w:r>
      <w:r w:rsidR="004615F6">
        <w:t xml:space="preserve"> viz. </w:t>
      </w:r>
      <w:r w:rsidR="004615F6">
        <w:fldChar w:fldCharType="begin"/>
      </w:r>
      <w:r w:rsidR="004615F6">
        <w:instrText xml:space="preserve"> REF _Ref3885870 \h </w:instrText>
      </w:r>
      <w:r w:rsidR="004615F6">
        <w:fldChar w:fldCharType="separate"/>
      </w:r>
      <w:r w:rsidR="004615F6">
        <w:t xml:space="preserve">Rov. </w:t>
      </w:r>
      <w:r w:rsidR="004615F6">
        <w:rPr>
          <w:noProof/>
        </w:rPr>
        <w:t>9</w:t>
      </w:r>
      <w:r w:rsidR="004615F6">
        <w:fldChar w:fldCharType="end"/>
      </w:r>
      <w:r w:rsidR="004615F6">
        <w:fldChar w:fldCharType="begin"/>
      </w:r>
      <w:r w:rsidR="004615F6">
        <w:instrText xml:space="preserve"> REF _Ref4237026 \h </w:instrText>
      </w:r>
      <w:r w:rsidR="004615F6">
        <w:fldChar w:fldCharType="end"/>
      </w:r>
      <w:r w:rsidR="0093346A">
        <w:t xml:space="preserve">. </w:t>
      </w:r>
      <w:r w:rsidR="004615F6">
        <w:t>Fáze, které povedou k naplnění tohoto cíle jsou předmětem následující kapitoly.</w:t>
      </w:r>
    </w:p>
    <w:p w14:paraId="311F5BE7" w14:textId="77777777" w:rsidR="0093346A" w:rsidRDefault="006D7066" w:rsidP="00C46A53">
      <w:pPr>
        <w:pStyle w:val="Rovnice"/>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nary>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x</m:t>
              </m:r>
            </m:sub>
          </m:sSub>
        </m:oMath>
      </m:oMathPara>
    </w:p>
    <w:p w14:paraId="1B1568CA" w14:textId="651BD0A2" w:rsidR="0093346A" w:rsidRDefault="00012722" w:rsidP="00C46A53">
      <w:pPr>
        <w:pStyle w:val="CAPITION"/>
      </w:pPr>
      <w:bookmarkStart w:id="429" w:name="_Ref3885870"/>
      <w:r>
        <w:t>Rov.</w:t>
      </w:r>
      <w:r w:rsidR="0093346A">
        <w:t xml:space="preserve"> </w:t>
      </w:r>
      <w:r w:rsidR="009A0142">
        <w:rPr>
          <w:noProof/>
        </w:rPr>
        <w:fldChar w:fldCharType="begin"/>
      </w:r>
      <w:r w:rsidR="009A0142">
        <w:rPr>
          <w:noProof/>
        </w:rPr>
        <w:instrText xml:space="preserve"> SEQ Rov. \* ARABIC </w:instrText>
      </w:r>
      <w:r w:rsidR="009A0142">
        <w:rPr>
          <w:noProof/>
        </w:rPr>
        <w:fldChar w:fldCharType="separate"/>
      </w:r>
      <w:r>
        <w:rPr>
          <w:noProof/>
        </w:rPr>
        <w:t>9</w:t>
      </w:r>
      <w:r w:rsidR="009A0142">
        <w:rPr>
          <w:noProof/>
        </w:rPr>
        <w:fldChar w:fldCharType="end"/>
      </w:r>
      <w:bookmarkEnd w:id="429"/>
      <w:r w:rsidR="00155617">
        <w:t>:</w:t>
      </w:r>
      <w:r w:rsidR="00E62DA1">
        <w:t xml:space="preserve"> </w:t>
      </w:r>
      <w:r w:rsidR="00396329">
        <w:t>Proces generování</w:t>
      </w:r>
      <w:r w:rsidR="00F25EE4">
        <w:t xml:space="preserve"> scény </w:t>
      </w:r>
      <m:oMath>
        <m:r>
          <w:rPr>
            <w:rFonts w:ascii="Cambria Math" w:hAnsi="Cambria Math"/>
          </w:rPr>
          <m:t>s</m:t>
        </m:r>
      </m:oMath>
      <w:r w:rsidR="00F25EE4">
        <w:t xml:space="preserve">, kde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25EE4">
        <w:t xml:space="preserve"> odpovídá výchozí scéně, </w:t>
      </w:r>
      <m:oMath>
        <m:r>
          <w:rPr>
            <w:rFonts w:ascii="Cambria Math" w:hAnsi="Cambria Math"/>
          </w:rPr>
          <m:t>n</m:t>
        </m:r>
      </m:oMath>
      <w:r w:rsidR="00F25EE4" w:rsidRPr="001A0463">
        <w:t xml:space="preserve"> </w:t>
      </w:r>
      <w:r w:rsidR="00F25EE4">
        <w:t xml:space="preserve">vyjadřuje počet iterací algoritmu </w:t>
      </w:r>
      <w:r w:rsidR="00F0096B">
        <w:br/>
      </w:r>
      <w:r w:rsidR="00F25EE4">
        <w:t xml:space="preserve">a </w:t>
      </w:r>
      <m:oMath>
        <m:sSub>
          <m:sSubPr>
            <m:ctrlPr>
              <w:rPr>
                <w:rFonts w:ascii="Cambria Math" w:hAnsi="Cambria Math"/>
                <w:i/>
              </w:rPr>
            </m:ctrlPr>
          </m:sSubPr>
          <m:e>
            <m:r>
              <w:rPr>
                <w:rFonts w:ascii="Cambria Math" w:hAnsi="Cambria Math"/>
              </w:rPr>
              <m:t>o</m:t>
            </m:r>
          </m:e>
          <m:sub>
            <m:r>
              <w:rPr>
                <w:rFonts w:ascii="Cambria Math" w:hAnsi="Cambria Math"/>
              </w:rPr>
              <m:t>x</m:t>
            </m:r>
          </m:sub>
        </m:sSub>
      </m:oMath>
      <w:r w:rsidR="00F25EE4" w:rsidRPr="001A0463">
        <w:rPr>
          <w:vertAlign w:val="subscript"/>
        </w:rPr>
        <w:t xml:space="preserve"> </w:t>
      </w:r>
      <w:r w:rsidR="00F25EE4">
        <w:t xml:space="preserve">představuje predikovaný objekt třídy </w:t>
      </w:r>
      <m:oMath>
        <m:r>
          <w:rPr>
            <w:rFonts w:ascii="Cambria Math" w:hAnsi="Cambria Math"/>
          </w:rPr>
          <m:t>x</m:t>
        </m:r>
      </m:oMath>
      <w:r w:rsidR="00F25EE4">
        <w:t>.</w:t>
      </w:r>
      <w:r w:rsidR="00396329">
        <w:t>.</w:t>
      </w:r>
    </w:p>
    <w:p w14:paraId="740EDD7B" w14:textId="3C5B2843" w:rsidR="00125FE2" w:rsidRDefault="00FB3671" w:rsidP="00E95A94">
      <w:pPr>
        <w:pStyle w:val="Heading2"/>
      </w:pPr>
      <w:bookmarkStart w:id="430" w:name="_Toc4652555"/>
      <w:r>
        <w:t>Popis algoritmu</w:t>
      </w:r>
      <w:r w:rsidR="00E950EC">
        <w:t xml:space="preserve"> a modelové situace</w:t>
      </w:r>
      <w:bookmarkEnd w:id="430"/>
    </w:p>
    <w:p w14:paraId="36DD8640" w14:textId="2E7076C7" w:rsidR="00F25EE4" w:rsidRDefault="00D96B56" w:rsidP="00AA1449">
      <w:pPr>
        <w:pStyle w:val="Standartnitext"/>
        <w:ind w:firstLine="576"/>
      </w:pPr>
      <w:r>
        <w:t xml:space="preserve">Celý algoritmus sestává ze tří fází. Za prvé je to fáze předzpracování dat. V druhé fázi se natrénují neuronové sítě a v poslední fázi je volána metoda generování. </w:t>
      </w:r>
      <w:r w:rsidR="00997B97">
        <w:t xml:space="preserve">Modelovou situací generování </w:t>
      </w:r>
      <w:r w:rsidR="00A11B5F">
        <w:t>je umísťování objektů volených u</w:t>
      </w:r>
      <w:r w:rsidR="00997B97">
        <w:t>živatel</w:t>
      </w:r>
      <w:r w:rsidR="00A11B5F">
        <w:t>em</w:t>
      </w:r>
      <w:r w:rsidR="00997B97">
        <w:t xml:space="preserve"> do prostoru </w:t>
      </w:r>
      <w:r w:rsidR="00A11B5F">
        <w:t xml:space="preserve">scény, představující </w:t>
      </w:r>
      <w:r w:rsidR="00663F9C">
        <w:t xml:space="preserve">např. </w:t>
      </w:r>
      <w:r w:rsidR="00997B97">
        <w:t>pokoj</w:t>
      </w:r>
      <w:r w:rsidR="00F25EE4">
        <w:t xml:space="preserve"> </w:t>
      </w:r>
      <w:r w:rsidR="00663F9C">
        <w:t xml:space="preserve">ohraničený </w:t>
      </w:r>
      <w:r w:rsidR="00F25EE4">
        <w:t>zdmi</w:t>
      </w:r>
      <w:r w:rsidR="00997B97">
        <w:t>.</w:t>
      </w:r>
      <w:commentRangeStart w:id="431"/>
      <w:r w:rsidR="00997B97">
        <w:t xml:space="preserve"> </w:t>
      </w:r>
      <w:commentRangeEnd w:id="431"/>
      <w:r w:rsidR="00997B97">
        <w:rPr>
          <w:rStyle w:val="CommentReference"/>
          <w:rFonts w:asciiTheme="minorHAnsi" w:hAnsiTheme="minorHAnsi" w:cstheme="minorBidi"/>
        </w:rPr>
        <w:commentReference w:id="431"/>
      </w:r>
      <w:r w:rsidR="0021742A">
        <w:t xml:space="preserve">Aplikační užití tohoto principu se však neomezuje na tento konkrétní případ a lze ho </w:t>
      </w:r>
      <w:r w:rsidR="00663F9C">
        <w:t xml:space="preserve">obecně </w:t>
      </w:r>
      <w:r w:rsidR="0021742A">
        <w:t>aplikovat i pro jiná zadání.</w:t>
      </w:r>
    </w:p>
    <w:p w14:paraId="53A20AA2" w14:textId="2156AF64" w:rsidR="00CC29C7" w:rsidRDefault="00CC29C7" w:rsidP="00CC29C7">
      <w:pPr>
        <w:pStyle w:val="Heading3"/>
      </w:pPr>
      <w:bookmarkStart w:id="432" w:name="_Toc4652556"/>
      <w:r>
        <w:t>Charakteristika vstupních dat</w:t>
      </w:r>
      <w:bookmarkEnd w:id="432"/>
    </w:p>
    <w:p w14:paraId="1503E157" w14:textId="5A22F49C" w:rsidR="00C46A53" w:rsidRDefault="00CC29C7" w:rsidP="00C46A53">
      <w:pPr>
        <w:pStyle w:val="Standartnitext"/>
        <w:ind w:firstLine="708"/>
      </w:pPr>
      <w:r>
        <w:t xml:space="preserve">Pro všechny testované případy byla užita vstupní datová sada čítající 23 </w:t>
      </w:r>
      <w:commentRangeStart w:id="433"/>
      <w:r>
        <w:t xml:space="preserve">ručně </w:t>
      </w:r>
      <w:commentRangeEnd w:id="433"/>
      <w:r w:rsidR="00CE4100">
        <w:rPr>
          <w:rStyle w:val="CommentReference"/>
          <w:rFonts w:asciiTheme="minorHAnsi" w:hAnsiTheme="minorHAnsi" w:cstheme="minorBidi"/>
        </w:rPr>
        <w:commentReference w:id="433"/>
      </w:r>
      <w:r>
        <w:t>modelovaných příkladů</w:t>
      </w:r>
      <w:commentRangeStart w:id="434"/>
      <w:r>
        <w:t>. Scénický význam je definovaný jako pokoj.</w:t>
      </w:r>
      <w:commentRangeEnd w:id="434"/>
      <w:r w:rsidR="00663F9C">
        <w:rPr>
          <w:rStyle w:val="CommentReference"/>
          <w:rFonts w:asciiTheme="minorHAnsi" w:hAnsiTheme="minorHAnsi" w:cstheme="minorBidi"/>
        </w:rPr>
        <w:commentReference w:id="434"/>
      </w:r>
      <w:r w:rsidR="00A9102E">
        <w:t xml:space="preserve"> </w:t>
      </w:r>
      <w:r w:rsidR="00CE4100">
        <w:t xml:space="preserve">Tvar pokoje byl v 18 případech čtvercový a v pěti případech </w:t>
      </w:r>
      <w:r w:rsidR="00663F9C">
        <w:t>byl tvarem nepravidelný n-</w:t>
      </w:r>
      <w:commentRangeStart w:id="435"/>
      <w:r w:rsidR="00663F9C">
        <w:t>úhelník</w:t>
      </w:r>
      <w:commentRangeEnd w:id="435"/>
      <w:r w:rsidR="00663F9C">
        <w:rPr>
          <w:rStyle w:val="CommentReference"/>
          <w:rFonts w:asciiTheme="minorHAnsi" w:hAnsiTheme="minorHAnsi" w:cstheme="minorBidi"/>
        </w:rPr>
        <w:commentReference w:id="435"/>
      </w:r>
      <w:r w:rsidR="00663F9C">
        <w:t xml:space="preserve"> s vodorovnými nebo svislými hranami</w:t>
      </w:r>
      <w:r w:rsidR="00CE4100">
        <w:t>.</w:t>
      </w:r>
      <w:r w:rsidR="0010327C">
        <w:t xml:space="preserve"> Různé tvary pokoje a variabilita obecně mají </w:t>
      </w:r>
      <w:r w:rsidR="0010327C">
        <w:lastRenderedPageBreak/>
        <w:t>pozitivní vliv na fungování algoritmu.</w:t>
      </w:r>
      <w:r>
        <w:t xml:space="preserve"> Následující tabulka </w:t>
      </w:r>
      <w:r w:rsidR="00396329">
        <w:t xml:space="preserve">představuje použité objekty a </w:t>
      </w:r>
      <w:r>
        <w:t>logiku, se kterou by</w:t>
      </w:r>
      <w:r w:rsidR="00C46A53">
        <w:t>ly předměty do scén umísťovány</w:t>
      </w:r>
      <w:r w:rsidR="00663F9C">
        <w:t xml:space="preserve"> a která je </w:t>
      </w:r>
      <w:r w:rsidR="00396329">
        <w:t>podstatná pro</w:t>
      </w:r>
      <w:r w:rsidR="0010327C">
        <w:t xml:space="preserve"> popis jednotlivých fází a</w:t>
      </w:r>
      <w:r w:rsidR="00396329">
        <w:t xml:space="preserve"> následnou evaluaci nagenerovaných vzorků.</w:t>
      </w:r>
    </w:p>
    <w:p w14:paraId="36D8158D" w14:textId="42E6A1CB" w:rsidR="00C46A53" w:rsidRDefault="00C46A53" w:rsidP="00C46A53">
      <w:pPr>
        <w:pStyle w:val="Captiontable"/>
      </w:pPr>
      <w:bookmarkStart w:id="436" w:name="_Ref3878559"/>
      <w:r>
        <w:t xml:space="preserve">Tabulka </w:t>
      </w:r>
      <w:r>
        <w:rPr>
          <w:noProof/>
        </w:rPr>
        <w:fldChar w:fldCharType="begin"/>
      </w:r>
      <w:r>
        <w:rPr>
          <w:noProof/>
        </w:rPr>
        <w:instrText xml:space="preserve"> SEQ Tabulka \* ARABIC </w:instrText>
      </w:r>
      <w:r>
        <w:rPr>
          <w:noProof/>
        </w:rPr>
        <w:fldChar w:fldCharType="separate"/>
      </w:r>
      <w:r w:rsidR="006661A8">
        <w:rPr>
          <w:noProof/>
        </w:rPr>
        <w:t>1</w:t>
      </w:r>
      <w:r>
        <w:rPr>
          <w:noProof/>
        </w:rPr>
        <w:fldChar w:fldCharType="end"/>
      </w:r>
      <w:bookmarkEnd w:id="436"/>
      <w:r w:rsidR="00E950EC">
        <w:rPr>
          <w:noProof/>
        </w:rPr>
        <w:t>:</w:t>
      </w:r>
      <w:r>
        <w:t xml:space="preserve"> </w:t>
      </w:r>
      <w:r w:rsidR="00312F03">
        <w:t>N</w:t>
      </w:r>
      <w:r>
        <w:t>ázorně popisuje objekty přítomné ve vstupních datech</w:t>
      </w:r>
      <w:r w:rsidR="00E950EC">
        <w:t xml:space="preserve">. Objekt typu SS je takový objekt, který pouze vystupuje ve scénách a nehodláme ho predikovat. </w:t>
      </w:r>
    </w:p>
    <w:tbl>
      <w:tblPr>
        <w:tblStyle w:val="GridTable1Light"/>
        <w:tblW w:w="0" w:type="auto"/>
        <w:tblLook w:val="04A0" w:firstRow="1" w:lastRow="0" w:firstColumn="1" w:lastColumn="0" w:noHBand="0" w:noVBand="1"/>
      </w:tblPr>
      <w:tblGrid>
        <w:gridCol w:w="425"/>
        <w:gridCol w:w="1519"/>
        <w:gridCol w:w="605"/>
        <w:gridCol w:w="6228"/>
      </w:tblGrid>
      <w:tr w:rsidR="00A26542" w14:paraId="3F9FB546" w14:textId="77777777" w:rsidTr="00C46A5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3C560E18" w14:textId="77777777" w:rsidR="00A26542" w:rsidRPr="0026640B" w:rsidRDefault="00A26542" w:rsidP="00C46A53">
            <w:pPr>
              <w:pStyle w:val="tabulkatext"/>
            </w:pPr>
            <w:r w:rsidRPr="0026640B">
              <w:t>Id</w:t>
            </w:r>
          </w:p>
        </w:tc>
        <w:tc>
          <w:tcPr>
            <w:tcW w:w="1519" w:type="dxa"/>
          </w:tcPr>
          <w:p w14:paraId="4C677F91" w14:textId="77777777"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3" w:type="dxa"/>
          </w:tcPr>
          <w:p w14:paraId="61D890DE" w14:textId="26CD76F5"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30" w:type="dxa"/>
          </w:tcPr>
          <w:p w14:paraId="3995B724" w14:textId="145D7EDD"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A26542" w14:paraId="020B4AF1"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607EBDA" w14:textId="226DAB0B" w:rsidR="00A26542" w:rsidRPr="0026640B" w:rsidRDefault="00A26542" w:rsidP="0091074A">
            <w:pPr>
              <w:pStyle w:val="tabulkatext"/>
            </w:pPr>
            <w:r>
              <w:t>0</w:t>
            </w:r>
          </w:p>
        </w:tc>
        <w:tc>
          <w:tcPr>
            <w:tcW w:w="1519" w:type="dxa"/>
          </w:tcPr>
          <w:p w14:paraId="68EFDA71" w14:textId="397FCB4C" w:rsidR="00A26542" w:rsidRPr="0026640B" w:rsidRDefault="00A26542" w:rsidP="00A26542">
            <w:pPr>
              <w:pStyle w:val="tabulkatext"/>
              <w:cnfStyle w:val="000000000000" w:firstRow="0" w:lastRow="0" w:firstColumn="0" w:lastColumn="0" w:oddVBand="0" w:evenVBand="0" w:oddHBand="0" w:evenHBand="0" w:firstRowFirstColumn="0" w:firstRowLastColumn="0" w:lastRowFirstColumn="0" w:lastRowLastColumn="0"/>
            </w:pPr>
            <w:r>
              <w:t xml:space="preserve">Prázdný prostor </w:t>
            </w:r>
          </w:p>
        </w:tc>
        <w:tc>
          <w:tcPr>
            <w:tcW w:w="603" w:type="dxa"/>
          </w:tcPr>
          <w:p w14:paraId="791D9E09" w14:textId="18D6ADC2"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30" w:type="dxa"/>
          </w:tcPr>
          <w:p w14:paraId="549C0F7F" w14:textId="0B56EE6B" w:rsidR="00A26542" w:rsidRDefault="005F59B7" w:rsidP="00C46A53">
            <w:pPr>
              <w:pStyle w:val="tabulkatext"/>
              <w:cnfStyle w:val="000000000000" w:firstRow="0" w:lastRow="0" w:firstColumn="0" w:lastColumn="0" w:oddVBand="0" w:evenVBand="0" w:oddHBand="0" w:evenHBand="0" w:firstRowFirstColumn="0" w:firstRowLastColumn="0" w:lastRowFirstColumn="0" w:lastRowLastColumn="0"/>
            </w:pPr>
            <w:r>
              <w:t xml:space="preserve">Reprezentuje prázdný </w:t>
            </w:r>
            <w:r w:rsidRPr="005F59B7">
              <w:rPr>
                <w:b/>
              </w:rPr>
              <w:t>vnitřní</w:t>
            </w:r>
            <w:r>
              <w:t xml:space="preserve"> prostor mí</w:t>
            </w:r>
            <w:r w:rsidR="001A76E1">
              <w:t>s</w:t>
            </w:r>
            <w:r>
              <w:t>tnosti.</w:t>
            </w:r>
          </w:p>
        </w:tc>
      </w:tr>
      <w:tr w:rsidR="00A26542" w14:paraId="75775B8B"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CFA060F" w14:textId="77777777" w:rsidR="00A26542" w:rsidRPr="0026640B" w:rsidRDefault="00A26542" w:rsidP="0091074A">
            <w:pPr>
              <w:pStyle w:val="tabulkatext"/>
            </w:pPr>
            <w:r w:rsidRPr="0026640B">
              <w:t>1</w:t>
            </w:r>
          </w:p>
        </w:tc>
        <w:tc>
          <w:tcPr>
            <w:tcW w:w="1519" w:type="dxa"/>
          </w:tcPr>
          <w:p w14:paraId="4EC7602A"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rsidRPr="0026640B">
              <w:t>Stěna</w:t>
            </w:r>
          </w:p>
        </w:tc>
        <w:tc>
          <w:tcPr>
            <w:tcW w:w="603" w:type="dxa"/>
          </w:tcPr>
          <w:p w14:paraId="674A43F3" w14:textId="0EF94AC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30" w:type="dxa"/>
          </w:tcPr>
          <w:p w14:paraId="51C108B1" w14:textId="3E61A81C" w:rsidR="00A26542" w:rsidRPr="0026640B"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Stěna je vždy umístěna po obvodu scény.</w:t>
            </w:r>
          </w:p>
        </w:tc>
      </w:tr>
      <w:tr w:rsidR="00A26542" w14:paraId="1E3FDE6C"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7EFFDD40" w14:textId="77777777" w:rsidR="00A26542" w:rsidRPr="0026640B" w:rsidRDefault="00A26542" w:rsidP="0091074A">
            <w:pPr>
              <w:pStyle w:val="tabulkatext"/>
            </w:pPr>
            <w:r>
              <w:t>2</w:t>
            </w:r>
          </w:p>
        </w:tc>
        <w:tc>
          <w:tcPr>
            <w:tcW w:w="1519" w:type="dxa"/>
          </w:tcPr>
          <w:p w14:paraId="38D7E6E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w:t>
            </w:r>
          </w:p>
        </w:tc>
        <w:tc>
          <w:tcPr>
            <w:tcW w:w="603" w:type="dxa"/>
          </w:tcPr>
          <w:p w14:paraId="36224A77" w14:textId="5F870C9D"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4DC1C8C4" w14:textId="5CA8D535"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 je umístěn náhodně uvnitř prostoru scény</w:t>
            </w:r>
            <w:r w:rsidR="00E43742">
              <w:t xml:space="preserve"> včetně krajních oblastí</w:t>
            </w:r>
            <w:r>
              <w:t>.</w:t>
            </w:r>
          </w:p>
        </w:tc>
      </w:tr>
      <w:tr w:rsidR="00A26542" w14:paraId="4CE903C3"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13449933" w14:textId="77777777" w:rsidR="00A26542" w:rsidRDefault="00A26542" w:rsidP="0091074A">
            <w:pPr>
              <w:pStyle w:val="tabulkatext"/>
            </w:pPr>
            <w:r>
              <w:t>3</w:t>
            </w:r>
          </w:p>
        </w:tc>
        <w:tc>
          <w:tcPr>
            <w:tcW w:w="1519" w:type="dxa"/>
          </w:tcPr>
          <w:p w14:paraId="49B5E35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Židle</w:t>
            </w:r>
          </w:p>
        </w:tc>
        <w:tc>
          <w:tcPr>
            <w:tcW w:w="603" w:type="dxa"/>
          </w:tcPr>
          <w:p w14:paraId="0A8693AC" w14:textId="10558F31"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61DF41B7" w14:textId="56F740AA"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 xml:space="preserve">Židle je objekt, na kterém sledujeme hned několik hypotéz a platí pro něj několik speciálních pravidel. Tato pravidla jsou rozvedena </w:t>
            </w:r>
            <w:r w:rsidR="00AA1449">
              <w:t xml:space="preserve">v kapitole </w:t>
            </w:r>
            <w:r w:rsidR="00AA1449">
              <w:fldChar w:fldCharType="begin"/>
            </w:r>
            <w:r w:rsidR="00AA1449">
              <w:instrText xml:space="preserve"> REF _Ref4061143 \w \h </w:instrText>
            </w:r>
            <w:r w:rsidR="00AA1449">
              <w:fldChar w:fldCharType="separate"/>
            </w:r>
            <w:r w:rsidR="00AA1449">
              <w:t>7</w:t>
            </w:r>
            <w:r w:rsidR="00AA1449">
              <w:fldChar w:fldCharType="end"/>
            </w:r>
            <w:r>
              <w:t>.</w:t>
            </w:r>
          </w:p>
        </w:tc>
      </w:tr>
      <w:tr w:rsidR="00A26542" w14:paraId="1738296C"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22423A77" w14:textId="77777777" w:rsidR="00A26542" w:rsidRDefault="00A26542" w:rsidP="0091074A">
            <w:pPr>
              <w:pStyle w:val="tabulkatext"/>
            </w:pPr>
            <w:r>
              <w:t>4</w:t>
            </w:r>
          </w:p>
        </w:tc>
        <w:tc>
          <w:tcPr>
            <w:tcW w:w="1519" w:type="dxa"/>
          </w:tcPr>
          <w:p w14:paraId="61C9ACE9"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Skříň</w:t>
            </w:r>
          </w:p>
        </w:tc>
        <w:tc>
          <w:tcPr>
            <w:tcW w:w="603" w:type="dxa"/>
          </w:tcPr>
          <w:p w14:paraId="797D2D19" w14:textId="5396E7E3"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10FB6401" w14:textId="1F5BF3F0"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Skříň je umístěna vžd</w:t>
            </w:r>
            <w:r w:rsidR="00AA1449">
              <w:t>y v blízkém kontaktu se stěnou.</w:t>
            </w:r>
          </w:p>
        </w:tc>
      </w:tr>
      <w:tr w:rsidR="00A26542" w14:paraId="76F19974"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099CA68" w14:textId="77777777" w:rsidR="00A26542" w:rsidRDefault="00A26542" w:rsidP="0091074A">
            <w:pPr>
              <w:pStyle w:val="tabulkatext"/>
            </w:pPr>
            <w:r>
              <w:t>5</w:t>
            </w:r>
          </w:p>
        </w:tc>
        <w:tc>
          <w:tcPr>
            <w:tcW w:w="1519" w:type="dxa"/>
          </w:tcPr>
          <w:p w14:paraId="06F6DE23" w14:textId="77777777"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ve volném prostoru</w:t>
            </w:r>
          </w:p>
        </w:tc>
        <w:tc>
          <w:tcPr>
            <w:tcW w:w="603" w:type="dxa"/>
          </w:tcPr>
          <w:p w14:paraId="49738372" w14:textId="0AE4C34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47B49CD6" w14:textId="52380062"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volného prostoru, je abstraktní objekt, který je v rámci scén vždy umístěn do prázdného prostoru.</w:t>
            </w:r>
          </w:p>
        </w:tc>
      </w:tr>
      <w:tr w:rsidR="00A26542" w14:paraId="78F61D8F"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2C638F4" w14:textId="75A77200" w:rsidR="00A26542" w:rsidRDefault="00A26542" w:rsidP="0091074A">
            <w:pPr>
              <w:pStyle w:val="tabulkatext"/>
            </w:pPr>
            <w:r>
              <w:t>6</w:t>
            </w:r>
          </w:p>
        </w:tc>
        <w:tc>
          <w:tcPr>
            <w:tcW w:w="1519" w:type="dxa"/>
          </w:tcPr>
          <w:p w14:paraId="4983C733" w14:textId="6864B23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Okno</w:t>
            </w:r>
          </w:p>
        </w:tc>
        <w:tc>
          <w:tcPr>
            <w:tcW w:w="603" w:type="dxa"/>
          </w:tcPr>
          <w:p w14:paraId="1851CC59" w14:textId="0B0B37F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5F7DD235" w14:textId="4BC1104B" w:rsidR="00A26542" w:rsidRPr="005F59B7"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 xml:space="preserve">Objekt umístěný ve zdi. Je dbáno na </w:t>
            </w:r>
            <w:r w:rsidR="00E43742">
              <w:t>to aby se před ním nevyskytoval</w:t>
            </w:r>
            <w:r>
              <w:t xml:space="preserve"> objekt třídy </w:t>
            </w:r>
            <w:r w:rsidRPr="00A26542">
              <w:rPr>
                <w:b/>
              </w:rPr>
              <w:t>4</w:t>
            </w:r>
            <w:r w:rsidR="005F59B7" w:rsidRPr="005F59B7">
              <w:t>.</w:t>
            </w:r>
          </w:p>
        </w:tc>
      </w:tr>
      <w:tr w:rsidR="00A26542" w14:paraId="029EF648" w14:textId="77777777" w:rsidTr="00C46A5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4A78993" w14:textId="6F3580B0" w:rsidR="00A26542" w:rsidRDefault="00A26542" w:rsidP="0091074A">
            <w:pPr>
              <w:pStyle w:val="tabulkatext"/>
            </w:pPr>
            <w:r>
              <w:t>9</w:t>
            </w:r>
          </w:p>
        </w:tc>
        <w:tc>
          <w:tcPr>
            <w:tcW w:w="1519" w:type="dxa"/>
          </w:tcPr>
          <w:p w14:paraId="6A55B646" w14:textId="0EAF451F"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Prostor za zdí</w:t>
            </w:r>
          </w:p>
        </w:tc>
        <w:tc>
          <w:tcPr>
            <w:tcW w:w="603" w:type="dxa"/>
          </w:tcPr>
          <w:p w14:paraId="753E8E84" w14:textId="66944A5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30" w:type="dxa"/>
          </w:tcPr>
          <w:p w14:paraId="7BEE5E27" w14:textId="4A474F96"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 xml:space="preserve">Abstraktní objekt, který simuluje neznámý prázdný </w:t>
            </w:r>
            <w:r w:rsidRPr="005F59B7">
              <w:rPr>
                <w:b/>
              </w:rPr>
              <w:t>vnější</w:t>
            </w:r>
            <w:r>
              <w:t xml:space="preserve"> prostor. Slouží jako protiklad k objektu </w:t>
            </w:r>
            <w:r w:rsidRPr="00A26542">
              <w:rPr>
                <w:b/>
              </w:rPr>
              <w:t>0</w:t>
            </w:r>
            <w:r>
              <w:t xml:space="preserve"> a pomáhá při predikci prostorů s nepravidelným tvarem.</w:t>
            </w:r>
            <w:del w:id="437" w:author="Ježek Bruno" w:date="2019-03-28T08:33:00Z">
              <w:r w:rsidDel="004C0032">
                <w:delText xml:space="preserve">  </w:delText>
              </w:r>
            </w:del>
            <w:ins w:id="438" w:author="Ježek Bruno" w:date="2019-03-28T08:33:00Z">
              <w:r w:rsidR="004C0032">
                <w:t xml:space="preserve"> </w:t>
              </w:r>
            </w:ins>
          </w:p>
        </w:tc>
      </w:tr>
    </w:tbl>
    <w:p w14:paraId="6A3DDD06" w14:textId="20DE4D60" w:rsidR="00D96B56" w:rsidRDefault="00D96B56" w:rsidP="00D96B56">
      <w:pPr>
        <w:pStyle w:val="Heading3"/>
      </w:pPr>
      <w:bookmarkStart w:id="439" w:name="_Ref3878655"/>
      <w:bookmarkStart w:id="440" w:name="_Ref3878667"/>
      <w:bookmarkStart w:id="441" w:name="_Ref3878669"/>
      <w:bookmarkStart w:id="442" w:name="_Toc4652557"/>
      <w:r>
        <w:t xml:space="preserve">Předzpracování </w:t>
      </w:r>
      <w:commentRangeStart w:id="443"/>
      <w:r>
        <w:t>dat</w:t>
      </w:r>
      <w:bookmarkEnd w:id="439"/>
      <w:bookmarkEnd w:id="440"/>
      <w:bookmarkEnd w:id="441"/>
      <w:bookmarkEnd w:id="442"/>
      <w:commentRangeEnd w:id="443"/>
      <w:r w:rsidR="00461155">
        <w:rPr>
          <w:rStyle w:val="CommentReference"/>
          <w:rFonts w:asciiTheme="minorHAnsi" w:eastAsiaTheme="minorHAnsi" w:hAnsiTheme="minorHAnsi" w:cstheme="minorBidi"/>
          <w:b w:val="0"/>
        </w:rPr>
        <w:commentReference w:id="443"/>
      </w:r>
    </w:p>
    <w:p w14:paraId="5F4AF5BB" w14:textId="610E4399" w:rsidR="00CC29C7" w:rsidRDefault="00D96B56" w:rsidP="00D96B56">
      <w:pPr>
        <w:pStyle w:val="Standartnitext"/>
        <w:ind w:firstLine="576"/>
      </w:pPr>
      <w:commentRangeStart w:id="444"/>
      <w:del w:id="445" w:author="Pepa Sládek" w:date="2019-04-01T11:31:00Z">
        <w:r w:rsidDel="00200A8A">
          <w:delText>Tato f</w:delText>
        </w:r>
      </w:del>
      <w:ins w:id="446" w:author="Pepa Sládek" w:date="2019-04-01T11:31:00Z">
        <w:r w:rsidR="00200A8A">
          <w:t>F</w:t>
        </w:r>
      </w:ins>
      <w:r>
        <w:t>áze</w:t>
      </w:r>
      <w:ins w:id="447" w:author="Pepa Sládek" w:date="2019-04-01T11:31:00Z">
        <w:r w:rsidR="00200A8A">
          <w:t xml:space="preserve"> vektorizace</w:t>
        </w:r>
      </w:ins>
      <w:r>
        <w:t xml:space="preserve"> je operačně nejnáročnější</w:t>
      </w:r>
      <w:r w:rsidR="00F0096B">
        <w:t>m</w:t>
      </w:r>
      <w:r>
        <w:t xml:space="preserve"> </w:t>
      </w:r>
      <w:r w:rsidR="00DB6483">
        <w:t>krokem</w:t>
      </w:r>
      <w:commentRangeEnd w:id="444"/>
      <w:r w:rsidR="00663F9C">
        <w:rPr>
          <w:rStyle w:val="CommentReference"/>
          <w:rFonts w:asciiTheme="minorHAnsi" w:hAnsiTheme="minorHAnsi" w:cstheme="minorBidi"/>
        </w:rPr>
        <w:commentReference w:id="444"/>
      </w:r>
      <w:r>
        <w:t>, ve které</w:t>
      </w:r>
      <w:r w:rsidR="00DB6483">
        <w:t>m</w:t>
      </w:r>
      <w:r>
        <w:t xml:space="preserve"> dochází primárně k</w:t>
      </w:r>
      <w:r w:rsidR="00DB6483">
        <w:t> </w:t>
      </w:r>
      <w:r>
        <w:t>vektorizaci</w:t>
      </w:r>
      <w:r w:rsidR="00DB6483">
        <w:t xml:space="preserve"> dat ze</w:t>
      </w:r>
      <w:r>
        <w:t xml:space="preserve"> vstupních</w:t>
      </w:r>
      <w:r w:rsidR="00DB6483">
        <w:t xml:space="preserve"> příkladů</w:t>
      </w:r>
      <w:r>
        <w:t xml:space="preserve"> </w:t>
      </w:r>
      <w:r w:rsidR="00DB6483">
        <w:t xml:space="preserve">a vytvoření dvojic </w:t>
      </w:r>
      <m:oMath>
        <m:r>
          <w:rPr>
            <w:rFonts w:ascii="Cambria Math" w:hAnsi="Cambria Math"/>
          </w:rPr>
          <m:t>(x→y)</m:t>
        </m:r>
      </m:oMath>
      <w:r>
        <w:t>, které na konci vytvoří datovou sadu pro neuronové sítě.</w:t>
      </w:r>
    </w:p>
    <w:p w14:paraId="4A576E94" w14:textId="3AF9061B" w:rsidR="00266244" w:rsidRPr="008756E0" w:rsidRDefault="00312F03" w:rsidP="0010327C">
      <w:pPr>
        <w:pStyle w:val="Standartnitext"/>
        <w:ind w:firstLine="576"/>
      </w:pPr>
      <w:r>
        <w:t>Jako parametr</w:t>
      </w:r>
      <w:r w:rsidR="00CC29C7">
        <w:t xml:space="preserve"> pro tuto fázi </w:t>
      </w:r>
      <w:r>
        <w:t xml:space="preserve">figurují </w:t>
      </w:r>
      <w:r w:rsidR="00402E37">
        <w:t>čtyři</w:t>
      </w:r>
      <w:r w:rsidR="00CC29C7">
        <w:t xml:space="preserve"> pole</w:t>
      </w:r>
      <w:r w:rsidR="005F59B7">
        <w:t>.</w:t>
      </w:r>
      <w:r w:rsidR="00DC2A72">
        <w:t xml:space="preserve"> První pole </w:t>
      </w:r>
      <m:oMath>
        <m:r>
          <w:rPr>
            <w:rFonts w:ascii="Cambria Math" w:hAnsi="Cambria Math"/>
          </w:rPr>
          <m:t>D</m:t>
        </m:r>
      </m:oMath>
      <w:r w:rsidR="00402E37">
        <w:t xml:space="preserve"> </w:t>
      </w:r>
      <w:r w:rsidR="00663F9C">
        <w:t xml:space="preserve">reprezentuje </w:t>
      </w:r>
      <w:r w:rsidR="00402E37">
        <w:t xml:space="preserve">data </w:t>
      </w:r>
      <w:del w:id="448" w:author="Ježek Bruno" w:date="2019-03-28T10:23:00Z">
        <w:r w:rsidR="00402E37" w:rsidDel="00663F9C">
          <w:delText>k</w:delText>
        </w:r>
      </w:del>
      <w:del w:id="449" w:author="Ježek Bruno" w:date="2019-03-28T10:24:00Z">
        <w:r w:rsidR="00402E37" w:rsidDel="00663F9C">
          <w:delText xml:space="preserve">e </w:delText>
        </w:r>
      </w:del>
      <w:r w:rsidR="00402E37">
        <w:t>vše</w:t>
      </w:r>
      <w:r w:rsidR="00663F9C">
        <w:t>ch</w:t>
      </w:r>
      <w:r w:rsidR="00402E37">
        <w:t xml:space="preserve"> vstupní</w:t>
      </w:r>
      <w:r w:rsidR="00663F9C">
        <w:t>ch</w:t>
      </w:r>
      <w:r w:rsidR="00402E37">
        <w:t xml:space="preserve"> příkladům.</w:t>
      </w:r>
      <w:r w:rsidR="005F59B7">
        <w:t xml:space="preserve"> </w:t>
      </w:r>
      <w:r w:rsidR="00402E37">
        <w:t xml:space="preserve">Druhé </w:t>
      </w:r>
      <w:r w:rsidR="00CC29C7">
        <w:t xml:space="preserve">pole </w:t>
      </w:r>
      <m:oMath>
        <m:r>
          <w:rPr>
            <w:rFonts w:ascii="Cambria Math" w:hAnsi="Cambria Math"/>
          </w:rPr>
          <m:t>C</m:t>
        </m:r>
      </m:oMath>
      <w:r w:rsidR="00DC2A72">
        <w:rPr>
          <w:rFonts w:eastAsiaTheme="minorEastAsia"/>
        </w:rPr>
        <w:t xml:space="preserve"> </w:t>
      </w:r>
      <w:r w:rsidR="00CC29C7">
        <w:t xml:space="preserve">definuje </w:t>
      </w:r>
      <w:commentRangeStart w:id="450"/>
      <w:r w:rsidR="00CC29C7">
        <w:t xml:space="preserve">jádra </w:t>
      </w:r>
      <w:commentRangeEnd w:id="450"/>
      <w:r w:rsidR="00663F9C">
        <w:rPr>
          <w:rStyle w:val="CommentReference"/>
          <w:rFonts w:asciiTheme="minorHAnsi" w:hAnsiTheme="minorHAnsi" w:cstheme="minorBidi"/>
        </w:rPr>
        <w:commentReference w:id="450"/>
      </w:r>
      <w:r w:rsidR="00CC29C7">
        <w:t>a jejich tvary, pomocí nichž jsou procházen</w:t>
      </w:r>
      <w:r w:rsidR="00F0096B">
        <w:t>a</w:t>
      </w:r>
      <w:r w:rsidR="00CC29C7">
        <w:t xml:space="preserve"> vstupní data. Pole</w:t>
      </w:r>
      <w:r w:rsidR="00DC2A72">
        <w:t xml:space="preserve"> </w:t>
      </w:r>
      <m:oMath>
        <m:r>
          <w:rPr>
            <w:rFonts w:ascii="Cambria Math" w:hAnsi="Cambria Math"/>
          </w:rPr>
          <m:t>S</m:t>
        </m:r>
      </m:oMath>
      <w:r w:rsidR="00CC29C7">
        <w:t xml:space="preserve"> </w:t>
      </w:r>
      <w:r w:rsidR="00663F9C">
        <w:t xml:space="preserve">reprezentuje </w:t>
      </w:r>
      <w:r w:rsidR="00CC29C7">
        <w:t>speciální symboly</w:t>
      </w:r>
      <w:r w:rsidR="005F59B7">
        <w:t xml:space="preserve"> </w:t>
      </w:r>
      <m:oMath>
        <m:r>
          <w:rPr>
            <w:rFonts w:ascii="Cambria Math" w:hAnsi="Cambria Math"/>
          </w:rPr>
          <m:t>SS</m:t>
        </m:r>
      </m:oMath>
      <w:r w:rsidR="00DC2A72">
        <w:rPr>
          <w:rFonts w:eastAsiaTheme="minorEastAsia"/>
        </w:rPr>
        <w:t xml:space="preserve"> </w:t>
      </w:r>
      <w:r w:rsidR="005F59B7">
        <w:t>viz.</w:t>
      </w:r>
      <w:r w:rsidR="00DC2A72">
        <w:t xml:space="preserve"> </w:t>
      </w:r>
      <w:r w:rsidR="00DC2A72">
        <w:fldChar w:fldCharType="begin"/>
      </w:r>
      <w:r w:rsidR="00DC2A72">
        <w:instrText xml:space="preserve"> REF _Ref3878559 \h </w:instrText>
      </w:r>
      <w:r w:rsidR="00DC2A72">
        <w:fldChar w:fldCharType="separate"/>
      </w:r>
      <w:r w:rsidR="00DC2A72">
        <w:t xml:space="preserve">Tabulka </w:t>
      </w:r>
      <w:r w:rsidR="00DC2A72">
        <w:rPr>
          <w:noProof/>
        </w:rPr>
        <w:t>1</w:t>
      </w:r>
      <w:r w:rsidR="00DC2A72">
        <w:fldChar w:fldCharType="end"/>
      </w:r>
      <w:r w:rsidR="00CC29C7">
        <w:t xml:space="preserve">. Jsou to </w:t>
      </w:r>
      <w:r w:rsidR="005F59B7">
        <w:t>třídy</w:t>
      </w:r>
      <w:r w:rsidR="00CC29C7">
        <w:t xml:space="preserve">, pro které </w:t>
      </w:r>
      <w:r w:rsidR="0010327C">
        <w:t>není potřeba</w:t>
      </w:r>
      <w:r w:rsidR="00F60EEE">
        <w:t xml:space="preserve"> predikovat </w:t>
      </w:r>
      <w:r w:rsidR="0010327C">
        <w:t>polohu – například</w:t>
      </w:r>
      <w:r w:rsidR="00CC29C7">
        <w:t xml:space="preserve"> podlaha</w:t>
      </w:r>
      <w:r w:rsidR="00F60EEE">
        <w:t xml:space="preserve"> </w:t>
      </w:r>
      <w:r w:rsidR="00E950EC">
        <w:t>či zeď</w:t>
      </w:r>
      <w:r w:rsidR="00CC29C7">
        <w:t xml:space="preserve">. </w:t>
      </w:r>
      <w:r w:rsidR="00402E37">
        <w:t>Čtvrté</w:t>
      </w:r>
      <w:r w:rsidR="00DC2A72">
        <w:t xml:space="preserve"> pole </w:t>
      </w:r>
      <m:oMath>
        <m:r>
          <w:rPr>
            <w:rFonts w:ascii="Cambria Math" w:hAnsi="Cambria Math"/>
          </w:rPr>
          <m:t>O</m:t>
        </m:r>
      </m:oMath>
      <w:r w:rsidR="005F59B7">
        <w:t xml:space="preserve"> </w:t>
      </w:r>
      <w:r w:rsidR="00663F9C">
        <w:t xml:space="preserve">ukládá </w:t>
      </w:r>
      <w:r w:rsidR="005F59B7">
        <w:t>všechny třídy objektů v datech vč</w:t>
      </w:r>
      <w:r w:rsidR="008756E0">
        <w:t xml:space="preserve">etně </w:t>
      </w:r>
      <m:oMath>
        <m:r>
          <w:rPr>
            <w:rFonts w:ascii="Cambria Math" w:hAnsi="Cambria Math"/>
          </w:rPr>
          <m:t>SS</m:t>
        </m:r>
      </m:oMath>
      <w:r w:rsidR="008756E0">
        <w:t>.</w:t>
      </w:r>
    </w:p>
    <w:p w14:paraId="6804A9BA" w14:textId="77777777" w:rsidR="008756E0" w:rsidRDefault="00233971" w:rsidP="00402E37">
      <w:pPr>
        <w:pStyle w:val="Code"/>
        <w:rPr>
          <w:b/>
        </w:rPr>
      </w:pPr>
      <w:r w:rsidRPr="00233971">
        <w:lastRenderedPageBreak/>
        <w:t>1.</w:t>
      </w:r>
      <w:r>
        <w:rPr>
          <w:b/>
        </w:rPr>
        <w:t xml:space="preserve"> </w:t>
      </w:r>
      <w:r w:rsidR="007E2D73" w:rsidRPr="00402E37">
        <w:rPr>
          <w:b/>
        </w:rPr>
        <w:t>For</w:t>
      </w:r>
      <w:r w:rsidR="00402E37">
        <w:rPr>
          <w:b/>
        </w:rPr>
        <w:t xml:space="preserve"> </w:t>
      </w:r>
      <w:r w:rsidR="00402E37">
        <w:t xml:space="preserve">každé jádro v C </w:t>
      </w:r>
      <w:r w:rsidR="00402E37">
        <w:rPr>
          <w:b/>
        </w:rPr>
        <w:t>do:</w:t>
      </w:r>
    </w:p>
    <w:p w14:paraId="53521581" w14:textId="6B34EA12" w:rsidR="00402E37" w:rsidRDefault="00233971" w:rsidP="00402E37">
      <w:pPr>
        <w:pStyle w:val="Code"/>
        <w:rPr>
          <w:b/>
        </w:rPr>
      </w:pPr>
      <w:r>
        <w:t>2.</w:t>
      </w:r>
      <w:r w:rsidR="00402E37">
        <w:rPr>
          <w:b/>
        </w:rPr>
        <w:tab/>
        <w:t>For</w:t>
      </w:r>
      <w:r w:rsidR="00402E37">
        <w:t xml:space="preserve"> každý příklad v D </w:t>
      </w:r>
      <w:r w:rsidR="00402E37">
        <w:rPr>
          <w:b/>
        </w:rPr>
        <w:t>do:</w:t>
      </w:r>
    </w:p>
    <w:p w14:paraId="6E0400F4" w14:textId="5FFBAEB0" w:rsidR="00402E37" w:rsidRDefault="00233971" w:rsidP="00402E37">
      <w:pPr>
        <w:pStyle w:val="Code"/>
      </w:pPr>
      <w:r>
        <w:t>3.</w:t>
      </w:r>
      <w:r w:rsidR="00402E37">
        <w:rPr>
          <w:b/>
        </w:rPr>
        <w:tab/>
      </w:r>
      <w:r w:rsidR="00402E37">
        <w:rPr>
          <w:b/>
        </w:rPr>
        <w:tab/>
      </w:r>
      <w:r w:rsidR="00402E37">
        <w:t>V = x_vektory_po_projití_jádrem_C()</w:t>
      </w:r>
    </w:p>
    <w:p w14:paraId="55698607" w14:textId="1D093E9B" w:rsidR="00233971" w:rsidRPr="00233971" w:rsidRDefault="00233971" w:rsidP="00402E37">
      <w:pPr>
        <w:pStyle w:val="Code"/>
      </w:pPr>
      <w:r>
        <w:t>5.</w:t>
      </w:r>
      <w:r>
        <w:tab/>
      </w:r>
      <w:r>
        <w:tab/>
      </w:r>
      <w:r>
        <w:rPr>
          <w:b/>
        </w:rPr>
        <w:t>For</w:t>
      </w:r>
      <w:r>
        <w:t xml:space="preserve"> každý vektor v poli V </w:t>
      </w:r>
      <w:r>
        <w:rPr>
          <w:b/>
        </w:rPr>
        <w:t>do:</w:t>
      </w:r>
      <w:r>
        <w:t xml:space="preserve"> </w:t>
      </w:r>
    </w:p>
    <w:p w14:paraId="16E4B154" w14:textId="296E61C6" w:rsidR="00402E37" w:rsidRDefault="00233971" w:rsidP="00402E37">
      <w:pPr>
        <w:pStyle w:val="Code"/>
        <w:rPr>
          <w:b/>
        </w:rPr>
      </w:pPr>
      <w:r>
        <w:t>6.</w:t>
      </w:r>
      <w:r w:rsidR="00402E37">
        <w:rPr>
          <w:b/>
        </w:rPr>
        <w:tab/>
      </w:r>
      <w:r w:rsidR="00402E37">
        <w:rPr>
          <w:b/>
        </w:rPr>
        <w:tab/>
      </w:r>
      <w:r>
        <w:rPr>
          <w:b/>
        </w:rPr>
        <w:t xml:space="preserve">   </w:t>
      </w:r>
      <w:r w:rsidR="00402E37">
        <w:rPr>
          <w:b/>
        </w:rPr>
        <w:t xml:space="preserve">For </w:t>
      </w:r>
      <w:r w:rsidR="00402E37">
        <w:t>každý objekt z O</w:t>
      </w:r>
      <w:r w:rsidR="00402E37">
        <w:rPr>
          <w:lang w:val="en-US"/>
        </w:rPr>
        <w:t>, kter</w:t>
      </w:r>
      <w:r w:rsidR="00402E37">
        <w:t xml:space="preserve">ý se nachází ve V </w:t>
      </w:r>
      <w:r w:rsidR="00402E37">
        <w:rPr>
          <w:b/>
        </w:rPr>
        <w:t>do:</w:t>
      </w:r>
    </w:p>
    <w:p w14:paraId="46144880" w14:textId="6D56029B" w:rsidR="00402E37" w:rsidRDefault="00233971" w:rsidP="00402E37">
      <w:pPr>
        <w:pStyle w:val="Code"/>
      </w:pPr>
      <w:r>
        <w:t>7.</w:t>
      </w:r>
      <w:r w:rsidR="00402E37">
        <w:rPr>
          <w:b/>
        </w:rPr>
        <w:tab/>
      </w:r>
      <w:r w:rsidR="00402E37">
        <w:rPr>
          <w:b/>
        </w:rPr>
        <w:tab/>
      </w:r>
      <w:r>
        <w:rPr>
          <w:b/>
        </w:rPr>
        <w:t xml:space="preserve">        </w:t>
      </w:r>
      <w:r w:rsidR="00402E37">
        <w:t>vytvor_kombinace</w:t>
      </w:r>
      <w:r>
        <w:t>_z_pritomnych_objektu_stejne_tridy</w:t>
      </w:r>
      <w:r w:rsidR="00402E37">
        <w:t>()</w:t>
      </w:r>
    </w:p>
    <w:p w14:paraId="634393EA" w14:textId="22E5FA4E" w:rsidR="00233971" w:rsidRDefault="00233971" w:rsidP="00402E37">
      <w:pPr>
        <w:pStyle w:val="Code"/>
      </w:pPr>
      <w:r>
        <w:t>8.</w:t>
      </w:r>
      <w:r>
        <w:tab/>
      </w:r>
      <w:r>
        <w:tab/>
      </w:r>
      <w:r>
        <w:tab/>
        <w:t xml:space="preserve">  pro_tyto_kombinace_vytvor_vektory_x()</w:t>
      </w:r>
    </w:p>
    <w:p w14:paraId="6049B131" w14:textId="4EF1CF61" w:rsidR="00997B97" w:rsidRPr="00402E37" w:rsidRDefault="00233971" w:rsidP="00402E37">
      <w:pPr>
        <w:pStyle w:val="Code"/>
      </w:pPr>
      <w:r>
        <w:t>9.</w:t>
      </w:r>
      <w:r>
        <w:tab/>
      </w:r>
      <w:r>
        <w:tab/>
      </w:r>
      <w:r>
        <w:tab/>
        <w:t xml:space="preserve">  pro_ty</w:t>
      </w:r>
      <w:r w:rsidR="008756E0">
        <w:t>to_kombinace_vytvor_vektory_y()</w:t>
      </w:r>
    </w:p>
    <w:p w14:paraId="5CDF97FC" w14:textId="4E59AB21" w:rsidR="00941617" w:rsidRDefault="0010327C" w:rsidP="00233971">
      <w:pPr>
        <w:pStyle w:val="Standartnitext"/>
      </w:pPr>
      <w:r>
        <w:rPr>
          <w:noProof/>
          <w:lang w:eastAsia="cs-CZ"/>
        </w:rPr>
        <mc:AlternateContent>
          <mc:Choice Requires="wps">
            <w:drawing>
              <wp:anchor distT="0" distB="0" distL="114300" distR="114300" simplePos="0" relativeHeight="251674624" behindDoc="0" locked="0" layoutInCell="1" allowOverlap="1" wp14:anchorId="34ACE59B" wp14:editId="61ABF472">
                <wp:simplePos x="0" y="0"/>
                <wp:positionH relativeFrom="column">
                  <wp:posOffset>2876550</wp:posOffset>
                </wp:positionH>
                <wp:positionV relativeFrom="paragraph">
                  <wp:posOffset>1748155</wp:posOffset>
                </wp:positionV>
                <wp:extent cx="436245" cy="384175"/>
                <wp:effectExtent l="0" t="0" r="20955" b="15875"/>
                <wp:wrapNone/>
                <wp:docPr id="22" name="Rectangle 22"/>
                <wp:cNvGraphicFramePr/>
                <a:graphic xmlns:a="http://schemas.openxmlformats.org/drawingml/2006/main">
                  <a:graphicData uri="http://schemas.microsoft.com/office/word/2010/wordprocessingShape">
                    <wps:wsp>
                      <wps:cNvSpPr/>
                      <wps:spPr>
                        <a:xfrm>
                          <a:off x="0" y="0"/>
                          <a:ext cx="436245" cy="38417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0FE9F97" id="Rectangle 22" o:spid="_x0000_s1026" style="position:absolute;margin-left:226.5pt;margin-top:137.65pt;width:34.35pt;height:3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" filled="f" strokecolor="#2e74b5 [2404]" strokeweight="1.5pt"/>
            </w:pict>
          </mc:Fallback>
        </mc:AlternateContent>
      </w:r>
      <w:r>
        <w:rPr>
          <w:noProof/>
          <w:lang w:eastAsia="cs-CZ"/>
        </w:rPr>
        <mc:AlternateContent>
          <mc:Choice Requires="wps">
            <w:drawing>
              <wp:anchor distT="0" distB="0" distL="114300" distR="114300" simplePos="0" relativeHeight="251669504" behindDoc="0" locked="0" layoutInCell="1" allowOverlap="1" wp14:anchorId="66850FA3" wp14:editId="5C0C5F2C">
                <wp:simplePos x="0" y="0"/>
                <wp:positionH relativeFrom="column">
                  <wp:posOffset>2392680</wp:posOffset>
                </wp:positionH>
                <wp:positionV relativeFrom="paragraph">
                  <wp:posOffset>1753235</wp:posOffset>
                </wp:positionV>
                <wp:extent cx="436245" cy="401320"/>
                <wp:effectExtent l="0" t="0" r="20955" b="17780"/>
                <wp:wrapNone/>
                <wp:docPr id="11" name="Rectangle 11"/>
                <wp:cNvGraphicFramePr/>
                <a:graphic xmlns:a="http://schemas.openxmlformats.org/drawingml/2006/main">
                  <a:graphicData uri="http://schemas.microsoft.com/office/word/2010/wordprocessingShape">
                    <wps:wsp>
                      <wps:cNvSpPr/>
                      <wps:spPr>
                        <a:xfrm>
                          <a:off x="0" y="0"/>
                          <a:ext cx="436245" cy="4013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4FC705" id="Rectangle 11" o:spid="_x0000_s1026" style="position:absolute;margin-left:188.4pt;margin-top:138.05pt;width:34.35pt;height:3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" filled="f" strokecolor="#c00000" strokeweight="1.5pt"/>
            </w:pict>
          </mc:Fallback>
        </mc:AlternateContent>
      </w:r>
      <w:r>
        <w:rPr>
          <w:noProof/>
          <w:lang w:eastAsia="cs-CZ"/>
        </w:rPr>
        <mc:AlternateContent>
          <mc:Choice Requires="wps">
            <w:drawing>
              <wp:anchor distT="0" distB="0" distL="114300" distR="114300" simplePos="0" relativeHeight="251672576" behindDoc="0" locked="0" layoutInCell="1" allowOverlap="1" wp14:anchorId="0FAF6FEB" wp14:editId="5263DC6F">
                <wp:simplePos x="0" y="0"/>
                <wp:positionH relativeFrom="column">
                  <wp:posOffset>2532380</wp:posOffset>
                </wp:positionH>
                <wp:positionV relativeFrom="paragraph">
                  <wp:posOffset>1677670</wp:posOffset>
                </wp:positionV>
                <wp:extent cx="343535" cy="0"/>
                <wp:effectExtent l="0" t="76200" r="18415" b="95250"/>
                <wp:wrapNone/>
                <wp:docPr id="21" name="Straight Arrow Connector 21"/>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65E39F0" id="_x0000_t32" coordsize="21600,21600" o:spt="32" o:oned="t" path="m,l21600,21600e" filled="f">
                <v:path arrowok="t" fillok="f" o:connecttype="none"/>
                <o:lock v:ext="edit" shapetype="t"/>
              </v:shapetype>
              <v:shape id="Straight Arrow Connector 21" o:spid="_x0000_s1026" type="#_x0000_t32" style="position:absolute;margin-left:199.4pt;margin-top:132.1pt;width:27.0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" strokecolor="black [3200]" strokeweight=".5pt">
                <v:stroke endarrow="block" joinstyle="miter"/>
              </v:shape>
            </w:pict>
          </mc:Fallback>
        </mc:AlternateContent>
      </w:r>
      <w:r>
        <w:rPr>
          <w:noProof/>
          <w:lang w:eastAsia="cs-CZ"/>
        </w:rPr>
        <mc:AlternateContent>
          <mc:Choice Requires="wps">
            <w:drawing>
              <wp:anchor distT="0" distB="0" distL="114300" distR="114300" simplePos="0" relativeHeight="251671552" behindDoc="0" locked="0" layoutInCell="1" allowOverlap="1" wp14:anchorId="2045C076" wp14:editId="7D236843">
                <wp:simplePos x="0" y="0"/>
                <wp:positionH relativeFrom="column">
                  <wp:posOffset>2625725</wp:posOffset>
                </wp:positionH>
                <wp:positionV relativeFrom="paragraph">
                  <wp:posOffset>1794510</wp:posOffset>
                </wp:positionV>
                <wp:extent cx="436816" cy="384397"/>
                <wp:effectExtent l="0" t="0" r="20955" b="15875"/>
                <wp:wrapNone/>
                <wp:docPr id="15" name="Rectangle 15"/>
                <wp:cNvGraphicFramePr/>
                <a:graphic xmlns:a="http://schemas.openxmlformats.org/drawingml/2006/main">
                  <a:graphicData uri="http://schemas.microsoft.com/office/word/2010/wordprocessingShape">
                    <wps:wsp>
                      <wps:cNvSpPr/>
                      <wps:spPr>
                        <a:xfrm>
                          <a:off x="0" y="0"/>
                          <a:ext cx="436816" cy="384397"/>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CF661F" id="Rectangle 15" o:spid="_x0000_s1026" style="position:absolute;margin-left:206.75pt;margin-top:141.3pt;width:34.4pt;height:3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" filled="f" strokecolor="#538135 [2409]" strokeweight="1.5pt"/>
            </w:pict>
          </mc:Fallback>
        </mc:AlternateContent>
      </w:r>
      <w:r w:rsidR="00233971">
        <w:t>Pseudokód výše vyjadřuje iterativní práci se vstupními daty. Každ</w:t>
      </w:r>
      <w:r>
        <w:t>á vstupní</w:t>
      </w:r>
      <w:r w:rsidR="00233971">
        <w:t xml:space="preserve"> </w:t>
      </w:r>
      <w:r>
        <w:t>scéna</w:t>
      </w:r>
      <w:r w:rsidR="00233971">
        <w:t xml:space="preserve"> je pro každé jádro transformován</w:t>
      </w:r>
      <w:r>
        <w:t>a</w:t>
      </w:r>
      <w:r w:rsidR="00233971">
        <w:t xml:space="preserve"> („rozřezán</w:t>
      </w:r>
      <w:r>
        <w:t>a</w:t>
      </w:r>
      <w:r w:rsidR="00233971">
        <w:t xml:space="preserve">“) na </w:t>
      </w:r>
      <w:r w:rsidR="00DC2A72">
        <w:t>vektory</w:t>
      </w:r>
      <w:r w:rsidR="00233971">
        <w:t xml:space="preserve"> velikosti příslušného jádra. </w:t>
      </w:r>
      <w:r>
        <w:t>Pomyslné okénko</w:t>
      </w:r>
      <w:r w:rsidR="00233971">
        <w:t xml:space="preserve"> se pohybuje po vstupní matici</w:t>
      </w:r>
      <w:r w:rsidR="00471429">
        <w:t xml:space="preserve"> scény</w:t>
      </w:r>
      <w:r w:rsidR="00233971">
        <w:t xml:space="preserve"> zleva doprava směrem dolů vždy o jeden krok, podobně jako konvoluční jádro. </w:t>
      </w:r>
      <w:r w:rsidR="00941617">
        <w:t xml:space="preserve">S operací konvoluce nemá však tato metoda nic společného - podobnost lze vidět pouze v pohybu po </w:t>
      </w:r>
      <w:commentRangeStart w:id="451"/>
      <w:r w:rsidR="00941617">
        <w:t>matici</w:t>
      </w:r>
      <w:commentRangeEnd w:id="451"/>
      <w:r w:rsidR="00461155">
        <w:rPr>
          <w:rStyle w:val="CommentReference"/>
          <w:rFonts w:asciiTheme="minorHAnsi" w:hAnsiTheme="minorHAnsi" w:cstheme="minorBidi"/>
        </w:rPr>
        <w:commentReference w:id="451"/>
      </w:r>
      <w:r w:rsidR="00941617">
        <w:t>.</w:t>
      </w:r>
      <w:del w:id="452" w:author="Ježek Bruno" w:date="2019-03-28T08:34:00Z">
        <w:r w:rsidR="00941617" w:rsidDel="004C0032">
          <w:delText xml:space="preserve"> </w:delText>
        </w:r>
        <w:r w:rsidR="00233971" w:rsidDel="004C0032">
          <w:delText xml:space="preserve"> </w:delText>
        </w:r>
      </w:del>
      <w:ins w:id="453" w:author="Ježek Bruno" w:date="2019-03-28T08:34:00Z">
        <w:r w:rsidR="004C0032">
          <w:t xml:space="preserve"> </w:t>
        </w:r>
      </w:ins>
    </w:p>
    <w:p w14:paraId="65603571" w14:textId="03EFA36B" w:rsidR="00B6497A" w:rsidRPr="00B6497A" w:rsidRDefault="00962513" w:rsidP="008756E0">
      <w:pPr>
        <w:pStyle w:val="Rovnic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m:oMathPara>
    </w:p>
    <w:p w14:paraId="1D85C46D" w14:textId="51367EA2" w:rsidR="00997B97" w:rsidRDefault="00941617" w:rsidP="00450F1E">
      <w:pPr>
        <w:pStyle w:val="Standartnitext"/>
      </w:pPr>
      <w:r>
        <w:t xml:space="preserve">Ze vzniklých vektorů </w:t>
      </w:r>
      <m:oMath>
        <m:r>
          <w:rPr>
            <w:rFonts w:ascii="Cambria Math" w:hAnsi="Cambria Math"/>
          </w:rPr>
          <m:t>V</m:t>
        </m:r>
      </m:oMath>
      <w:r>
        <w:t xml:space="preserve"> se už </w:t>
      </w:r>
      <w:r w:rsidR="00471429">
        <w:t>ustanovují</w:t>
      </w:r>
      <w:r>
        <w:t xml:space="preserve"> dvojice </w:t>
      </w:r>
      <m:oMath>
        <m:d>
          <m:dPr>
            <m:ctrlPr>
              <w:rPr>
                <w:rFonts w:ascii="Cambria Math" w:hAnsi="Cambria Math"/>
                <w:i/>
              </w:rPr>
            </m:ctrlPr>
          </m:dPr>
          <m:e>
            <m:r>
              <w:rPr>
                <w:rFonts w:ascii="Cambria Math" w:hAnsi="Cambria Math"/>
              </w:rPr>
              <m:t>x→y</m:t>
            </m:r>
          </m:e>
        </m:d>
        <m:r>
          <w:rPr>
            <w:rFonts w:ascii="Cambria Math" w:hAnsi="Cambria Math"/>
          </w:rPr>
          <m:t>.</m:t>
        </m:r>
      </m:oMath>
      <w:r w:rsidR="00DC2A72">
        <w:t xml:space="preserve"> </w:t>
      </w:r>
      <w:r>
        <w:t xml:space="preserve">Názorně je </w:t>
      </w:r>
      <w:r w:rsidR="00471429">
        <w:t>operace</w:t>
      </w:r>
      <w:r>
        <w:t xml:space="preserve"> </w:t>
      </w:r>
      <w:r w:rsidR="00461155">
        <w:t xml:space="preserve">vektorizace </w:t>
      </w:r>
      <w:r>
        <w:t>představen</w:t>
      </w:r>
      <w:r w:rsidR="00471429">
        <w:t>a</w:t>
      </w:r>
      <w:r>
        <w:t xml:space="preserve"> na následujícím příkladu</w:t>
      </w:r>
      <w:r w:rsidR="0091074A">
        <w:t>, kde</w:t>
      </w:r>
      <w:r w:rsidR="00450F1E">
        <w:t xml:space="preserve"> se generuje</w:t>
      </w:r>
      <w:r w:rsidR="0091074A">
        <w:t xml:space="preserve"> vstupní příklad pro</w:t>
      </w:r>
      <w:del w:id="454" w:author="Pepa Sládek" w:date="2019-04-01T11:32:00Z">
        <w:r w:rsidR="0091074A" w:rsidDel="00200A8A">
          <w:delText xml:space="preserve"> </w:delText>
        </w:r>
      </w:del>
      <w:r w:rsidR="0091074A">
        <w:t>třídu</w:t>
      </w:r>
      <w:del w:id="455" w:author="Pepa Sládek" w:date="2019-04-01T11:32:00Z">
        <w:r w:rsidR="0091074A" w:rsidDel="00200A8A">
          <w:delText xml:space="preserve"> </w:delText>
        </w:r>
      </w:del>
      <w:r w:rsidR="0091074A">
        <w:t>4</w:t>
      </w:r>
      <w:del w:id="456" w:author="Pepa Sládek" w:date="2019-04-01T11:32:00Z">
        <w:r w:rsidR="0091074A" w:rsidDel="00200A8A">
          <w:delText xml:space="preserve"> </w:delText>
        </w:r>
        <w:r w:rsidR="00F0096B" w:rsidDel="00200A8A">
          <w:br/>
        </w:r>
      </w:del>
      <w:r w:rsidR="0091074A">
        <w:t>a velikost jádra (</w:t>
      </w:r>
      <m:oMath>
        <m:r>
          <w:rPr>
            <w:rFonts w:ascii="Cambria Math" w:hAnsi="Cambria Math"/>
          </w:rPr>
          <m:t>3×3</m:t>
        </m:r>
      </m:oMath>
      <w:r w:rsidR="0091074A">
        <w:t>)</w:t>
      </w:r>
      <w:r w:rsidR="008756E0">
        <w:t>.</w:t>
      </w:r>
      <w:r w:rsidR="00450F1E">
        <w:t xml:space="preserve"> Předpokládá se, že ve </w:t>
      </w:r>
      <w:r w:rsidR="00F0096B">
        <w:t>v</w:t>
      </w:r>
      <w:r w:rsidR="00450F1E">
        <w:t xml:space="preserve">stupních datech jsou jen tři třídy objektů, to znamená </w:t>
      </w:r>
      <m:oMath>
        <m:r>
          <w:rPr>
            <w:rFonts w:ascii="Cambria Math" w:eastAsiaTheme="minorEastAsia" w:hAnsi="Cambria Math"/>
          </w:rPr>
          <m:t>O = [0,1,4]</m:t>
        </m:r>
      </m:oMath>
      <w:r w:rsidR="00450F1E">
        <w:rPr>
          <w:rFonts w:eastAsiaTheme="minorEastAsia"/>
        </w:rPr>
        <w:t>.</w:t>
      </w:r>
    </w:p>
    <w:p w14:paraId="7561B6E3" w14:textId="6F5C6F4A" w:rsidR="007320B5" w:rsidRDefault="002553D6" w:rsidP="0091074A">
      <w:pPr>
        <w:pStyle w:val="Standartnitext"/>
        <w:rPr>
          <w:ins w:id="457" w:author="Pepa Sládek" w:date="2019-04-01T11:34:00Z"/>
          <w:rFonts w:eastAsiaTheme="minorEastAsia"/>
        </w:rPr>
      </w:pPr>
      <w:r>
        <w:t>Jako vstup pro neuronové sítě se obecně hodí normalizované hodnoty. V rámci prezentovaného algoritmu spočívá tato normalizace v zakódování vstupní</w:t>
      </w:r>
      <w:r w:rsidR="00DC2A72">
        <w:t xml:space="preserve"> </w:t>
      </w:r>
      <w:r w:rsidR="004615F6">
        <w:t>matice</w:t>
      </w:r>
      <w:r w:rsidR="00DC2A72">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b/>
        </w:rPr>
        <w:t xml:space="preserve"> </w:t>
      </w:r>
      <w:r w:rsidR="00DC2A72">
        <w:t xml:space="preserve">na </w:t>
      </w:r>
      <w:r w:rsidR="004615F6">
        <w:t xml:space="preserve">vektor </w:t>
      </w:r>
      <w:r w:rsidR="00DC2A72">
        <w:t>tvar</w:t>
      </w:r>
      <w:r w:rsidR="004615F6">
        <w:t>u</w:t>
      </w:r>
      <w:r w:rsidR="00DC2A72">
        <w:t xml:space="preserve"> </w:t>
      </w:r>
      <m:oMath>
        <m:sSub>
          <m:sSubPr>
            <m:ctrlPr>
              <w:rPr>
                <w:rFonts w:ascii="Cambria Math" w:hAnsi="Cambria Math"/>
                <w:i/>
              </w:rPr>
            </m:ctrlPr>
          </m:sSubPr>
          <m:e>
            <m:r>
              <w:rPr>
                <w:rFonts w:ascii="Cambria Math" w:hAnsi="Cambria Math"/>
              </w:rPr>
              <m:t>x</m:t>
            </m:r>
          </m:e>
          <m:sub>
            <m:r>
              <w:rPr>
                <w:rFonts w:ascii="Cambria Math" w:hAnsi="Cambria Math"/>
              </w:rPr>
              <m:t>1a</m:t>
            </m:r>
          </m:sub>
        </m:sSub>
      </m:oMath>
      <w:r w:rsidR="00F0096B">
        <w:t>,</w:t>
      </w:r>
      <w:r w:rsidR="0010327C">
        <w:t xml:space="preserve"> </w:t>
      </w:r>
      <w:r w:rsidR="00F0096B">
        <w:t>k</w:t>
      </w:r>
      <w:r>
        <w:t>de každý jedničkový příznak v</w:t>
      </w:r>
      <w:r w:rsidR="00F0096B">
        <w:t>e</w:t>
      </w:r>
      <w:r>
        <w:t> </w:t>
      </w:r>
      <w:r w:rsidR="00997B97">
        <w:t>trojici</w:t>
      </w:r>
      <w:r>
        <w:t xml:space="preserve"> označuje přítomnost objektu dané kategorie. </w:t>
      </w:r>
      <w:r w:rsidR="00083C0C">
        <w:rPr>
          <w:rFonts w:eastAsiaTheme="minorEastAsia"/>
        </w:rPr>
        <w:t>Například</w:t>
      </w:r>
      <w:r w:rsidR="006348F9">
        <w:rPr>
          <w:rFonts w:eastAsiaTheme="minorEastAsia"/>
        </w:rPr>
        <w:t xml:space="preserve"> </w:t>
      </w:r>
      <w:r w:rsidR="00471429">
        <w:rPr>
          <w:rFonts w:eastAsiaTheme="minorEastAsia"/>
        </w:rPr>
        <w:t>šestá</w:t>
      </w:r>
      <w:r w:rsidR="006348F9">
        <w:rPr>
          <w:rFonts w:eastAsiaTheme="minorEastAsia"/>
        </w:rPr>
        <w:t xml:space="preserve"> trojice z</w:t>
      </w:r>
      <w:r w:rsidR="004C0032">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0</m:t>
                </m:r>
              </m:e>
              <m:sub>
                <m:r>
                  <w:rPr>
                    <w:rFonts w:ascii="Cambria Math" w:hAnsi="Cambria Math"/>
                    <w:color w:val="FF0000"/>
                  </w:rPr>
                  <m:t>0</m:t>
                </m:r>
              </m:sub>
            </m:sSub>
            <m:r>
              <w:rPr>
                <w:rFonts w:ascii="Cambria Math" w:hAnsi="Cambria Math"/>
              </w:rPr>
              <m:t>,</m:t>
            </m:r>
            <m:sSub>
              <m:sSubPr>
                <m:ctrlPr>
                  <w:rPr>
                    <w:rFonts w:ascii="Cambria Math" w:hAnsi="Cambria Math"/>
                    <w:b/>
                    <w:i/>
                  </w:rPr>
                </m:ctrlPr>
              </m:sSubPr>
              <m:e>
                <m:r>
                  <w:rPr>
                    <w:rFonts w:ascii="Cambria Math" w:hAnsi="Cambria Math"/>
                  </w:rPr>
                  <m:t>0</m:t>
                </m:r>
              </m:e>
              <m:sub>
                <m:r>
                  <w:rPr>
                    <w:rFonts w:ascii="Cambria Math" w:hAnsi="Cambria Math"/>
                    <w:color w:val="FF0000"/>
                  </w:rPr>
                  <m:t>1</m:t>
                </m:r>
              </m:sub>
            </m:sSub>
            <m:r>
              <w:rPr>
                <w:rFonts w:ascii="Cambria Math" w:hAnsi="Cambria Math"/>
              </w:rPr>
              <m:t>,</m:t>
            </m:r>
            <m:sSub>
              <m:sSubPr>
                <m:ctrlPr>
                  <w:rPr>
                    <w:rFonts w:ascii="Cambria Math" w:hAnsi="Cambria Math"/>
                    <w:i/>
                  </w:rPr>
                </m:ctrlPr>
              </m:sSubPr>
              <m:e>
                <m:r>
                  <m:rPr>
                    <m:sty m:val="bi"/>
                  </m:rPr>
                  <w:rPr>
                    <w:rFonts w:ascii="Cambria Math" w:hAnsi="Cambria Math"/>
                    <w:color w:val="00B0F0"/>
                  </w:rPr>
                  <m:t>1</m:t>
                </m:r>
              </m:e>
              <m:sub>
                <m:r>
                  <w:rPr>
                    <w:rFonts w:ascii="Cambria Math" w:hAnsi="Cambria Math"/>
                    <w:color w:val="FF0000"/>
                  </w:rPr>
                  <m:t>2</m:t>
                </m:r>
              </m:sub>
            </m:sSub>
            <m:r>
              <w:rPr>
                <w:rFonts w:ascii="Cambria Math" w:hAnsi="Cambria Math"/>
              </w:rPr>
              <m:t>]</m:t>
            </m:r>
          </m:e>
          <m:sub>
            <m:r>
              <w:rPr>
                <w:rFonts w:ascii="Cambria Math" w:hAnsi="Cambria Math"/>
              </w:rPr>
              <m:t>f</m:t>
            </m:r>
          </m:sub>
        </m:sSub>
      </m:oMath>
      <w:r>
        <w:rPr>
          <w:rFonts w:eastAsiaTheme="minorEastAsia"/>
        </w:rPr>
        <w:t xml:space="preserve"> - označuje přítomnost objektu třídy </w:t>
      </w:r>
      <w:r w:rsidR="00450F1E">
        <w:rPr>
          <w:rFonts w:eastAsiaTheme="minorEastAsia"/>
        </w:rPr>
        <w:t>čtyři</w:t>
      </w:r>
      <w:r w:rsidR="006348F9">
        <w:rPr>
          <w:rFonts w:eastAsiaTheme="minorEastAsia"/>
        </w:rPr>
        <w:t xml:space="preserve"> </w:t>
      </w:r>
      <w:r>
        <w:rPr>
          <w:rFonts w:eastAsiaTheme="minorEastAsia"/>
        </w:rPr>
        <w:t xml:space="preserve">na pozici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[f]</m:t>
        </m:r>
      </m:oMath>
      <w:r>
        <w:rPr>
          <w:rFonts w:eastAsiaTheme="minorEastAsia"/>
        </w:rPr>
        <w:t>.</w:t>
      </w:r>
      <w:r w:rsidR="007320B5">
        <w:rPr>
          <w:rFonts w:eastAsiaTheme="minorEastAsia"/>
        </w:rPr>
        <w:t xml:space="preserve"> Pozice příznaku v rámci trojice se odvíjí od pořadí dané obj</w:t>
      </w:r>
      <w:r w:rsidR="00DC2A72">
        <w:rPr>
          <w:rFonts w:eastAsiaTheme="minorEastAsia"/>
        </w:rPr>
        <w:t xml:space="preserve">ektové třídy v poli </w:t>
      </w:r>
      <m:oMath>
        <m:r>
          <w:rPr>
            <w:rFonts w:ascii="Cambria Math" w:eastAsiaTheme="minorEastAsia" w:hAnsi="Cambria Math"/>
          </w:rPr>
          <m:t>O = [</m:t>
        </m:r>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color w:val="FF0000"/>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color w:val="FF0000"/>
              </w:rPr>
              <m:t>1</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4</m:t>
            </m:r>
          </m:e>
          <m:sub>
            <m:r>
              <m:rPr>
                <m:sty m:val="bi"/>
              </m:rPr>
              <w:rPr>
                <w:rFonts w:ascii="Cambria Math" w:eastAsiaTheme="minorEastAsia" w:hAnsi="Cambria Math"/>
                <w:color w:val="FF0000"/>
              </w:rPr>
              <m:t>2</m:t>
            </m:r>
          </m:sub>
        </m:sSub>
        <m:r>
          <w:rPr>
            <w:rFonts w:ascii="Cambria Math" w:eastAsiaTheme="minorEastAsia" w:hAnsi="Cambria Math"/>
          </w:rPr>
          <m:t>]</m:t>
        </m:r>
      </m:oMath>
      <w:r w:rsidR="007320B5">
        <w:rPr>
          <w:rFonts w:eastAsiaTheme="minorEastAsia"/>
        </w:rPr>
        <w:t>.</w:t>
      </w:r>
      <w:r w:rsidR="00450F1E">
        <w:rPr>
          <w:rFonts w:eastAsiaTheme="minorEastAsia"/>
        </w:rPr>
        <w:t xml:space="preserve"> Čtyřka je v poli </w:t>
      </w:r>
      <m:oMath>
        <m:r>
          <w:rPr>
            <w:rFonts w:ascii="Cambria Math" w:eastAsiaTheme="minorEastAsia" w:hAnsi="Cambria Math"/>
          </w:rPr>
          <m:t>O</m:t>
        </m:r>
      </m:oMath>
      <w:r w:rsidR="00450F1E">
        <w:rPr>
          <w:rFonts w:eastAsiaTheme="minorEastAsia"/>
        </w:rPr>
        <w:t xml:space="preserve"> na pozici</w:t>
      </w:r>
      <w:r w:rsidR="009205E7">
        <w:rPr>
          <w:rFonts w:eastAsiaTheme="minorEastAsia"/>
        </w:rPr>
        <w:t xml:space="preserve"> indexované dvojkou, proto na té stejné pozici figuruje i v </w:t>
      </w:r>
      <m:oMath>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a</m:t>
            </m:r>
          </m:sub>
        </m:sSub>
      </m:oMath>
      <w:r w:rsidR="00450F1E">
        <w:rPr>
          <w:rFonts w:eastAsiaTheme="minorEastAsia"/>
        </w:rPr>
        <w:t>.</w:t>
      </w:r>
      <w:r>
        <w:rPr>
          <w:rFonts w:eastAsiaTheme="minorEastAsia"/>
        </w:rPr>
        <w:t xml:space="preserve"> </w:t>
      </w:r>
      <w:r w:rsidR="004615F6">
        <w:rPr>
          <w:rFonts w:eastAsiaTheme="minorEastAsia"/>
        </w:rPr>
        <w:t>Obecně je p</w:t>
      </w:r>
      <w:r>
        <w:rPr>
          <w:rFonts w:eastAsiaTheme="minorEastAsia"/>
        </w:rPr>
        <w:t>očet prvků v</w:t>
      </w:r>
      <w:r w:rsidR="004615F6">
        <w:rPr>
          <w:rFonts w:eastAsiaTheme="minorEastAsia"/>
        </w:rPr>
        <w:t>e</w:t>
      </w:r>
      <w:r>
        <w:rPr>
          <w:rFonts w:eastAsiaTheme="minorEastAsia"/>
        </w:rPr>
        <w:t xml:space="preserve"> vektoru</w:t>
      </w:r>
      <w:r w:rsidR="00F60EEE">
        <w:rPr>
          <w:rFonts w:eastAsiaTheme="minorEastAsia"/>
        </w:rPr>
        <w:t xml:space="preserve"> </w:t>
      </w:r>
      <m:oMath>
        <m:r>
          <w:rPr>
            <w:rFonts w:ascii="Cambria Math" w:eastAsiaTheme="minorEastAsia" w:hAnsi="Cambria Math"/>
          </w:rPr>
          <m:t>v</m:t>
        </m:r>
      </m:oMath>
      <w:r>
        <w:rPr>
          <w:rFonts w:eastAsiaTheme="minorEastAsia"/>
        </w:rPr>
        <w:t xml:space="preserve"> dán vz</w:t>
      </w:r>
      <w:r w:rsidR="00083C0C">
        <w:rPr>
          <w:rFonts w:eastAsiaTheme="minorEastAsia"/>
        </w:rPr>
        <w:t>t</w:t>
      </w:r>
      <w:r>
        <w:rPr>
          <w:rFonts w:eastAsiaTheme="minorEastAsia"/>
        </w:rPr>
        <w:t>ahem</w:t>
      </w:r>
      <w:r w:rsidR="001D4309">
        <w:rPr>
          <w:rFonts w:eastAsiaTheme="minorEastAsia"/>
        </w:rPr>
        <w:t xml:space="preserve"> </w:t>
      </w:r>
      <m:oMath>
        <m:r>
          <m:rPr>
            <m:sty m:val="p"/>
          </m:rPr>
          <w:rPr>
            <w:rFonts w:ascii="Cambria Math" w:eastAsiaTheme="minorEastAsia" w:hAnsi="Cambria Math"/>
          </w:rPr>
          <m:t>P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91074A">
        <w:rPr>
          <w:rFonts w:eastAsiaTheme="minorEastAsia"/>
        </w:rPr>
        <w:t>.</w:t>
      </w:r>
    </w:p>
    <w:p w14:paraId="2F40FF69" w14:textId="77777777" w:rsidR="00200A8A" w:rsidRPr="00941617" w:rsidRDefault="00200A8A" w:rsidP="00200A8A">
      <w:pPr>
        <w:pStyle w:val="Rovnice"/>
      </w:pPr>
      <m:oMathPara>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p"/>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V</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a</m:t>
                    </m:r>
                    <m:ctrlPr>
                      <w:rPr>
                        <w:rFonts w:ascii="Cambria Math" w:eastAsia="Cambria Math" w:hAnsi="Cambria Math" w:cs="Cambria Math"/>
                      </w:rPr>
                    </m:ctrlPr>
                  </m:e>
                  <m:e>
                    <m:r>
                      <w:rPr>
                        <w:rFonts w:ascii="Cambria Math" w:eastAsia="Cambria Math" w:hAnsi="Cambria Math" w:cs="Cambria Math"/>
                      </w:rPr>
                      <m:t>b</m:t>
                    </m:r>
                    <m:ctrlPr>
                      <w:rPr>
                        <w:rFonts w:ascii="Cambria Math" w:eastAsia="Cambria Math" w:hAnsi="Cambria Math" w:cs="Cambria Math"/>
                      </w:rPr>
                    </m:ctrlPr>
                  </m:e>
                  <m:e>
                    <m:r>
                      <w:rPr>
                        <w:rFonts w:ascii="Cambria Math" w:eastAsia="Cambria Math" w:hAnsi="Cambria Math" w:cs="Cambria Math"/>
                      </w:rPr>
                      <m:t>c</m:t>
                    </m:r>
                    <m:ctrlPr>
                      <w:rPr>
                        <w:rFonts w:ascii="Cambria Math" w:eastAsia="Cambria Math" w:hAnsi="Cambria Math" w:cs="Cambria Math"/>
                      </w:rPr>
                    </m:ctrlPr>
                  </m:e>
                </m:mr>
                <m:mr>
                  <m:e>
                    <m:r>
                      <w:rPr>
                        <w:rFonts w:ascii="Cambria Math" w:eastAsia="Cambria Math" w:hAnsi="Cambria Math" w:cs="Cambria Math"/>
                      </w:rPr>
                      <m:t>d</m:t>
                    </m:r>
                  </m:e>
                  <m:e>
                    <m:r>
                      <w:rPr>
                        <w:rFonts w:ascii="Cambria Math" w:hAnsi="Cambria Math"/>
                      </w:rPr>
                      <m:t>e</m:t>
                    </m:r>
                  </m:e>
                  <m:e>
                    <m:r>
                      <w:rPr>
                        <w:rFonts w:ascii="Cambria Math" w:hAnsi="Cambria Math"/>
                      </w:rPr>
                      <m:t>f</m:t>
                    </m:r>
                    <m:ctrlPr>
                      <w:rPr>
                        <w:rFonts w:ascii="Cambria Math" w:eastAsia="Cambria Math" w:hAnsi="Cambria Math" w:cs="Cambria Math"/>
                      </w:rPr>
                    </m:ctrlPr>
                  </m:e>
                </m:mr>
                <m:mr>
                  <m:e>
                    <m:r>
                      <w:rPr>
                        <w:rFonts w:ascii="Cambria Math" w:eastAsia="Cambria Math" w:hAnsi="Cambria Math" w:cs="Cambria Math"/>
                      </w:rPr>
                      <m:t>g</m:t>
                    </m:r>
                  </m:e>
                  <m:e>
                    <m:r>
                      <w:rPr>
                        <w:rFonts w:ascii="Cambria Math" w:hAnsi="Cambria Math"/>
                      </w:rPr>
                      <m:t>h</m:t>
                    </m:r>
                    <m:ctrlPr>
                      <w:rPr>
                        <w:rFonts w:ascii="Cambria Math" w:eastAsia="Cambria Math" w:hAnsi="Cambria Math" w:cs="Cambria Math"/>
                      </w:rPr>
                    </m:ctrlPr>
                  </m:e>
                  <m:e>
                    <m:r>
                      <w:rPr>
                        <w:rFonts w:ascii="Cambria Math" w:eastAsia="Cambria Math" w:hAnsi="Cambria Math" w:cs="Cambria Math"/>
                      </w:rPr>
                      <m:t>i</m:t>
                    </m:r>
                  </m:e>
                </m:mr>
              </m:m>
              <m:r>
                <m:rPr>
                  <m:sty m:val="p"/>
                </m:rPr>
                <w:rPr>
                  <w:rStyle w:val="CommentReference"/>
                  <w:rFonts w:asciiTheme="minorHAnsi" w:eastAsiaTheme="minorHAnsi" w:hAnsiTheme="minorHAnsi" w:cstheme="minorBidi"/>
                </w:rPr>
                <w:commentReference w:id="458"/>
              </m:r>
            </m:e>
          </m:d>
        </m:oMath>
      </m:oMathPara>
    </w:p>
    <w:p w14:paraId="6B933CA7" w14:textId="77777777" w:rsidR="00200A8A" w:rsidRPr="00941617" w:rsidRDefault="00200A8A" w:rsidP="00200A8A">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[0,0,</m:t>
              </m:r>
              <m:r>
                <m:rPr>
                  <m:sty m:val="b"/>
                </m:rPr>
                <w:rPr>
                  <w:rFonts w:ascii="Cambria Math" w:hAnsi="Cambria Math"/>
                  <w:color w:val="00B0F0"/>
                </w:rPr>
                <m:t>1</m:t>
              </m:r>
              <m:r>
                <m:rPr>
                  <m:sty m:val="b"/>
                </m:rPr>
                <w:rPr>
                  <w:rFonts w:ascii="Cambria Math" w:hAnsi="Cambria Math"/>
                </w:rPr>
                <m:t>]</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i</m:t>
              </m:r>
            </m:sub>
          </m:sSub>
          <m:r>
            <m:rPr>
              <m:sty m:val="p"/>
            </m:rPr>
            <w:rPr>
              <w:rFonts w:ascii="Cambria Math" w:hAnsi="Cambria Math"/>
            </w:rPr>
            <m:t>)</m:t>
          </m:r>
        </m:oMath>
      </m:oMathPara>
    </w:p>
    <w:p w14:paraId="0A8AC6E3" w14:textId="77777777" w:rsidR="00200A8A" w:rsidRPr="00B6497A" w:rsidRDefault="00200A8A" w:rsidP="00200A8A">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0,1,0, 0,1,0, 0,1,0, 0,1,0, 1,0,0, 0,0,</m:t>
              </m:r>
              <m:r>
                <m:rPr>
                  <m:sty m:val="b"/>
                </m:rPr>
                <w:rPr>
                  <w:rFonts w:ascii="Cambria Math" w:hAnsi="Cambria Math"/>
                  <w:color w:val="00B0F0"/>
                </w:rPr>
                <m:t>0</m:t>
              </m:r>
              <m:r>
                <m:rPr>
                  <m:sty m:val="p"/>
                </m:rPr>
                <w:rPr>
                  <w:rFonts w:ascii="Cambria Math" w:hAnsi="Cambria Math"/>
                </w:rPr>
                <m:t>, 0,1,0, 1,0,0, 1,0,0</m:t>
              </m:r>
            </m:e>
          </m:d>
        </m:oMath>
      </m:oMathPara>
    </w:p>
    <w:p w14:paraId="08FC9B74" w14:textId="77777777" w:rsidR="00200A8A" w:rsidRPr="0091074A" w:rsidRDefault="00200A8A" w:rsidP="00200A8A">
      <w:pPr>
        <w:pStyle w:val="Rovnice"/>
      </w:pPr>
      <m:oMathPara>
        <m:oMath>
          <m:sSub>
            <m:sSubPr>
              <m:ctrlPr>
                <w:rPr>
                  <w:rFonts w:ascii="Cambria Math" w:hAnsi="Cambria Math"/>
                </w:rPr>
              </m:ctrlPr>
            </m:sSubPr>
            <m:e>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b</m:t>
                  </m:r>
                </m:sub>
              </m:sSub>
              <m:r>
                <m:rPr>
                  <m:sty m:val="p"/>
                </m:rPr>
                <w:rPr>
                  <w:rFonts w:ascii="Cambria Math" w:hAnsi="Cambria Math"/>
                </w:rPr>
                <m:t>)→</m:t>
              </m:r>
              <m:r>
                <w:rPr>
                  <w:rFonts w:ascii="Cambria Math" w:hAnsi="Cambria Math"/>
                </w:rPr>
                <m:t>y</m:t>
              </m:r>
            </m:e>
            <m:sub>
              <m:r>
                <m:rPr>
                  <m:sty m:val="p"/>
                </m:rPr>
                <w:rPr>
                  <w:rFonts w:ascii="Cambria Math" w:hAnsi="Cambria Math"/>
                </w:rPr>
                <m:t>1</m:t>
              </m:r>
            </m:sub>
          </m:sSub>
          <m:r>
            <m:rPr>
              <m:sty m:val="p"/>
            </m:rPr>
            <w:rPr>
              <w:rFonts w:ascii="Cambria Math" w:hAnsi="Cambria Math"/>
            </w:rPr>
            <m:t>=(0,0,0,0,0,1,0,0,0)</m:t>
          </m:r>
        </m:oMath>
      </m:oMathPara>
    </w:p>
    <w:p w14:paraId="482668E3" w14:textId="77777777" w:rsidR="00200A8A" w:rsidRDefault="00200A8A" w:rsidP="0091074A">
      <w:pPr>
        <w:pStyle w:val="Standartnitext"/>
      </w:pPr>
    </w:p>
    <w:p w14:paraId="43311ADC" w14:textId="4CBD96AB" w:rsidR="00941617" w:rsidRDefault="0091074A" w:rsidP="007320B5">
      <w:pPr>
        <w:pStyle w:val="Standartnitext"/>
        <w:ind w:firstLine="708"/>
      </w:pPr>
      <w:commentRangeStart w:id="459"/>
      <w:r>
        <w:t>V </w:t>
      </w:r>
      <w:commentRangeEnd w:id="459"/>
      <w:r w:rsidR="0092289C">
        <w:rPr>
          <w:rStyle w:val="CommentReference"/>
          <w:rFonts w:asciiTheme="minorHAnsi" w:hAnsiTheme="minorHAnsi" w:cstheme="minorBidi"/>
        </w:rPr>
        <w:commentReference w:id="459"/>
      </w:r>
      <w:r>
        <w:t>tomto příklad</w:t>
      </w:r>
      <w:r w:rsidR="007320B5">
        <w:t>u</w:t>
      </w:r>
      <w:r w:rsidR="00377818">
        <w:t xml:space="preserve"> se</w:t>
      </w:r>
      <w:r>
        <w:t xml:space="preserve"> generuj</w:t>
      </w:r>
      <w:r w:rsidR="00377818">
        <w:t>í</w:t>
      </w:r>
      <w:r>
        <w:t xml:space="preserve"> učící dvojice pro třídu 4. Proto </w:t>
      </w:r>
      <w:r w:rsidR="00C87CBF">
        <w:t>je nutné</w:t>
      </w:r>
      <w:r>
        <w:t xml:space="preserve"> vektor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m:t>
                </m:r>
              </m:e>
              <m:sub>
                <m:r>
                  <w:rPr>
                    <w:rFonts w:ascii="Cambria Math" w:hAnsi="Cambria Math"/>
                  </w:rPr>
                  <m:t>a</m:t>
                </m:r>
              </m:sub>
            </m:sSub>
          </m:sub>
        </m:sSub>
      </m:oMath>
      <w:r>
        <w:t xml:space="preserve"> transformovat na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m:t>
                </m:r>
              </m:e>
              <m:sub>
                <m:r>
                  <w:rPr>
                    <w:rFonts w:ascii="Cambria Math" w:hAnsi="Cambria Math"/>
                  </w:rPr>
                  <m:t>b</m:t>
                </m:r>
              </m:sub>
            </m:sSub>
          </m:sub>
        </m:sSub>
      </m:oMath>
      <w:r w:rsidR="00DC2A72">
        <w:rPr>
          <w:rFonts w:eastAsiaTheme="minorEastAsia"/>
        </w:rPr>
        <w:t>, k</w:t>
      </w:r>
      <w:r>
        <w:t>de</w:t>
      </w:r>
      <w:r w:rsidR="00C87CBF">
        <w:t xml:space="preserve"> se na pozici objektu 4 vloží</w:t>
      </w:r>
      <w:r>
        <w:t xml:space="preserve"> 0. Tím se </w:t>
      </w:r>
      <w:r w:rsidR="00DC2A72">
        <w:t xml:space="preserve">vytváří vstupní vektor </w:t>
      </w:r>
      <m:oMath>
        <m:r>
          <w:rPr>
            <w:rFonts w:ascii="Cambria Math" w:hAnsi="Cambria Math"/>
          </w:rPr>
          <m:t>x</m:t>
        </m:r>
      </m:oMath>
      <w:r>
        <w:t>, který simuluje ne</w:t>
      </w:r>
      <w:r w:rsidR="00997B97">
        <w:t xml:space="preserve">přítomnost objektu 4 na pozici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[f]</m:t>
        </m:r>
      </m:oMath>
      <w:r w:rsidR="00DC2A72">
        <w:rPr>
          <w:rFonts w:eastAsiaTheme="minorEastAsia"/>
        </w:rPr>
        <w:t xml:space="preserve"> </w:t>
      </w:r>
      <w:r>
        <w:t>a výstup</w:t>
      </w:r>
      <w:r w:rsidR="00DC2A72">
        <w:t xml:space="preserve">ní vektor </w:t>
      </w:r>
      <m:oMath>
        <m:r>
          <w:rPr>
            <w:rFonts w:ascii="Cambria Math" w:hAnsi="Cambria Math"/>
          </w:rPr>
          <m:t>y</m:t>
        </m:r>
      </m:oMath>
      <w:r w:rsidR="00997B97">
        <w:t xml:space="preserve">, který na pozici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[f]</m:t>
        </m:r>
      </m:oMath>
      <w:r w:rsidR="00DC2A72">
        <w:rPr>
          <w:rFonts w:eastAsiaTheme="minorEastAsia"/>
        </w:rPr>
        <w:t xml:space="preserve"> </w:t>
      </w:r>
      <w:r>
        <w:t>tento objekt „vkládá“.</w:t>
      </w:r>
      <w:r w:rsidR="00205022">
        <w:t xml:space="preserve"> Tato skutečnost je zvýrazněna </w:t>
      </w:r>
      <w:r w:rsidR="00450F1E">
        <w:t xml:space="preserve">ve vektorech </w:t>
      </w:r>
      <m:oMath>
        <m:sSub>
          <m:sSubPr>
            <m:ctrlPr>
              <w:rPr>
                <w:rFonts w:ascii="Cambria Math" w:hAnsi="Cambria Math"/>
                <w:i/>
              </w:rPr>
            </m:ctrlPr>
          </m:sSubPr>
          <m:e>
            <m:r>
              <w:rPr>
                <w:rFonts w:ascii="Cambria Math" w:hAnsi="Cambria Math"/>
              </w:rPr>
              <m:t>x</m:t>
            </m:r>
          </m:e>
          <m:sub>
            <m:r>
              <w:rPr>
                <w:rFonts w:ascii="Cambria Math" w:hAnsi="Cambria Math"/>
              </w:rPr>
              <m:t>1a</m:t>
            </m:r>
          </m:sub>
        </m:sSub>
      </m:oMath>
      <w:r w:rsidR="00DD3D28">
        <w:rPr>
          <w:rFonts w:eastAsiaTheme="minorEastAsia"/>
        </w:rPr>
        <w:t xml:space="preserve"> a </w:t>
      </w:r>
      <m:oMath>
        <m:sSub>
          <m:sSubPr>
            <m:ctrlPr>
              <w:rPr>
                <w:rFonts w:ascii="Cambria Math" w:hAnsi="Cambria Math"/>
                <w:i/>
              </w:rPr>
            </m:ctrlPr>
          </m:sSubPr>
          <m:e>
            <m:r>
              <w:rPr>
                <w:rFonts w:ascii="Cambria Math" w:hAnsi="Cambria Math"/>
              </w:rPr>
              <m:t>x</m:t>
            </m:r>
          </m:e>
          <m:sub>
            <m:r>
              <w:rPr>
                <w:rFonts w:ascii="Cambria Math" w:hAnsi="Cambria Math"/>
              </w:rPr>
              <m:t>1b</m:t>
            </m:r>
          </m:sub>
        </m:sSub>
      </m:oMath>
      <w:del w:id="460" w:author="Ježek Bruno" w:date="2019-03-28T08:34:00Z">
        <w:r w:rsidR="00DD3D28" w:rsidDel="004C0032">
          <w:rPr>
            <w:rFonts w:eastAsiaTheme="minorEastAsia"/>
          </w:rPr>
          <w:delText xml:space="preserve"> </w:delText>
        </w:r>
        <w:r w:rsidR="00C87CBF" w:rsidDel="004C0032">
          <w:delText xml:space="preserve"> </w:delText>
        </w:r>
      </w:del>
      <w:ins w:id="461" w:author="Ježek Bruno" w:date="2019-03-28T08:34:00Z">
        <w:r w:rsidR="004C0032">
          <w:rPr>
            <w:rFonts w:eastAsiaTheme="minorEastAsia"/>
          </w:rPr>
          <w:t xml:space="preserve"> </w:t>
        </w:r>
      </w:ins>
      <w:r w:rsidR="00C87CBF">
        <w:t>modrou</w:t>
      </w:r>
      <w:r w:rsidR="00205022">
        <w:t xml:space="preserve"> barvou.</w:t>
      </w:r>
      <w:r>
        <w:t xml:space="preserve"> V tomto smyslu </w:t>
      </w:r>
      <w:r w:rsidR="00450F1E">
        <w:t>se iteruje</w:t>
      </w:r>
      <w:r>
        <w:t xml:space="preserve"> přes všechny j</w:t>
      </w:r>
      <w:r w:rsidR="00F0096B">
        <w:t>a</w:t>
      </w:r>
      <w:r>
        <w:t>derné vektory a vytváří</w:t>
      </w:r>
      <w:r w:rsidR="00450F1E">
        <w:t xml:space="preserve"> se</w:t>
      </w:r>
      <w:r w:rsidR="00312F03">
        <w:t xml:space="preserve"> </w:t>
      </w:r>
      <w:r>
        <w:t xml:space="preserve">dvojice </w:t>
      </w:r>
      <m:oMath>
        <m:r>
          <w:rPr>
            <w:rFonts w:ascii="Cambria Math" w:hAnsi="Cambria Math"/>
          </w:rPr>
          <m:t>(x→y)</m:t>
        </m:r>
      </m:oMath>
      <w:r>
        <w:t>.</w:t>
      </w:r>
    </w:p>
    <w:p w14:paraId="35E54917" w14:textId="6701837D" w:rsidR="00CC29C7" w:rsidRDefault="00083C0C" w:rsidP="00233971">
      <w:pPr>
        <w:pStyle w:val="Standartnitext"/>
      </w:pPr>
      <w:r>
        <w:t>Při takovém</w:t>
      </w:r>
      <w:r w:rsidR="0091074A">
        <w:t xml:space="preserve"> postupu je přirozeně vygenerováno mnoho redundantních dvojic, neboť vektory vyprodukované jádry se často opakují. </w:t>
      </w:r>
      <w:r w:rsidR="0044776E">
        <w:t>Redundace dat</w:t>
      </w:r>
      <w:r w:rsidR="004C0032">
        <w:t xml:space="preserve"> </w:t>
      </w:r>
      <w:r w:rsidR="0044776E">
        <w:t xml:space="preserve">pro neuronovou síť je obecně diskutovaným tématem. Článek Davida Medlera ji popisuje jako pozitivní jev </w:t>
      </w:r>
      <w:r w:rsidR="0044776E">
        <w:fldChar w:fldCharType="begin"/>
      </w:r>
      <w:r w:rsidR="00E163FB">
        <w:instrText xml:space="preserve"> ADDIN ZOTERO_ITEM CSL_CITATION {"citationID":"WzU0DATi","properties":{"formattedCitation":"(Medler a Dawson 1994)","plainCitation":"(Medler a Dawson 1994)","noteIndex":0},"citationItems":[{"id":969,"uris":["http://zotero.org/users/local/IbRhotwj/items/N3SHDBEX"],"uri":["http://zotero.org/users/local/IbRhotwj/items/N3SHDBEX"],"itemData":{"id":969,"type":"article-journal","title":"Using Redundancy to Improve the Performance of Artificial Neural Networks","container-title":"Proceedings of the Tenth Canadian Conference on Artificial Intelligence","page":"8","source":"Zotero","abstract":"For Artificial Neural Networks (ANNs) to be effective modelling tools, they must draw upon biological characteristics: One characteristic often overlooked in the design of ANNs is the replication, or redundancy, of processes within the brain. This paper examines the effects of redundancy on the performance of ANNs trained on either a pattern classification task (e.g. parity, encoder) or a function approximation task (e.g. forward kinematics). Results suggest that there is an optimal level of redundancy that increases the likelihood of network convergence while decreasing overall network processing time. ANNs with this level of redundancy consistently perform better than standard ANNs on pattern classification tasks. Furthermore, redundant ANNs trained on the function approximation task are more accurate in terms of overall system error than standard ANNs. These results imply that redundancy may be effectively used to increase the performance of ANNs, both in accuracy and speed.","language":"en","author":[{"family":"Medler","given":"David A"},{"family":"Dawson","given":"Michael R W"}],"issued":{"date-parts":[["1994"]]}}}],"schema":"https://github.com/citation-style-language/schema/raw/master/csl-citation.json"} </w:instrText>
      </w:r>
      <w:r w:rsidR="0044776E">
        <w:fldChar w:fldCharType="separate"/>
      </w:r>
      <w:r w:rsidR="007911EC" w:rsidRPr="007911EC">
        <w:t>(Medler a Dawson 1994)</w:t>
      </w:r>
      <w:r w:rsidR="0044776E">
        <w:fldChar w:fldCharType="end"/>
      </w:r>
      <w:r w:rsidR="0044776E">
        <w:t xml:space="preserve">. V případě </w:t>
      </w:r>
      <w:r w:rsidR="00B44913">
        <w:t>prezentovaných experimentů</w:t>
      </w:r>
      <w:r w:rsidR="0044776E">
        <w:t xml:space="preserve"> byly redundance zachovány s hypotézou posílení často opakovaných vzorků. </w:t>
      </w:r>
      <w:r w:rsidR="00B44913">
        <w:t>Nicméně v případě větší datové sady by bylo prav</w:t>
      </w:r>
      <w:r w:rsidR="008756E0">
        <w:t>děpodobně žádoucí je odstranit.</w:t>
      </w:r>
    </w:p>
    <w:p w14:paraId="3B48D01D" w14:textId="60D8F533" w:rsidR="00FC7B80" w:rsidRDefault="001131C6" w:rsidP="001131C6">
      <w:pPr>
        <w:pStyle w:val="Standartnitext"/>
      </w:pPr>
      <w:r>
        <w:t xml:space="preserve">Tímto byl popsán způsob generování učících dvojic pro </w:t>
      </w:r>
      <w:r w:rsidR="00AF57AF">
        <w:t xml:space="preserve">jeden vektor jedné třídy jádra </w:t>
      </w:r>
      <m:oMath>
        <m:d>
          <m:dPr>
            <m:ctrlPr>
              <w:rPr>
                <w:rFonts w:ascii="Cambria Math" w:hAnsi="Cambria Math"/>
                <w:i/>
              </w:rPr>
            </m:ctrlPr>
          </m:dPr>
          <m:e>
            <m:r>
              <w:rPr>
                <w:rFonts w:ascii="Cambria Math" w:hAnsi="Cambria Math"/>
              </w:rPr>
              <m:t>3×3</m:t>
            </m:r>
          </m:e>
        </m:d>
      </m:oMath>
      <w:r>
        <w:t>. Ve finálním příkladu se pracuje celkem s</w:t>
      </w:r>
      <w:r w:rsidR="00F25EE4">
        <w:t>e</w:t>
      </w:r>
      <w:r>
        <w:t> </w:t>
      </w:r>
      <w:r w:rsidR="00F25EE4">
        <w:t>čtyřmi</w:t>
      </w:r>
      <w:r>
        <w:t xml:space="preserve"> jádry </w:t>
      </w:r>
      <m:oMath>
        <m:r>
          <m:rPr>
            <m:sty m:val="p"/>
          </m:rPr>
          <w:rPr>
            <w:rFonts w:ascii="Cambria Math" w:hAnsi="Cambria Math"/>
          </w:rPr>
          <w:br/>
        </m:r>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8756E0">
        <w:rPr>
          <w:rFonts w:eastAsiaTheme="minorEastAsia"/>
        </w:rPr>
        <w:t xml:space="preserve"> </w:t>
      </w:r>
      <w:r>
        <w:t>a pěti predikovatelnými objekty</w:t>
      </w:r>
      <w:r w:rsidR="008756E0">
        <w:t xml:space="preserve"> viz </w:t>
      </w:r>
      <w:r w:rsidR="008756E0">
        <w:fldChar w:fldCharType="begin"/>
      </w:r>
      <w:r w:rsidR="008756E0">
        <w:instrText xml:space="preserve"> REF _Ref3878559 \h </w:instrText>
      </w:r>
      <w:r w:rsidR="008756E0">
        <w:fldChar w:fldCharType="separate"/>
      </w:r>
      <w:r w:rsidR="008756E0">
        <w:t xml:space="preserve">Tabulka </w:t>
      </w:r>
      <w:r w:rsidR="008756E0">
        <w:rPr>
          <w:noProof/>
        </w:rPr>
        <w:t>1</w:t>
      </w:r>
      <w:r w:rsidR="008756E0">
        <w:fldChar w:fldCharType="end"/>
      </w:r>
      <w:r>
        <w:t xml:space="preserve">. Při </w:t>
      </w:r>
      <w:r w:rsidR="008756E0">
        <w:t>tomto počtu</w:t>
      </w:r>
      <w:r>
        <w:t xml:space="preserve"> vzniká na výstupu předzpracovací fáze celkem </w:t>
      </w:r>
      <m:oMath>
        <m:r>
          <w:rPr>
            <w:rFonts w:ascii="Cambria Math" w:hAnsi="Cambria Math"/>
          </w:rPr>
          <m:t>4×5</m:t>
        </m:r>
      </m:oMath>
      <w:r w:rsidR="00083C0C">
        <w:rPr>
          <w:rFonts w:eastAsiaTheme="minorEastAsia"/>
        </w:rPr>
        <w:t xml:space="preserve"> dvojic</w:t>
      </w:r>
      <w:r>
        <w:rPr>
          <w:rFonts w:eastAsiaTheme="minorEastAsia"/>
        </w:rPr>
        <w:t xml:space="preserve"> csv souborů, které agregují vektory </w:t>
      </w:r>
      <m:oMath>
        <m:r>
          <w:rPr>
            <w:rFonts w:ascii="Cambria Math" w:eastAsiaTheme="minorEastAsia" w:hAnsi="Cambria Math"/>
          </w:rPr>
          <m:t>x</m:t>
        </m:r>
      </m:oMath>
      <w:r>
        <w:rPr>
          <w:rFonts w:eastAsiaTheme="minorEastAsia"/>
        </w:rPr>
        <w:t xml:space="preserve"> a </w:t>
      </w:r>
      <m:oMath>
        <m:r>
          <w:rPr>
            <w:rFonts w:ascii="Cambria Math" w:eastAsiaTheme="minorEastAsia" w:hAnsi="Cambria Math"/>
          </w:rPr>
          <m:t>y</m:t>
        </m:r>
      </m:oMath>
      <w:r>
        <w:rPr>
          <w:rFonts w:eastAsiaTheme="minorEastAsia"/>
        </w:rPr>
        <w:t xml:space="preserve"> pro </w:t>
      </w:r>
      <w:r w:rsidR="00083C0C">
        <w:rPr>
          <w:rFonts w:eastAsiaTheme="minorEastAsia"/>
        </w:rPr>
        <w:t xml:space="preserve">jednu </w:t>
      </w:r>
      <w:r>
        <w:rPr>
          <w:rFonts w:eastAsiaTheme="minorEastAsia"/>
        </w:rPr>
        <w:t xml:space="preserve">konkrétní </w:t>
      </w:r>
      <w:r w:rsidR="00083C0C">
        <w:rPr>
          <w:rFonts w:eastAsiaTheme="minorEastAsia"/>
        </w:rPr>
        <w:t xml:space="preserve">třídu </w:t>
      </w:r>
      <w:r>
        <w:rPr>
          <w:rFonts w:eastAsiaTheme="minorEastAsia"/>
        </w:rPr>
        <w:t>a konkrétní jádro. T</w:t>
      </w:r>
      <w:r w:rsidR="00B64321">
        <w:rPr>
          <w:rFonts w:eastAsiaTheme="minorEastAsia"/>
        </w:rPr>
        <w:t>a</w:t>
      </w:r>
      <w:r>
        <w:rPr>
          <w:rFonts w:eastAsiaTheme="minorEastAsia"/>
        </w:rPr>
        <w:t>to data budou v další fázi vstupem pro</w:t>
      </w:r>
      <w:r w:rsidR="004C0032">
        <w:rPr>
          <w:rFonts w:eastAsiaTheme="minorEastAsia"/>
        </w:rPr>
        <w:t xml:space="preserve"> </w:t>
      </w:r>
      <m:oMath>
        <m:r>
          <w:rPr>
            <w:rFonts w:ascii="Cambria Math" w:hAnsi="Cambria Math"/>
          </w:rPr>
          <m:t>4×5</m:t>
        </m:r>
      </m:oMath>
      <w:r w:rsidR="008756E0">
        <w:rPr>
          <w:rFonts w:eastAsiaTheme="minorEastAsia"/>
        </w:rPr>
        <w:t xml:space="preserve"> neuronových sítí.</w:t>
      </w:r>
      <w:r w:rsidR="00F60EEE">
        <w:rPr>
          <w:rFonts w:eastAsiaTheme="minorEastAsia"/>
        </w:rPr>
        <w:t xml:space="preserve"> Obecný vztah pro výsledný počet potřebných sítí je</w:t>
      </w:r>
      <w:r w:rsidR="00065A08">
        <w:rPr>
          <w:rFonts w:eastAsiaTheme="minorEastAsia"/>
        </w:rPr>
        <w:t xml:space="preserve"> tedy</w:t>
      </w:r>
      <w:r w:rsidR="00F60EE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00F0096B">
        <w:rPr>
          <w:rFonts w:eastAsiaTheme="minorEastAsia"/>
        </w:rPr>
        <w:t>,</w:t>
      </w:r>
      <w:r w:rsidR="00F60EEE">
        <w:rPr>
          <w:rFonts w:eastAsiaTheme="minorEastAsia"/>
        </w:rPr>
        <w:t xml:space="preserve"> </w:t>
      </w:r>
      <w:r w:rsidR="00C87CBF">
        <w:rPr>
          <w:rFonts w:eastAsiaTheme="minorEastAsia"/>
        </w:rPr>
        <w:t>to znamená</w:t>
      </w:r>
      <w:r w:rsidR="00F60EEE">
        <w:rPr>
          <w:rFonts w:eastAsiaTheme="minorEastAsia"/>
        </w:rPr>
        <w:t xml:space="preserve"> počet jader krát počet unikátních objektových kategorií.</w:t>
      </w:r>
    </w:p>
    <w:p w14:paraId="6C914CF1" w14:textId="47D56B67" w:rsidR="00083C0C" w:rsidRDefault="00083C0C" w:rsidP="00F51537">
      <w:pPr>
        <w:pStyle w:val="Heading3"/>
      </w:pPr>
      <w:bookmarkStart w:id="462" w:name="_Toc4652558"/>
      <w:r>
        <w:t>Natrénování modelů</w:t>
      </w:r>
      <w:bookmarkEnd w:id="462"/>
    </w:p>
    <w:p w14:paraId="4E2A4B0E" w14:textId="4FE63642" w:rsidR="001D4309" w:rsidRDefault="00083C0C" w:rsidP="00083C0C">
      <w:pPr>
        <w:pStyle w:val="Standartnitext"/>
        <w:ind w:firstLine="576"/>
      </w:pPr>
      <w:r>
        <w:t>Pro natrénování všech modelů byla využita jedna obecná architektura dopředné neuronové sítě.</w:t>
      </w:r>
      <w:r w:rsidR="00897461">
        <w:t xml:space="preserve"> Veškeré modely byly definovány ve frameworku Keras na bázi </w:t>
      </w:r>
      <w:r w:rsidR="00897461">
        <w:lastRenderedPageBreak/>
        <w:t xml:space="preserve">Tensorflow s podporou učení pomocí grafické karty. </w:t>
      </w:r>
      <w:r>
        <w:t>Experimentováno bylo s několika různými tvary a parametry. Výsledná topologie NN se v konečné fázi ustálila na dvou skrytých vrstvách</w:t>
      </w:r>
      <w:r w:rsidR="00065A08">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65A08">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t>. Dimenze vstupní vrstvy</w:t>
      </w:r>
      <w:r w:rsidR="00065A08">
        <w:t xml:space="preserve"> pro vektor </w:t>
      </w:r>
      <m:oMath>
        <m:r>
          <w:rPr>
            <w:rFonts w:ascii="Cambria Math" w:hAnsi="Cambria Math"/>
          </w:rPr>
          <m:t>v</m:t>
        </m:r>
      </m:oMath>
      <w:r>
        <w:t xml:space="preserve"> odpovídá </w:t>
      </w:r>
      <w:r w:rsidR="001D4309">
        <w:t>vztahu</w:t>
      </w:r>
      <w:del w:id="463" w:author="Ježek Bruno" w:date="2019-03-28T08:34:00Z">
        <w:r w:rsidR="001D4309" w:rsidDel="004C0032">
          <w:delText xml:space="preserve"> </w:delText>
        </w:r>
        <w:r w:rsidR="001D4309" w:rsidDel="004C0032">
          <w:rPr>
            <w:rFonts w:eastAsiaTheme="minorEastAsia"/>
          </w:rPr>
          <w:delText xml:space="preserve"> </w:delText>
        </w:r>
      </w:del>
      <w:ins w:id="464" w:author="Ježek Bruno" w:date="2019-03-28T08:34:00Z">
        <w:r w:rsidR="004C0032">
          <w:t xml:space="preserve"> </w:t>
        </w:r>
      </w:ins>
      <m:oMath>
        <m:r>
          <m:rPr>
            <m:sty m:val="p"/>
          </m:rP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1D4309">
        <w:rPr>
          <w:rFonts w:eastAsiaTheme="minorEastAsia"/>
        </w:rPr>
        <w:t xml:space="preserve"> a je tedy pro každé jádro jiná.</w:t>
      </w:r>
      <w:r>
        <w:t xml:space="preserve"> Počet neuronů</w:t>
      </w:r>
      <w:r w:rsidR="00897461">
        <w:t xml:space="preserve"> ve s</w:t>
      </w:r>
      <w:r w:rsidR="00F0096B">
        <w:t>k</w:t>
      </w:r>
      <w:r w:rsidR="00897461">
        <w:t>r</w:t>
      </w:r>
      <w:r>
        <w:t xml:space="preserve">ytých vrstvách se směrem k výstupní vrstvě snižuje do pyramidového tvaru s koeficientem </w:t>
      </w:r>
      <w:r w:rsidR="00F0096B">
        <w:br/>
      </w:r>
      <w:r>
        <w:t>0.9</w:t>
      </w:r>
      <w:r w:rsidR="001D4309">
        <w:t xml:space="preserve"> </w:t>
      </w:r>
      <m:oMath>
        <m:r>
          <w:rPr>
            <w:rFonts w:ascii="Cambria Math" w:eastAsiaTheme="minorEastAsia" w:hAnsi="Cambria Math"/>
          </w:rPr>
          <m:t>×</m:t>
        </m:r>
      </m:oMath>
      <w:r w:rsidR="001D4309">
        <w:rPr>
          <w:rFonts w:eastAsiaTheme="minorEastAsia"/>
        </w:rPr>
        <w:t xml:space="preserve"> P</w:t>
      </w:r>
      <w:r>
        <w:t xml:space="preserve"> pro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 0.7</w:t>
      </w:r>
      <w:r w:rsidR="001D4309">
        <w:t xml:space="preserve"> </w:t>
      </w:r>
      <m:oMath>
        <m:r>
          <w:rPr>
            <w:rFonts w:ascii="Cambria Math" w:eastAsiaTheme="minorEastAsia" w:hAnsi="Cambria Math"/>
          </w:rPr>
          <m:t>×</m:t>
        </m:r>
      </m:oMath>
      <w:r w:rsidR="001D4309">
        <w:rPr>
          <w:rFonts w:eastAsiaTheme="minorEastAsia"/>
        </w:rPr>
        <w:t xml:space="preserve"> P</w:t>
      </w:r>
      <w:r w:rsidR="00065A08">
        <w:rPr>
          <w:rFonts w:eastAsiaTheme="minorEastAsia"/>
        </w:rPr>
        <w:t xml:space="preserve"> pro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t xml:space="preserve">. </w:t>
      </w:r>
      <w:r w:rsidR="001D4309">
        <w:t>Výstupní vrstva</w:t>
      </w:r>
      <w:r w:rsidR="00065A08">
        <w:t xml:space="preserve"> </w:t>
      </w:r>
      <m:oMath>
        <m:sSub>
          <m:sSubPr>
            <m:ctrlPr>
              <w:rPr>
                <w:rFonts w:ascii="Cambria Math" w:hAnsi="Cambria Math"/>
                <w:i/>
              </w:rPr>
            </m:ctrlPr>
          </m:sSubPr>
          <m:e>
            <m:r>
              <w:rPr>
                <w:rFonts w:ascii="Cambria Math" w:hAnsi="Cambria Math"/>
              </w:rPr>
              <m:t>L</m:t>
            </m:r>
          </m:e>
          <m:sub>
            <m:r>
              <w:rPr>
                <w:rFonts w:ascii="Cambria Math" w:hAnsi="Cambria Math"/>
              </w:rPr>
              <m:t>4</m:t>
            </m:r>
          </m:sub>
        </m:sSub>
      </m:oMath>
      <w:r w:rsidR="001D4309">
        <w:t xml:space="preserve"> má velikost jádra.</w:t>
      </w:r>
    </w:p>
    <w:p w14:paraId="55F37644" w14:textId="30280B2D" w:rsidR="001D4309" w:rsidRDefault="001D4309" w:rsidP="008756E0">
      <w:pPr>
        <w:pStyle w:val="Obrzek"/>
      </w:pPr>
      <w:r>
        <w:drawing>
          <wp:inline distT="0" distB="0" distL="0" distR="0" wp14:anchorId="7D71DD77" wp14:editId="2812FC24">
            <wp:extent cx="1163352"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100000"/>
                              </a14:imgEffect>
                              <a14:imgEffect>
                                <a14:brightnessContrast contrast="-26000"/>
                              </a14:imgEffect>
                            </a14:imgLayer>
                          </a14:imgProps>
                        </a:ext>
                      </a:extLst>
                    </a:blip>
                    <a:stretch>
                      <a:fillRect/>
                    </a:stretch>
                  </pic:blipFill>
                  <pic:spPr>
                    <a:xfrm>
                      <a:off x="0" y="0"/>
                      <a:ext cx="1169614" cy="2399430"/>
                    </a:xfrm>
                    <a:prstGeom prst="rect">
                      <a:avLst/>
                    </a:prstGeom>
                  </pic:spPr>
                </pic:pic>
              </a:graphicData>
            </a:graphic>
          </wp:inline>
        </w:drawing>
      </w:r>
    </w:p>
    <w:p w14:paraId="7CC87C9C" w14:textId="3A9B4A6D" w:rsidR="00FC7B80" w:rsidRPr="00F51537" w:rsidRDefault="00805B08" w:rsidP="00805B08">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8</w:t>
      </w:r>
      <w:r w:rsidR="009A0142">
        <w:rPr>
          <w:noProof/>
        </w:rPr>
        <w:fldChar w:fldCharType="end"/>
      </w:r>
      <w:r>
        <w:t xml:space="preserve">: </w:t>
      </w:r>
      <w:r w:rsidR="001D4309">
        <w:t xml:space="preserve">Vizualizace neuronové sítě pro jádro </w:t>
      </w:r>
      <m:oMath>
        <m:r>
          <m:rPr>
            <m:sty m:val="p"/>
          </m:rPr>
          <w:rPr>
            <w:rFonts w:ascii="Cambria Math" w:hAnsi="Cambria Math"/>
          </w:rPr>
          <m:t>3×3</m:t>
        </m:r>
      </m:oMath>
      <w:r w:rsidR="001D4309">
        <w:t xml:space="preserve"> , předpokládaje 3 objekty podobně jako v příkladu z kapitoly </w:t>
      </w:r>
      <w:r w:rsidR="008756E0">
        <w:fldChar w:fldCharType="begin"/>
      </w:r>
      <w:r w:rsidR="008756E0">
        <w:instrText xml:space="preserve"> REF _Ref3878669 \r \h </w:instrText>
      </w:r>
      <w:r w:rsidR="008756E0">
        <w:fldChar w:fldCharType="separate"/>
      </w:r>
      <w:r w:rsidR="008756E0">
        <w:t>6.4.2</w:t>
      </w:r>
      <w:r w:rsidR="008756E0">
        <w:fldChar w:fldCharType="end"/>
      </w:r>
      <w:r w:rsidR="001D4309">
        <w:t>. Počet neuronů odpovídá L</w:t>
      </w:r>
      <w:r w:rsidR="001D4309" w:rsidRPr="00805B08">
        <w:rPr>
          <w:vertAlign w:val="subscript"/>
        </w:rPr>
        <w:t>1</w:t>
      </w:r>
      <w:r w:rsidR="001D4309">
        <w:t xml:space="preserve"> = 27, L</w:t>
      </w:r>
      <w:r w:rsidR="001D4309" w:rsidRPr="00805B08">
        <w:rPr>
          <w:vertAlign w:val="subscript"/>
        </w:rPr>
        <w:t>2</w:t>
      </w:r>
      <w:r w:rsidR="001D4309">
        <w:t xml:space="preserve"> =24, L</w:t>
      </w:r>
      <w:r w:rsidR="001D4309" w:rsidRPr="00805B08">
        <w:rPr>
          <w:vertAlign w:val="subscript"/>
        </w:rPr>
        <w:t>3</w:t>
      </w:r>
      <w:r w:rsidR="001D4309">
        <w:t>=18, L</w:t>
      </w:r>
      <w:r w:rsidR="001D4309" w:rsidRPr="00805B08">
        <w:rPr>
          <w:vertAlign w:val="subscript"/>
        </w:rPr>
        <w:t>4</w:t>
      </w:r>
      <w:r w:rsidR="001D4309">
        <w:t>=9</w:t>
      </w:r>
      <w:r w:rsidR="00544347">
        <w:t>.</w:t>
      </w:r>
      <w:r w:rsidR="001D4309">
        <w:t xml:space="preserve"> </w:t>
      </w:r>
      <w:r w:rsidR="00F51537">
        <w:t xml:space="preserve">Vizualizováno pomocí nástroje dostupném na </w:t>
      </w:r>
      <w:r w:rsidR="00544347" w:rsidRPr="00544347">
        <w:t>http://alexlenail.me/NN-SVG/index.html</w:t>
      </w:r>
    </w:p>
    <w:p w14:paraId="3CD6382C" w14:textId="1C052A36" w:rsidR="00F25EE4" w:rsidRDefault="004C2262" w:rsidP="000708C2">
      <w:pPr>
        <w:pStyle w:val="Standartnitext"/>
        <w:rPr>
          <w:lang w:bidi="he-IL"/>
        </w:rPr>
      </w:pPr>
      <w:r>
        <w:t xml:space="preserve">Aktivační funkce </w:t>
      </w:r>
      <w:r w:rsidR="00805B08">
        <w:t>za</w:t>
      </w:r>
      <w:r>
        <w:t xml:space="preserve"> skrytými vrstvami</w:t>
      </w:r>
      <w:r w:rsidR="00805B08">
        <w:t xml:space="preserve">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oMath>
      <w:r>
        <w:t xml:space="preserve"> je ReLU. Za předposlední vrstvu</w:t>
      </w:r>
      <w:r w:rsidR="00065A08">
        <w:t xml:space="preserve">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t xml:space="preserve"> je za účelem pravděpodobnostního výstupu implementována funkce softmax.</w:t>
      </w:r>
      <w:r w:rsidR="004C0032">
        <w:t xml:space="preserve"> </w:t>
      </w:r>
      <w:r w:rsidR="008B66D9">
        <w:t>Jako chybov</w:t>
      </w:r>
      <w:r w:rsidR="009C6462">
        <w:rPr>
          <w:lang w:bidi="he-IL"/>
        </w:rPr>
        <w:t xml:space="preserve">á funkce byla zvolena </w:t>
      </w:r>
      <w:r w:rsidR="003D0D7F">
        <w:rPr>
          <w:lang w:bidi="he-IL"/>
        </w:rPr>
        <w:t>„</w:t>
      </w:r>
      <w:r w:rsidR="00C017E2">
        <w:rPr>
          <w:lang w:bidi="he-IL"/>
        </w:rPr>
        <w:t>categorical_cross_entr</w:t>
      </w:r>
      <w:r w:rsidR="00B7782F">
        <w:rPr>
          <w:lang w:bidi="he-IL"/>
        </w:rPr>
        <w:t>o</w:t>
      </w:r>
      <w:r w:rsidR="00C017E2">
        <w:rPr>
          <w:lang w:bidi="he-IL"/>
        </w:rPr>
        <w:t>py</w:t>
      </w:r>
      <w:r w:rsidR="003D0D7F">
        <w:rPr>
          <w:lang w:bidi="he-IL"/>
        </w:rPr>
        <w:t>“</w:t>
      </w:r>
      <w:r w:rsidR="00B7782F">
        <w:rPr>
          <w:lang w:bidi="he-IL"/>
        </w:rPr>
        <w:t xml:space="preserve"> implementovaná v </w:t>
      </w:r>
      <w:commentRangeStart w:id="465"/>
      <w:r w:rsidR="00B7782F">
        <w:rPr>
          <w:lang w:bidi="he-IL"/>
        </w:rPr>
        <w:t>Kerasu</w:t>
      </w:r>
      <w:commentRangeEnd w:id="465"/>
      <w:r w:rsidR="000708C2">
        <w:rPr>
          <w:rStyle w:val="CommentReference"/>
          <w:rFonts w:asciiTheme="minorHAnsi" w:hAnsiTheme="minorHAnsi" w:cstheme="minorBidi"/>
        </w:rPr>
        <w:commentReference w:id="465"/>
      </w:r>
      <w:r w:rsidR="00B7782F">
        <w:rPr>
          <w:lang w:bidi="he-IL"/>
        </w:rPr>
        <w:t>.</w:t>
      </w:r>
    </w:p>
    <w:p w14:paraId="692C7F97" w14:textId="0DB97EF1" w:rsidR="00B7782F" w:rsidRDefault="00B7782F" w:rsidP="00B7782F">
      <w:pPr>
        <w:pStyle w:val="Heading3"/>
      </w:pPr>
      <w:bookmarkStart w:id="466" w:name="_Ref4315337"/>
      <w:bookmarkStart w:id="467" w:name="_Toc4652559"/>
      <w:r>
        <w:t>Generování scén</w:t>
      </w:r>
      <w:bookmarkEnd w:id="466"/>
      <w:bookmarkEnd w:id="467"/>
    </w:p>
    <w:p w14:paraId="032C3353" w14:textId="7128B3E6" w:rsidR="00B7782F" w:rsidRDefault="00655F6D" w:rsidP="00B7782F">
      <w:pPr>
        <w:pStyle w:val="Standartnitext"/>
        <w:rPr>
          <w:rFonts w:eastAsiaTheme="minorEastAsia"/>
        </w:rPr>
      </w:pPr>
      <w:r>
        <w:t xml:space="preserve">Generování scén probíhá pomocí uspořádaného volání natrénovaných neuronových sítí. V každém kroku generování je do scény přidán jeden objekt. Ten je volen uživatelsky. Podobně jako ve fázi přípravy dat figuruje i v této fázi pole jader </w:t>
      </w:r>
      <m:oMath>
        <m:r>
          <w:rPr>
            <w:rFonts w:ascii="Cambria Math" w:hAnsi="Cambria Math"/>
          </w:rPr>
          <m:t>C</m:t>
        </m:r>
      </m:oMath>
      <w:r>
        <w:rPr>
          <w:rFonts w:eastAsiaTheme="minorEastAsia"/>
        </w:rPr>
        <w:t xml:space="preserve">, které určuje, jakým způsobem se bude prostor procházet. </w:t>
      </w:r>
      <w:r w:rsidR="003841B2">
        <w:rPr>
          <w:rFonts w:eastAsiaTheme="minorEastAsia"/>
        </w:rPr>
        <w:t>Každ</w:t>
      </w:r>
      <w:r w:rsidR="00266244">
        <w:rPr>
          <w:rFonts w:eastAsiaTheme="minorEastAsia"/>
        </w:rPr>
        <w:t>ý krok generování musí mít svoji výchozí scénu</w:t>
      </w:r>
      <w:r w:rsidR="009250D4">
        <w:rPr>
          <w:rFonts w:eastAsiaTheme="minorEastAsia"/>
        </w:rPr>
        <w:t xml:space="preserve"> </w:t>
      </w:r>
      <m:oMath>
        <m:r>
          <w:rPr>
            <w:rFonts w:ascii="Cambria Math" w:eastAsiaTheme="minorEastAsia" w:hAnsi="Cambria Math"/>
          </w:rPr>
          <m:t>M</m:t>
        </m:r>
      </m:oMath>
      <w:r w:rsidR="009250D4">
        <w:rPr>
          <w:rFonts w:eastAsiaTheme="minorEastAsia"/>
        </w:rPr>
        <w:t>.</w:t>
      </w:r>
      <w:r w:rsidR="00266244">
        <w:rPr>
          <w:rFonts w:eastAsiaTheme="minorEastAsia"/>
        </w:rPr>
        <w:t xml:space="preserve"> </w:t>
      </w:r>
      <w:r w:rsidR="009250D4">
        <w:rPr>
          <w:rFonts w:eastAsiaTheme="minorEastAsia"/>
        </w:rPr>
        <w:t>V</w:t>
      </w:r>
      <w:r w:rsidR="00266244">
        <w:rPr>
          <w:rFonts w:eastAsiaTheme="minorEastAsia"/>
        </w:rPr>
        <w:t> první iteraci je tato scéna zvolena uživatelsky a v dalších iteracích je výchozí scénou výstup předešlého</w:t>
      </w:r>
      <w:r w:rsidR="003D0D7F">
        <w:rPr>
          <w:rFonts w:eastAsiaTheme="minorEastAsia"/>
        </w:rPr>
        <w:t xml:space="preserve"> kroku</w:t>
      </w:r>
      <w:r w:rsidR="00266244">
        <w:rPr>
          <w:rFonts w:eastAsiaTheme="minorEastAsia"/>
        </w:rPr>
        <w:t xml:space="preserve"> generování viz. </w:t>
      </w:r>
      <w:r w:rsidR="00266244">
        <w:rPr>
          <w:rFonts w:eastAsiaTheme="minorEastAsia"/>
        </w:rPr>
        <w:fldChar w:fldCharType="begin"/>
      </w:r>
      <w:r w:rsidR="00266244">
        <w:rPr>
          <w:rFonts w:eastAsiaTheme="minorEastAsia"/>
        </w:rPr>
        <w:instrText xml:space="preserve"> REF _Ref3885870 \h </w:instrText>
      </w:r>
      <w:r w:rsidR="00266244">
        <w:rPr>
          <w:rFonts w:eastAsiaTheme="minorEastAsia"/>
        </w:rPr>
      </w:r>
      <w:r w:rsidR="00266244">
        <w:rPr>
          <w:rFonts w:eastAsiaTheme="minorEastAsia"/>
        </w:rPr>
        <w:fldChar w:fldCharType="separate"/>
      </w:r>
      <w:r w:rsidR="00266244">
        <w:t xml:space="preserve">Rov. </w:t>
      </w:r>
      <w:r w:rsidR="00266244">
        <w:rPr>
          <w:noProof/>
        </w:rPr>
        <w:t>9</w:t>
      </w:r>
      <w:r w:rsidR="00266244">
        <w:rPr>
          <w:rFonts w:eastAsiaTheme="minorEastAsia"/>
        </w:rPr>
        <w:fldChar w:fldCharType="end"/>
      </w:r>
      <w:r w:rsidR="00266244">
        <w:rPr>
          <w:rFonts w:eastAsiaTheme="minorEastAsia"/>
        </w:rPr>
        <w:fldChar w:fldCharType="begin"/>
      </w:r>
      <w:r w:rsidR="00266244">
        <w:rPr>
          <w:rFonts w:eastAsiaTheme="minorEastAsia"/>
        </w:rPr>
        <w:instrText xml:space="preserve"> REF _Ref4237026 \h </w:instrText>
      </w:r>
      <w:r w:rsidR="00266244">
        <w:rPr>
          <w:rFonts w:eastAsiaTheme="minorEastAsia"/>
        </w:rPr>
      </w:r>
      <w:r w:rsidR="00266244">
        <w:rPr>
          <w:rFonts w:eastAsiaTheme="minorEastAsia"/>
        </w:rPr>
        <w:fldChar w:fldCharType="end"/>
      </w:r>
      <w:r w:rsidR="00266244">
        <w:rPr>
          <w:rFonts w:eastAsiaTheme="minorEastAsia"/>
        </w:rPr>
        <w:t xml:space="preserve">. </w:t>
      </w:r>
      <w:r w:rsidR="000708C2">
        <w:rPr>
          <w:rFonts w:eastAsiaTheme="minorEastAsia"/>
        </w:rPr>
        <w:t xml:space="preserve">Výchozí scéna může být například definována po vzoru </w:t>
      </w:r>
      <w:r w:rsidR="003D0D7F">
        <w:rPr>
          <w:rFonts w:eastAsiaTheme="minorEastAsia"/>
        </w:rPr>
        <w:fldChar w:fldCharType="begin"/>
      </w:r>
      <w:r w:rsidR="003D0D7F">
        <w:rPr>
          <w:rFonts w:eastAsiaTheme="minorEastAsia"/>
        </w:rPr>
        <w:instrText xml:space="preserve"> REF _Ref4314912 \h </w:instrText>
      </w:r>
      <w:r w:rsidR="003D0D7F">
        <w:rPr>
          <w:rFonts w:eastAsiaTheme="minorEastAsia"/>
        </w:rPr>
      </w:r>
      <w:r w:rsidR="003D0D7F">
        <w:rPr>
          <w:rFonts w:eastAsiaTheme="minorEastAsia"/>
        </w:rPr>
        <w:fldChar w:fldCharType="separate"/>
      </w:r>
      <w:r w:rsidR="003D0D7F">
        <w:t xml:space="preserve">Obr. </w:t>
      </w:r>
      <w:r w:rsidR="003D0D7F">
        <w:rPr>
          <w:noProof/>
        </w:rPr>
        <w:t>9</w:t>
      </w:r>
      <w:r w:rsidR="003D0D7F">
        <w:rPr>
          <w:rFonts w:eastAsiaTheme="minorEastAsia"/>
        </w:rPr>
        <w:fldChar w:fldCharType="end"/>
      </w:r>
      <w:r w:rsidR="003D0D7F">
        <w:rPr>
          <w:rFonts w:eastAsiaTheme="minorEastAsia"/>
        </w:rPr>
        <w:t>.</w:t>
      </w:r>
    </w:p>
    <w:p w14:paraId="7A7D8B08" w14:textId="671C4AEF" w:rsidR="000708C2" w:rsidRDefault="000708C2" w:rsidP="000708C2">
      <w:pPr>
        <w:pStyle w:val="Obrzek"/>
        <w:rPr>
          <w:rFonts w:eastAsiaTheme="minorEastAsia"/>
        </w:rPr>
      </w:pPr>
      <w:r>
        <w:lastRenderedPageBreak/>
        <w:drawing>
          <wp:inline distT="0" distB="0" distL="0" distR="0" wp14:anchorId="4314BD46" wp14:editId="0DADFF00">
            <wp:extent cx="2425391" cy="1725050"/>
            <wp:effectExtent l="0" t="0" r="0" b="8890"/>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02" t="9525" r="2495"/>
                    <a:stretch/>
                  </pic:blipFill>
                  <pic:spPr bwMode="auto">
                    <a:xfrm>
                      <a:off x="0" y="0"/>
                      <a:ext cx="2499500" cy="1777760"/>
                    </a:xfrm>
                    <a:prstGeom prst="rect">
                      <a:avLst/>
                    </a:prstGeom>
                    <a:noFill/>
                    <a:ln>
                      <a:noFill/>
                    </a:ln>
                    <a:extLst>
                      <a:ext uri="{53640926-AAD7-44D8-BBD7-CCE9431645EC}">
                        <a14:shadowObscured xmlns:a14="http://schemas.microsoft.com/office/drawing/2010/main"/>
                      </a:ext>
                    </a:extLst>
                  </pic:spPr>
                </pic:pic>
              </a:graphicData>
            </a:graphic>
          </wp:inline>
        </w:drawing>
      </w:r>
    </w:p>
    <w:p w14:paraId="4373ABE9" w14:textId="112CC748" w:rsidR="000708C2" w:rsidRDefault="000708C2" w:rsidP="000708C2">
      <w:pPr>
        <w:pStyle w:val="CAPITION"/>
        <w:rPr>
          <w:rFonts w:eastAsiaTheme="minorEastAsia"/>
        </w:rPr>
      </w:pPr>
      <w:bookmarkStart w:id="468" w:name="_Ref4314912"/>
      <w:r>
        <w:t xml:space="preserve">Obr. </w:t>
      </w:r>
      <w:r w:rsidR="009A0142">
        <w:rPr>
          <w:noProof/>
        </w:rPr>
        <w:fldChar w:fldCharType="begin"/>
      </w:r>
      <w:r w:rsidR="009A0142">
        <w:rPr>
          <w:noProof/>
        </w:rPr>
        <w:instrText xml:space="preserve"> SEQ Obr. \* ARABIC </w:instrText>
      </w:r>
      <w:r w:rsidR="009A0142">
        <w:rPr>
          <w:noProof/>
        </w:rPr>
        <w:fldChar w:fldCharType="separate"/>
      </w:r>
      <w:r>
        <w:rPr>
          <w:noProof/>
        </w:rPr>
        <w:t>9</w:t>
      </w:r>
      <w:r w:rsidR="009A0142">
        <w:rPr>
          <w:noProof/>
        </w:rPr>
        <w:fldChar w:fldCharType="end"/>
      </w:r>
      <w:bookmarkEnd w:id="468"/>
      <w:r>
        <w:t>: Příklad výchozí ohraničené scény</w:t>
      </w:r>
      <w:r w:rsidR="003A330A">
        <w:t xml:space="preserve"> </w:t>
      </w:r>
      <m:oMath>
        <m:r>
          <w:rPr>
            <w:rFonts w:ascii="Cambria Math" w:hAnsi="Cambria Math"/>
          </w:rPr>
          <m:t>M</m:t>
        </m:r>
      </m:oMath>
      <w:r>
        <w:t xml:space="preserve"> se šesti stoly.</w:t>
      </w:r>
    </w:p>
    <w:p w14:paraId="5DBE5A3A" w14:textId="00F58913" w:rsidR="00266244" w:rsidRDefault="00266244" w:rsidP="00926DBF">
      <w:pPr>
        <w:pStyle w:val="Standartnitext"/>
      </w:pPr>
      <w:r>
        <w:t>Postup generování shrnuje následující pseudokód:</w:t>
      </w:r>
    </w:p>
    <w:p w14:paraId="57BF4AE0" w14:textId="78F9D5AF" w:rsidR="00EA6DA5" w:rsidRDefault="00F70503" w:rsidP="00EA6DA5">
      <w:pPr>
        <w:pStyle w:val="Code"/>
        <w:rPr>
          <w:b/>
          <w:bCs/>
        </w:rPr>
      </w:pPr>
      <w:r>
        <w:t xml:space="preserve">1. </w:t>
      </w:r>
      <w:r w:rsidR="00EA6DA5">
        <w:t>vychozi_prostor = M</w:t>
      </w:r>
    </w:p>
    <w:p w14:paraId="1CD75F2A" w14:textId="3C60FB97" w:rsidR="00EA6DA5" w:rsidRPr="00EA6DA5" w:rsidRDefault="00F70503" w:rsidP="00EA6DA5">
      <w:pPr>
        <w:pStyle w:val="Code"/>
        <w:rPr>
          <w:b/>
          <w:bCs/>
        </w:rPr>
      </w:pPr>
      <w:r w:rsidRPr="00F70503">
        <w:t>2.</w:t>
      </w:r>
      <w:r>
        <w:rPr>
          <w:b/>
          <w:bCs/>
        </w:rPr>
        <w:t xml:space="preserve"> </w:t>
      </w:r>
      <w:r w:rsidR="00EA6DA5">
        <w:rPr>
          <w:b/>
          <w:bCs/>
        </w:rPr>
        <w:t xml:space="preserve">For </w:t>
      </w:r>
      <w:r w:rsidR="00EA6DA5">
        <w:t xml:space="preserve">počet_iteraci </w:t>
      </w:r>
      <w:r w:rsidR="00EA6DA5">
        <w:rPr>
          <w:b/>
          <w:bCs/>
        </w:rPr>
        <w:t>do:</w:t>
      </w:r>
    </w:p>
    <w:p w14:paraId="70AFC26C" w14:textId="76C0FD2F" w:rsidR="00266244" w:rsidRDefault="00F70503" w:rsidP="00F70503">
      <w:pPr>
        <w:pStyle w:val="Code"/>
        <w:rPr>
          <w:b/>
        </w:rPr>
      </w:pPr>
      <w:bookmarkStart w:id="469" w:name="_Hlk4237894"/>
      <w:r>
        <w:rPr>
          <w:bCs/>
        </w:rPr>
        <w:t xml:space="preserve">3. </w:t>
      </w:r>
      <w:r>
        <w:rPr>
          <w:bCs/>
        </w:rPr>
        <w:tab/>
      </w:r>
      <w:r w:rsidR="00266244" w:rsidRPr="00402E37">
        <w:rPr>
          <w:b/>
        </w:rPr>
        <w:t>For</w:t>
      </w:r>
      <w:r w:rsidR="00266244">
        <w:rPr>
          <w:b/>
        </w:rPr>
        <w:t xml:space="preserve"> </w:t>
      </w:r>
      <w:r w:rsidR="00266244">
        <w:t xml:space="preserve">každé jádro v C </w:t>
      </w:r>
      <w:r w:rsidR="00266244">
        <w:rPr>
          <w:b/>
        </w:rPr>
        <w:t>do:</w:t>
      </w:r>
    </w:p>
    <w:bookmarkEnd w:id="469"/>
    <w:p w14:paraId="16FBA751" w14:textId="43AA56D0" w:rsidR="00266244" w:rsidRDefault="00F70503" w:rsidP="00266244">
      <w:pPr>
        <w:pStyle w:val="Code"/>
        <w:rPr>
          <w:bCs/>
        </w:rPr>
      </w:pPr>
      <w:r>
        <w:rPr>
          <w:bCs/>
        </w:rPr>
        <w:t>4.</w:t>
      </w:r>
      <w:r w:rsidR="00266244">
        <w:rPr>
          <w:b/>
        </w:rPr>
        <w:tab/>
      </w:r>
      <w:r w:rsidR="00EA6DA5">
        <w:rPr>
          <w:b/>
        </w:rPr>
        <w:tab/>
      </w:r>
      <w:r w:rsidR="00266244">
        <w:rPr>
          <w:bCs/>
        </w:rPr>
        <w:t>J = projdi_výchozí_prostor_a_vrať_pole_pro_predikci()</w:t>
      </w:r>
    </w:p>
    <w:p w14:paraId="3D274DDE" w14:textId="063A3A52" w:rsidR="00266244" w:rsidRDefault="00F70503" w:rsidP="00F70503">
      <w:pPr>
        <w:pStyle w:val="Code"/>
        <w:rPr>
          <w:b/>
        </w:rPr>
      </w:pPr>
      <w:r>
        <w:rPr>
          <w:bCs/>
        </w:rPr>
        <w:t>5.</w:t>
      </w:r>
      <w:r>
        <w:rPr>
          <w:bCs/>
        </w:rPr>
        <w:tab/>
      </w:r>
      <w:r>
        <w:rPr>
          <w:bCs/>
        </w:rPr>
        <w:tab/>
      </w:r>
      <w:r w:rsidR="00266244" w:rsidRPr="00402E37">
        <w:rPr>
          <w:b/>
        </w:rPr>
        <w:t>For</w:t>
      </w:r>
      <w:r w:rsidR="00266244">
        <w:rPr>
          <w:b/>
        </w:rPr>
        <w:t xml:space="preserve"> </w:t>
      </w:r>
      <w:r w:rsidR="00266244">
        <w:t xml:space="preserve">každé pole v J </w:t>
      </w:r>
      <w:r w:rsidR="00266244">
        <w:rPr>
          <w:b/>
        </w:rPr>
        <w:t>do:</w:t>
      </w:r>
    </w:p>
    <w:p w14:paraId="6E29BBE1" w14:textId="59E009C9" w:rsidR="00266244" w:rsidRDefault="00F70503" w:rsidP="00F70503">
      <w:pPr>
        <w:pStyle w:val="Code"/>
        <w:rPr>
          <w:bCs/>
        </w:rPr>
      </w:pPr>
      <w:r>
        <w:rPr>
          <w:bCs/>
        </w:rPr>
        <w:t>6.</w:t>
      </w:r>
      <w:r w:rsidR="00266244">
        <w:rPr>
          <w:b/>
        </w:rPr>
        <w:tab/>
      </w:r>
      <w:r w:rsidR="00926DBF">
        <w:rPr>
          <w:b/>
        </w:rPr>
        <w:tab/>
      </w:r>
      <w:r w:rsidR="00567F4B">
        <w:rPr>
          <w:b/>
        </w:rPr>
        <w:tab/>
      </w:r>
      <w:r w:rsidR="00266244">
        <w:rPr>
          <w:bCs/>
        </w:rPr>
        <w:t>N = nacti_spravnou_neuronovu_sit()</w:t>
      </w:r>
    </w:p>
    <w:p w14:paraId="4F624B37" w14:textId="0C3C6F08" w:rsidR="00926DBF" w:rsidRDefault="00F70503" w:rsidP="00F70503">
      <w:pPr>
        <w:pStyle w:val="Code"/>
        <w:rPr>
          <w:bCs/>
        </w:rPr>
      </w:pPr>
      <w:r>
        <w:rPr>
          <w:bCs/>
        </w:rPr>
        <w:t>7.</w:t>
      </w:r>
      <w:r w:rsidR="00926DBF">
        <w:rPr>
          <w:bCs/>
        </w:rPr>
        <w:tab/>
      </w:r>
      <w:r w:rsidR="00926DBF">
        <w:rPr>
          <w:bCs/>
        </w:rPr>
        <w:tab/>
      </w:r>
      <w:r w:rsidR="00567F4B">
        <w:rPr>
          <w:bCs/>
        </w:rPr>
        <w:tab/>
      </w:r>
      <w:r w:rsidR="00926DBF">
        <w:rPr>
          <w:bCs/>
        </w:rPr>
        <w:t>P = N.predikuj(pole)</w:t>
      </w:r>
    </w:p>
    <w:p w14:paraId="47F841F1" w14:textId="0C448FA8" w:rsidR="00926DBF" w:rsidRDefault="00F70503" w:rsidP="00F70503">
      <w:pPr>
        <w:pStyle w:val="Code"/>
        <w:rPr>
          <w:bCs/>
        </w:rPr>
      </w:pPr>
      <w:r>
        <w:rPr>
          <w:bCs/>
        </w:rPr>
        <w:t>8.</w:t>
      </w:r>
      <w:r w:rsidR="00926DBF">
        <w:rPr>
          <w:bCs/>
        </w:rPr>
        <w:tab/>
      </w:r>
      <w:r w:rsidR="00926DBF">
        <w:rPr>
          <w:bCs/>
        </w:rPr>
        <w:tab/>
      </w:r>
      <w:r w:rsidR="00567F4B">
        <w:rPr>
          <w:bCs/>
        </w:rPr>
        <w:tab/>
      </w:r>
      <w:r w:rsidR="00926DBF">
        <w:rPr>
          <w:bCs/>
        </w:rPr>
        <w:t>zanes_predikci_do_</w:t>
      </w:r>
      <w:r w:rsidR="00567F4B">
        <w:rPr>
          <w:bCs/>
        </w:rPr>
        <w:t>souctove</w:t>
      </w:r>
      <w:r w:rsidR="00926DBF">
        <w:rPr>
          <w:bCs/>
        </w:rPr>
        <w:t>_matice</w:t>
      </w:r>
      <w:r w:rsidR="00567F4B">
        <w:rPr>
          <w:bCs/>
        </w:rPr>
        <w:t>_pro_jadro</w:t>
      </w:r>
      <w:r w:rsidR="00926DBF">
        <w:rPr>
          <w:bCs/>
        </w:rPr>
        <w:t>(P)</w:t>
      </w:r>
    </w:p>
    <w:p w14:paraId="042ED037" w14:textId="0620D826" w:rsidR="00567F4B" w:rsidRDefault="00F70503" w:rsidP="00F70503">
      <w:pPr>
        <w:pStyle w:val="Code"/>
        <w:rPr>
          <w:bCs/>
        </w:rPr>
      </w:pPr>
      <w:r>
        <w:rPr>
          <w:bCs/>
        </w:rPr>
        <w:t>9.</w:t>
      </w:r>
      <w:r w:rsidR="00567F4B">
        <w:rPr>
          <w:bCs/>
        </w:rPr>
        <w:tab/>
        <w:t>MP = utvor_finalni_soucinovou_matici_z_jadernych_souctovych_matic()</w:t>
      </w:r>
    </w:p>
    <w:p w14:paraId="0C828EF5" w14:textId="041F092A" w:rsidR="00926DBF" w:rsidRDefault="00F70503" w:rsidP="00F70503">
      <w:pPr>
        <w:pStyle w:val="Code"/>
        <w:rPr>
          <w:bCs/>
        </w:rPr>
      </w:pPr>
      <w:r>
        <w:rPr>
          <w:bCs/>
        </w:rPr>
        <w:t>10.</w:t>
      </w:r>
      <w:r>
        <w:rPr>
          <w:bCs/>
        </w:rPr>
        <w:tab/>
      </w:r>
      <w:r w:rsidR="00926DBF">
        <w:rPr>
          <w:bCs/>
        </w:rPr>
        <w:t>K = vyber_kandidata_ze_soucinove_matice(</w:t>
      </w:r>
      <w:r w:rsidR="00567F4B">
        <w:rPr>
          <w:bCs/>
        </w:rPr>
        <w:t>MP</w:t>
      </w:r>
      <w:r w:rsidR="00926DBF">
        <w:rPr>
          <w:bCs/>
        </w:rPr>
        <w:t>)</w:t>
      </w:r>
    </w:p>
    <w:p w14:paraId="6170CB9D" w14:textId="4F0E0EFB" w:rsidR="00926DBF" w:rsidRDefault="00F70503" w:rsidP="00F70503">
      <w:pPr>
        <w:pStyle w:val="Code"/>
        <w:rPr>
          <w:bCs/>
        </w:rPr>
      </w:pPr>
      <w:r>
        <w:rPr>
          <w:bCs/>
        </w:rPr>
        <w:t>11.</w:t>
      </w:r>
      <w:r>
        <w:rPr>
          <w:bCs/>
        </w:rPr>
        <w:tab/>
      </w:r>
      <w:r w:rsidR="00EA6DA5">
        <w:rPr>
          <w:bCs/>
        </w:rPr>
        <w:t xml:space="preserve">vychozi_prostor = </w:t>
      </w:r>
      <w:r w:rsidR="00926DBF">
        <w:rPr>
          <w:bCs/>
        </w:rPr>
        <w:t>umisti_do_prostoru(K)</w:t>
      </w:r>
    </w:p>
    <w:p w14:paraId="403B92CA" w14:textId="167F19F1" w:rsidR="00926DBF" w:rsidRDefault="009F6408" w:rsidP="009250D4">
      <w:pPr>
        <w:pStyle w:val="Standartnitext"/>
      </w:pPr>
      <w:r>
        <w:t>V generování jde</w:t>
      </w:r>
      <w:r w:rsidR="009250D4">
        <w:t xml:space="preserve"> tedy o postupné projití výchozí matice pomocí jader. Pro všechna tato jádra se musí načíst správná neuronová síť, která</w:t>
      </w:r>
      <w:r w:rsidR="003A330A">
        <w:t xml:space="preserve"> pro daný výsek velikosti jádra</w:t>
      </w:r>
      <w:r w:rsidR="009250D4">
        <w:t xml:space="preserve"> predikuje pozici objektu požadované </w:t>
      </w:r>
      <w:commentRangeStart w:id="470"/>
      <w:r w:rsidR="009250D4">
        <w:t>třídy</w:t>
      </w:r>
      <w:commentRangeEnd w:id="470"/>
      <w:r w:rsidR="001A76E1">
        <w:rPr>
          <w:rStyle w:val="CommentReference"/>
          <w:rFonts w:asciiTheme="minorHAnsi" w:hAnsiTheme="minorHAnsi" w:cstheme="minorBidi"/>
        </w:rPr>
        <w:commentReference w:id="470"/>
      </w:r>
      <w:r w:rsidR="009250D4">
        <w:t xml:space="preserve">. </w:t>
      </w:r>
    </w:p>
    <w:p w14:paraId="3E6F2935" w14:textId="51110E02" w:rsidR="00B707C6" w:rsidRDefault="009F6408" w:rsidP="00B707C6">
      <w:pPr>
        <w:pStyle w:val="Standartnitext"/>
        <w:rPr>
          <w:rFonts w:eastAsiaTheme="minorEastAsia"/>
        </w:rPr>
      </w:pPr>
      <w:r>
        <w:t xml:space="preserve">Všechny tyto </w:t>
      </w:r>
      <w:r w:rsidR="009250D4">
        <w:t>predikce se</w:t>
      </w:r>
      <w:r>
        <w:t xml:space="preserve"> pak</w:t>
      </w:r>
      <w:r w:rsidR="009250D4">
        <w:t xml:space="preserve"> agregují</w:t>
      </w:r>
      <w:r w:rsidR="00567F4B">
        <w:t xml:space="preserve"> do </w:t>
      </w:r>
      <w:r w:rsidR="00B707C6">
        <w:t>sou</w:t>
      </w:r>
      <w:r w:rsidR="00B707C6">
        <w:rPr>
          <w:lang w:bidi="he-IL"/>
        </w:rPr>
        <w:t>čtových pravděpodobnostních matic pro každou velikost jádra</w:t>
      </w:r>
      <w:r w:rsidR="009250D4">
        <w:rPr>
          <w:rFonts w:eastAsiaTheme="minorEastAsia"/>
        </w:rPr>
        <w:t>.</w:t>
      </w:r>
      <w:r>
        <w:rPr>
          <w:rFonts w:eastAsiaTheme="minorEastAsia"/>
        </w:rPr>
        <w:t xml:space="preserve"> Jde o jednoduchou funkc</w:t>
      </w:r>
      <w:r w:rsidR="005F5C1E">
        <w:rPr>
          <w:rFonts w:eastAsiaTheme="minorEastAsia"/>
        </w:rPr>
        <w:t>i</w:t>
      </w:r>
      <w:r>
        <w:rPr>
          <w:rFonts w:eastAsiaTheme="minorEastAsia"/>
        </w:rPr>
        <w:t xml:space="preserve"> iterativního přičítání dílčích predikovaných pravděpodobností do prostoru </w:t>
      </w:r>
      <m:oMath>
        <m:r>
          <w:rPr>
            <w:rFonts w:ascii="Cambria Math" w:eastAsiaTheme="minorEastAsia" w:hAnsi="Cambria Math"/>
          </w:rPr>
          <m:t>M</m:t>
        </m:r>
      </m:oMath>
      <w:r>
        <w:rPr>
          <w:rFonts w:eastAsiaTheme="minorEastAsia"/>
        </w:rPr>
        <w:t xml:space="preserve"> prvek po prvku.</w:t>
      </w:r>
      <w:r w:rsidR="004C0032">
        <w:rPr>
          <w:rFonts w:eastAsiaTheme="minorEastAsia"/>
        </w:rPr>
        <w:t xml:space="preserve"> </w:t>
      </w:r>
      <w:r w:rsidR="00B707C6">
        <w:rPr>
          <w:rFonts w:eastAsiaTheme="minorEastAsia"/>
        </w:rPr>
        <w:t xml:space="preserve">Pro uvažovaná jádra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B707C6">
        <w:rPr>
          <w:rFonts w:eastAsiaTheme="minorEastAsia"/>
        </w:rPr>
        <w:t xml:space="preserve"> to</w:t>
      </w:r>
      <w:r w:rsidR="003A330A">
        <w:rPr>
          <w:rFonts w:eastAsiaTheme="minorEastAsia"/>
        </w:rPr>
        <w:t xml:space="preserve"> pro </w:t>
      </w:r>
      <m:oMath>
        <m:r>
          <w:rPr>
            <w:rFonts w:ascii="Cambria Math" w:eastAsiaTheme="minorEastAsia" w:hAnsi="Cambria Math"/>
          </w:rPr>
          <m:t>M</m:t>
        </m:r>
      </m:oMath>
      <w:r w:rsidR="00B707C6">
        <w:rPr>
          <w:rFonts w:eastAsiaTheme="minorEastAsia"/>
        </w:rPr>
        <w:t xml:space="preserve"> budou</w:t>
      </w:r>
      <w:r w:rsidR="000708C2">
        <w:rPr>
          <w:rFonts w:eastAsiaTheme="minorEastAsia"/>
        </w:rPr>
        <w:t xml:space="preserve"> </w:t>
      </w:r>
      <w:r w:rsidR="00B707C6">
        <w:rPr>
          <w:rFonts w:eastAsiaTheme="minorEastAsia"/>
        </w:rPr>
        <w:t>čtyři matice</w:t>
      </w:r>
      <w:r w:rsidR="00F70503">
        <w:rPr>
          <w:rFonts w:eastAsiaTheme="minorEastAsia"/>
        </w:rPr>
        <w:t xml:space="preserve"> </w:t>
      </w:r>
      <m:oMath>
        <m:r>
          <w:rPr>
            <w:rFonts w:ascii="Cambria Math" w:eastAsiaTheme="minorEastAsia" w:hAnsi="Cambria Math"/>
          </w:rPr>
          <m:t>MS</m:t>
        </m:r>
      </m:oMath>
      <w:r w:rsidR="00B707C6">
        <w:rPr>
          <w:rFonts w:eastAsiaTheme="minorEastAsia"/>
        </w:rPr>
        <w:t xml:space="preserve"> o velikosti výchozí scény viz. například </w:t>
      </w:r>
      <w:r w:rsidR="00B707C6">
        <w:rPr>
          <w:rFonts w:eastAsiaTheme="minorEastAsia"/>
        </w:rPr>
        <w:fldChar w:fldCharType="begin"/>
      </w:r>
      <w:r w:rsidR="00B707C6">
        <w:rPr>
          <w:rFonts w:eastAsiaTheme="minorEastAsia"/>
        </w:rPr>
        <w:instrText xml:space="preserve"> REF _Ref4314256 \h </w:instrText>
      </w:r>
      <w:r w:rsidR="00B707C6">
        <w:rPr>
          <w:rFonts w:eastAsiaTheme="minorEastAsia"/>
        </w:rPr>
      </w:r>
      <w:r w:rsidR="00B707C6">
        <w:rPr>
          <w:rFonts w:eastAsiaTheme="minorEastAsia"/>
        </w:rPr>
        <w:fldChar w:fldCharType="separate"/>
      </w:r>
      <w:r w:rsidR="00B707C6">
        <w:t xml:space="preserve">Obr. </w:t>
      </w:r>
      <w:r w:rsidR="00B707C6">
        <w:rPr>
          <w:noProof/>
        </w:rPr>
        <w:t>9</w:t>
      </w:r>
      <w:r w:rsidR="00B707C6">
        <w:rPr>
          <w:rFonts w:eastAsiaTheme="minorEastAsia"/>
        </w:rPr>
        <w:fldChar w:fldCharType="end"/>
      </w:r>
      <w:r w:rsidR="00B707C6">
        <w:rPr>
          <w:rFonts w:eastAsiaTheme="minorEastAsia"/>
        </w:rPr>
        <w:t>.</w:t>
      </w:r>
    </w:p>
    <w:p w14:paraId="33B9EC7F" w14:textId="7C0D56C0" w:rsidR="00B707C6" w:rsidRDefault="00B707C6" w:rsidP="00B707C6">
      <w:pPr>
        <w:pStyle w:val="Obrzek"/>
        <w:rPr>
          <w:rFonts w:eastAsiaTheme="minorEastAsia"/>
        </w:rPr>
      </w:pPr>
      <w:r>
        <w:lastRenderedPageBreak/>
        <w:drawing>
          <wp:inline distT="0" distB="0" distL="0" distR="0" wp14:anchorId="76500452" wp14:editId="3D448EDE">
            <wp:extent cx="2896535" cy="2108182"/>
            <wp:effectExtent l="0" t="0" r="0" b="6985"/>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1">
                      <a:extLst>
                        <a:ext uri="{28A0092B-C50C-407E-A947-70E740481C1C}">
                          <a14:useLocalDpi xmlns:a14="http://schemas.microsoft.com/office/drawing/2010/main" val="0"/>
                        </a:ext>
                      </a:extLst>
                    </a:blip>
                    <a:srcRect b="2995"/>
                    <a:stretch/>
                  </pic:blipFill>
                  <pic:spPr bwMode="auto">
                    <a:xfrm>
                      <a:off x="0" y="0"/>
                      <a:ext cx="2978674" cy="21679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26C5F1D2" wp14:editId="59FCB612">
            <wp:extent cx="327546" cy="2062417"/>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979" t="2623" r="6877" b="3817"/>
                    <a:stretch/>
                  </pic:blipFill>
                  <pic:spPr bwMode="auto">
                    <a:xfrm>
                      <a:off x="0" y="0"/>
                      <a:ext cx="341373" cy="2149480"/>
                    </a:xfrm>
                    <a:prstGeom prst="rect">
                      <a:avLst/>
                    </a:prstGeom>
                    <a:noFill/>
                    <a:ln>
                      <a:noFill/>
                    </a:ln>
                    <a:extLst>
                      <a:ext uri="{53640926-AAD7-44D8-BBD7-CCE9431645EC}">
                        <a14:shadowObscured xmlns:a14="http://schemas.microsoft.com/office/drawing/2010/main"/>
                      </a:ext>
                    </a:extLst>
                  </pic:spPr>
                </pic:pic>
              </a:graphicData>
            </a:graphic>
          </wp:inline>
        </w:drawing>
      </w:r>
    </w:p>
    <w:p w14:paraId="44EBAAEF" w14:textId="16382B05" w:rsidR="00B707C6" w:rsidRDefault="00B707C6" w:rsidP="00B707C6">
      <w:pPr>
        <w:pStyle w:val="CAPITION"/>
        <w:rPr>
          <w:rFonts w:eastAsiaTheme="minorEastAsia"/>
        </w:rPr>
      </w:pPr>
      <w:bookmarkStart w:id="471" w:name="_Ref4314256"/>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10</w:t>
      </w:r>
      <w:r w:rsidR="009A0142">
        <w:rPr>
          <w:noProof/>
        </w:rPr>
        <w:fldChar w:fldCharType="end"/>
      </w:r>
      <w:bookmarkEnd w:id="471"/>
      <w:r>
        <w:t>: Součtové matice</w:t>
      </w:r>
      <w:r w:rsidR="003D0D7F">
        <w:t xml:space="preserve"> pravděpodobnosti výskytu</w:t>
      </w:r>
      <w:r>
        <w:t xml:space="preserve"> pro jádra </w:t>
      </w:r>
      <m:oMath>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oMath>
      <w:r w:rsidR="000708C2">
        <w:rPr>
          <w:rFonts w:eastAsiaTheme="minorEastAsia"/>
        </w:rPr>
        <w:t xml:space="preserve">. Konkrétní predikce odpovídá první iteraci na výchozí scéně z </w:t>
      </w:r>
      <w:r w:rsidR="000708C2">
        <w:rPr>
          <w:rFonts w:eastAsiaTheme="minorEastAsia"/>
        </w:rPr>
        <w:fldChar w:fldCharType="begin"/>
      </w:r>
      <w:r w:rsidR="000708C2">
        <w:rPr>
          <w:rFonts w:eastAsiaTheme="minorEastAsia"/>
        </w:rPr>
        <w:instrText xml:space="preserve"> REF _Ref4314912 \h </w:instrText>
      </w:r>
      <w:r w:rsidR="000708C2">
        <w:rPr>
          <w:rFonts w:eastAsiaTheme="minorEastAsia"/>
        </w:rPr>
      </w:r>
      <w:r w:rsidR="000708C2">
        <w:rPr>
          <w:rFonts w:eastAsiaTheme="minorEastAsia"/>
        </w:rPr>
        <w:fldChar w:fldCharType="separate"/>
      </w:r>
      <w:r w:rsidR="000708C2">
        <w:t xml:space="preserve">Obr. </w:t>
      </w:r>
      <w:r w:rsidR="000708C2">
        <w:rPr>
          <w:noProof/>
        </w:rPr>
        <w:t>9</w:t>
      </w:r>
      <w:r w:rsidR="000708C2">
        <w:rPr>
          <w:rFonts w:eastAsiaTheme="minorEastAsia"/>
        </w:rPr>
        <w:fldChar w:fldCharType="end"/>
      </w:r>
      <w:r w:rsidR="000708C2">
        <w:rPr>
          <w:rFonts w:eastAsiaTheme="minorEastAsia"/>
        </w:rPr>
        <w:t xml:space="preserve"> pro objekt třídy 3 - židle.</w:t>
      </w:r>
    </w:p>
    <w:p w14:paraId="235EF1A3" w14:textId="00271AB5" w:rsidR="008071AD" w:rsidRPr="000708C2" w:rsidRDefault="00264424" w:rsidP="000708C2">
      <w:pPr>
        <w:pStyle w:val="Standartnitext"/>
        <w:rPr>
          <w:rFonts w:eastAsiaTheme="minorEastAsia"/>
        </w:rPr>
      </w:pPr>
      <w:r>
        <w:rPr>
          <w:rFonts w:eastAsiaTheme="minorEastAsia"/>
        </w:rPr>
        <w:t xml:space="preserve">Pro finální predikci se osvědčila matice, která je nadále označována jako </w:t>
      </w:r>
      <w:r w:rsidR="009F6408">
        <w:rPr>
          <w:rFonts w:eastAsiaTheme="minorEastAsia"/>
        </w:rPr>
        <w:t xml:space="preserve">finální </w:t>
      </w:r>
      <w:r>
        <w:rPr>
          <w:rFonts w:eastAsiaTheme="minorEastAsia"/>
        </w:rPr>
        <w:t>součinová matice pravděpodobnost</w:t>
      </w:r>
      <w:r w:rsidR="009F6408">
        <w:rPr>
          <w:rFonts w:eastAsiaTheme="minorEastAsia"/>
        </w:rPr>
        <w:t>i</w:t>
      </w:r>
      <w:r>
        <w:rPr>
          <w:rFonts w:eastAsiaTheme="minorEastAsia"/>
        </w:rPr>
        <w:t xml:space="preserve"> výskytu -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oMath>
      <w:r w:rsidR="003A330A">
        <w:rPr>
          <w:rFonts w:eastAsiaTheme="minorEastAsia"/>
        </w:rPr>
        <w:t>.</w:t>
      </w:r>
      <w:r>
        <w:rPr>
          <w:rFonts w:eastAsiaTheme="minorEastAsia"/>
        </w:rPr>
        <w:t xml:space="preserve"> </w:t>
      </w:r>
      <w:r w:rsidR="003D0D7F">
        <w:rPr>
          <w:rFonts w:eastAsiaTheme="minorEastAsia"/>
        </w:rPr>
        <w:t>Vytváření této matice se děje pomocí</w:t>
      </w:r>
      <w:r>
        <w:rPr>
          <w:rFonts w:eastAsiaTheme="minorEastAsia"/>
        </w:rPr>
        <w:t xml:space="preserve"> </w:t>
      </w:r>
      <w:r w:rsidR="003D0D7F">
        <w:rPr>
          <w:rFonts w:eastAsiaTheme="minorEastAsia"/>
        </w:rPr>
        <w:t xml:space="preserve">postupného </w:t>
      </w:r>
      <w:r>
        <w:rPr>
          <w:rFonts w:eastAsiaTheme="minorEastAsia"/>
        </w:rPr>
        <w:t>pronásobování</w:t>
      </w:r>
      <w:r w:rsidR="00B707C6">
        <w:rPr>
          <w:rFonts w:eastAsiaTheme="minorEastAsia"/>
        </w:rPr>
        <w:t xml:space="preserve"> jaderných součtových</w:t>
      </w:r>
      <w:r>
        <w:rPr>
          <w:rFonts w:eastAsiaTheme="minorEastAsia"/>
        </w:rPr>
        <w:t xml:space="preserve"> prediktivních matic</w:t>
      </w:r>
      <w:r w:rsidR="009F6408">
        <w:rPr>
          <w:rFonts w:eastAsiaTheme="minorEastAsia"/>
        </w:rPr>
        <w:t xml:space="preserve"> </w:t>
      </w:r>
      <m:oMath>
        <m:r>
          <w:rPr>
            <w:rFonts w:ascii="Cambria Math" w:eastAsiaTheme="minorEastAsia" w:hAnsi="Cambria Math"/>
          </w:rPr>
          <m:t>MS</m:t>
        </m:r>
      </m:oMath>
      <w:r w:rsidR="000708C2">
        <w:rPr>
          <w:rFonts w:eastAsiaTheme="minorEastAsia"/>
        </w:rPr>
        <w:t xml:space="preserve"> (</w:t>
      </w:r>
      <w:r w:rsidR="000708C2">
        <w:rPr>
          <w:rFonts w:eastAsiaTheme="minorEastAsia"/>
        </w:rPr>
        <w:fldChar w:fldCharType="begin"/>
      </w:r>
      <w:r w:rsidR="000708C2">
        <w:rPr>
          <w:rFonts w:eastAsiaTheme="minorEastAsia"/>
        </w:rPr>
        <w:instrText xml:space="preserve"> REF _Ref4314256 \h </w:instrText>
      </w:r>
      <w:r w:rsidR="000708C2">
        <w:rPr>
          <w:rFonts w:eastAsiaTheme="minorEastAsia"/>
        </w:rPr>
      </w:r>
      <w:r w:rsidR="000708C2">
        <w:rPr>
          <w:rFonts w:eastAsiaTheme="minorEastAsia"/>
        </w:rPr>
        <w:fldChar w:fldCharType="separate"/>
      </w:r>
      <w:r w:rsidR="000708C2">
        <w:t xml:space="preserve">Obr. </w:t>
      </w:r>
      <w:r w:rsidR="000708C2">
        <w:rPr>
          <w:noProof/>
        </w:rPr>
        <w:t>10</w:t>
      </w:r>
      <w:r w:rsidR="000708C2">
        <w:rPr>
          <w:rFonts w:eastAsiaTheme="minorEastAsia"/>
        </w:rPr>
        <w:fldChar w:fldCharType="end"/>
      </w:r>
      <w:r w:rsidR="000708C2">
        <w:rPr>
          <w:rFonts w:eastAsiaTheme="minorEastAsia"/>
        </w:rPr>
        <w:t>)</w:t>
      </w:r>
      <w:r>
        <w:rPr>
          <w:rFonts w:eastAsiaTheme="minorEastAsia"/>
        </w:rPr>
        <w:t xml:space="preserve"> </w:t>
      </w:r>
      <w:r w:rsidR="003D0D7F">
        <w:rPr>
          <w:rFonts w:eastAsiaTheme="minorEastAsia"/>
        </w:rPr>
        <w:t>Po dokončení této operace</w:t>
      </w:r>
      <w:r>
        <w:rPr>
          <w:rFonts w:eastAsiaTheme="minorEastAsia"/>
        </w:rPr>
        <w:t xml:space="preserve"> vzniká </w:t>
      </w:r>
      <w:r w:rsidR="003D0D7F">
        <w:rPr>
          <w:rFonts w:eastAsiaTheme="minorEastAsia"/>
        </w:rPr>
        <w:t>výsledný</w:t>
      </w:r>
      <w:r>
        <w:rPr>
          <w:rFonts w:eastAsiaTheme="minorEastAsia"/>
        </w:rPr>
        <w:t xml:space="preserve"> obraz</w:t>
      </w:r>
      <w:r w:rsidR="003D0D7F">
        <w:rPr>
          <w:rFonts w:eastAsiaTheme="minorEastAsia"/>
        </w:rPr>
        <w:t xml:space="preserve"> o</w:t>
      </w:r>
      <w:r>
        <w:rPr>
          <w:rFonts w:eastAsiaTheme="minorEastAsia"/>
        </w:rPr>
        <w:t xml:space="preserve"> tom, kde by se objekt dané třídy měl nacházet.</w:t>
      </w:r>
      <w:r w:rsidR="00776F7B">
        <w:rPr>
          <w:rFonts w:eastAsiaTheme="minorEastAsia"/>
        </w:rPr>
        <w:t xml:space="preserve"> Nejedná se o násobení matic v klasickém smyslu, nýbrž ve smyslu Hadamardova produktu </w:t>
      </w:r>
      <m:oMath>
        <m:r>
          <w:rPr>
            <w:rFonts w:ascii="Cambria Math" w:eastAsiaTheme="minorEastAsia" w:hAnsi="Cambria Math"/>
          </w:rPr>
          <m:t>(</m:t>
        </m:r>
        <m:r>
          <m:rPr>
            <m:sty m:val="p"/>
          </m:rPr>
          <w:rPr>
            <w:rFonts w:ascii="Cambria Math" w:hAnsi="Cambria Math" w:cs="Cambria Math"/>
            <w:color w:val="222222"/>
            <w:sz w:val="25"/>
            <w:szCs w:val="25"/>
            <w:shd w:val="clear" w:color="auto" w:fill="FFFFFF"/>
          </w:rPr>
          <m:t>∘</m:t>
        </m:r>
        <m:r>
          <w:rPr>
            <w:rFonts w:ascii="Cambria Math" w:eastAsiaTheme="minorEastAsia" w:hAnsi="Cambria Math"/>
          </w:rPr>
          <m:t>)</m:t>
        </m:r>
      </m:oMath>
      <w:r w:rsidR="00776F7B">
        <w:rPr>
          <w:rFonts w:eastAsiaTheme="minorEastAsia"/>
        </w:rPr>
        <w:t>, to znamená násobení po prvcích.</w:t>
      </w:r>
      <w:r>
        <w:rPr>
          <w:rFonts w:eastAsiaTheme="minorEastAsia"/>
        </w:rPr>
        <w:t xml:space="preserve"> </w:t>
      </w:r>
    </w:p>
    <w:p w14:paraId="273B74BC" w14:textId="7C7E7779" w:rsidR="00264424" w:rsidRDefault="00264424" w:rsidP="009250D4">
      <w:pPr>
        <w:pStyle w:val="Standartnitext"/>
        <w:rPr>
          <w:rFonts w:eastAsiaTheme="minorEastAsia"/>
        </w:rPr>
      </w:pPr>
      <w:r>
        <w:rPr>
          <w:rFonts w:eastAsiaTheme="minorEastAsia"/>
        </w:rPr>
        <w:t xml:space="preserve">Kromě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oMath>
      <w:r>
        <w:rPr>
          <w:rFonts w:eastAsiaTheme="minorEastAsia"/>
        </w:rPr>
        <w:t xml:space="preserve"> se v průběhu generování utváří ještě</w:t>
      </w:r>
      <w:r w:rsidR="009F6408">
        <w:rPr>
          <w:rFonts w:eastAsiaTheme="minorEastAsia"/>
        </w:rPr>
        <w:t xml:space="preserve"> finální</w:t>
      </w:r>
      <w:r>
        <w:rPr>
          <w:rFonts w:eastAsiaTheme="minorEastAsia"/>
        </w:rPr>
        <w:t xml:space="preserve"> součtová pravděpodobnostní matice</w:t>
      </w:r>
      <w:r w:rsidR="000C58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2</m:t>
            </m:r>
          </m:sub>
        </m:sSub>
      </m:oMath>
      <w:r w:rsidR="001A76E1">
        <w:rPr>
          <w:rFonts w:eastAsiaTheme="minorEastAsia"/>
        </w:rPr>
        <w:t xml:space="preserve">. Děje se to </w:t>
      </w:r>
      <w:r w:rsidR="00EA6D3B">
        <w:rPr>
          <w:rFonts w:eastAsiaTheme="minorEastAsia"/>
        </w:rPr>
        <w:t>podobným způsobem</w:t>
      </w:r>
      <w:r w:rsidR="001A76E1">
        <w:rPr>
          <w:rFonts w:eastAsiaTheme="minorEastAsia"/>
        </w:rPr>
        <w:t xml:space="preserve"> jako u součinové matice</w:t>
      </w:r>
      <w:r w:rsidR="00EA6D3B">
        <w:rPr>
          <w:rFonts w:eastAsiaTheme="minorEastAsia"/>
        </w:rPr>
        <w:t xml:space="preserve"> s tím rozdílem, že namísto Hadamardova produktu je aplikován součet.</w:t>
      </w:r>
      <w:ins w:id="472" w:author="Pepa Sládek" w:date="2019-04-01T11:39:00Z">
        <w:r w:rsidR="00D32188">
          <w:rPr>
            <w:rFonts w:eastAsiaTheme="minorEastAsia"/>
          </w:rPr>
          <w:t xml:space="preserve"> </w:t>
        </w:r>
      </w:ins>
      <w:del w:id="473" w:author="Pepa Sládek" w:date="2019-04-01T11:39:00Z">
        <w:r w:rsidR="00EA6D3B" w:rsidDel="00D32188">
          <w:rPr>
            <w:rFonts w:eastAsiaTheme="minorEastAsia"/>
          </w:rPr>
          <w:delText xml:space="preserve"> </w:delText>
        </w:r>
      </w:del>
    </w:p>
    <w:p w14:paraId="306702A3" w14:textId="77777777" w:rsidR="00D32188" w:rsidRDefault="000C5833" w:rsidP="00134238">
      <w:pPr>
        <w:pStyle w:val="Obrzek"/>
        <w:rPr>
          <w:ins w:id="474" w:author="Pepa Sládek" w:date="2019-04-01T11:41:00Z"/>
          <w:lang w:val="en-IN"/>
        </w:rPr>
      </w:pPr>
      <w:r>
        <w:drawing>
          <wp:inline distT="0" distB="0" distL="0" distR="0" wp14:anchorId="1EDAD4AB" wp14:editId="10375A99">
            <wp:extent cx="1611502" cy="1146175"/>
            <wp:effectExtent l="0" t="0" r="825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02" t="9525" r="2495"/>
                    <a:stretch/>
                  </pic:blipFill>
                  <pic:spPr bwMode="auto">
                    <a:xfrm>
                      <a:off x="0" y="0"/>
                      <a:ext cx="1688395" cy="12008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7AA92277" wp14:editId="30137DE4">
            <wp:extent cx="1800225" cy="1390787"/>
            <wp:effectExtent l="0" t="0" r="0" b="0"/>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96" t="2623" r="6877" b="3817"/>
                    <a:stretch/>
                  </pic:blipFill>
                  <pic:spPr bwMode="auto">
                    <a:xfrm>
                      <a:off x="0" y="0"/>
                      <a:ext cx="1856309" cy="1434115"/>
                    </a:xfrm>
                    <a:prstGeom prst="rect">
                      <a:avLst/>
                    </a:prstGeom>
                    <a:noFill/>
                    <a:ln>
                      <a:noFill/>
                    </a:ln>
                    <a:extLst>
                      <a:ext uri="{53640926-AAD7-44D8-BBD7-CCE9431645EC}">
                        <a14:shadowObscured xmlns:a14="http://schemas.microsoft.com/office/drawing/2010/main"/>
                      </a:ext>
                    </a:extLst>
                  </pic:spPr>
                </pic:pic>
              </a:graphicData>
            </a:graphic>
          </wp:inline>
        </w:drawing>
      </w:r>
    </w:p>
    <w:p w14:paraId="77FDBC5B" w14:textId="3266E4DF" w:rsidR="00134238" w:rsidRPr="00134238" w:rsidRDefault="00134238" w:rsidP="00134238">
      <w:pPr>
        <w:pStyle w:val="Obrzek"/>
        <w:rPr>
          <w:lang w:val="en-IN"/>
        </w:rPr>
      </w:pPr>
      <w:r>
        <w:drawing>
          <wp:inline distT="0" distB="0" distL="0" distR="0" wp14:anchorId="63AED6DF" wp14:editId="1B92C5C7">
            <wp:extent cx="1781175" cy="1377551"/>
            <wp:effectExtent l="0" t="0" r="0" b="0"/>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75" t="3153" r="6975" b="3575"/>
                    <a:stretch/>
                  </pic:blipFill>
                  <pic:spPr bwMode="auto">
                    <a:xfrm>
                      <a:off x="0" y="0"/>
                      <a:ext cx="1823214" cy="1410064"/>
                    </a:xfrm>
                    <a:prstGeom prst="rect">
                      <a:avLst/>
                    </a:prstGeom>
                    <a:noFill/>
                    <a:ln>
                      <a:noFill/>
                    </a:ln>
                    <a:extLst>
                      <a:ext uri="{53640926-AAD7-44D8-BBD7-CCE9431645EC}">
                        <a14:shadowObscured xmlns:a14="http://schemas.microsoft.com/office/drawing/2010/main"/>
                      </a:ext>
                    </a:extLst>
                  </pic:spPr>
                </pic:pic>
              </a:graphicData>
            </a:graphic>
          </wp:inline>
        </w:drawing>
      </w:r>
      <w:r w:rsidR="000C5833" w:rsidRPr="000C5833">
        <w:drawing>
          <wp:inline distT="0" distB="0" distL="0" distR="0" wp14:anchorId="132BCCBA" wp14:editId="50CBCAFA">
            <wp:extent cx="1752600" cy="1234328"/>
            <wp:effectExtent l="0" t="0" r="0" b="4445"/>
            <wp:docPr id="102" name="Obrázek 102" descr="C:\Users\Adam Ouhrabka\Desktop\Thesi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am Ouhrabka\Desktop\Thesis\result.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0877" r="5091"/>
                    <a:stretch/>
                  </pic:blipFill>
                  <pic:spPr bwMode="auto">
                    <a:xfrm>
                      <a:off x="0" y="0"/>
                      <a:ext cx="1819880" cy="1281712"/>
                    </a:xfrm>
                    <a:prstGeom prst="rect">
                      <a:avLst/>
                    </a:prstGeom>
                    <a:noFill/>
                    <a:ln>
                      <a:noFill/>
                    </a:ln>
                    <a:extLst>
                      <a:ext uri="{53640926-AAD7-44D8-BBD7-CCE9431645EC}">
                        <a14:shadowObscured xmlns:a14="http://schemas.microsoft.com/office/drawing/2010/main"/>
                      </a:ext>
                    </a:extLst>
                  </pic:spPr>
                </pic:pic>
              </a:graphicData>
            </a:graphic>
          </wp:inline>
        </w:drawing>
      </w:r>
    </w:p>
    <w:p w14:paraId="154F7A5D" w14:textId="00E34810" w:rsidR="00567F4B" w:rsidRDefault="000C5833" w:rsidP="000708C2">
      <w:pPr>
        <w:pStyle w:val="CAPITION"/>
        <w:rPr>
          <w:rFonts w:eastAsiaTheme="minorEastAsia"/>
          <w:lang w:val="en-IN" w:bidi="he-IL"/>
        </w:rPr>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12</w:t>
      </w:r>
      <w:r w:rsidR="009A0142">
        <w:rPr>
          <w:noProof/>
        </w:rPr>
        <w:fldChar w:fldCharType="end"/>
      </w:r>
      <w:r>
        <w:t>: Postupn</w:t>
      </w:r>
      <w:r>
        <w:rPr>
          <w:lang w:bidi="he-IL"/>
        </w:rPr>
        <w:t xml:space="preserve">ě: Výchozí prostor </w:t>
      </w:r>
      <m:oMath>
        <m:r>
          <w:rPr>
            <w:rFonts w:ascii="Cambria Math" w:hAnsi="Cambria Math"/>
            <w:lang w:bidi="he-IL"/>
          </w:rPr>
          <m:t>M</m:t>
        </m:r>
      </m:oMath>
      <w:r>
        <w:rPr>
          <w:rFonts w:eastAsiaTheme="minorEastAsia"/>
          <w:lang w:bidi="he-IL"/>
        </w:rPr>
        <w:t xml:space="preserve">, </w:t>
      </w:r>
      <m:oMath>
        <m:sSub>
          <m:sSubPr>
            <m:ctrlPr>
              <w:rPr>
                <w:rFonts w:ascii="Cambria Math" w:eastAsiaTheme="minorEastAsia" w:hAnsi="Cambria Math"/>
                <w:i/>
                <w:sz w:val="24"/>
              </w:rPr>
            </m:ctrlPr>
          </m:sSubPr>
          <m:e>
            <m:r>
              <w:rPr>
                <w:rFonts w:ascii="Cambria Math" w:eastAsiaTheme="minorEastAsia" w:hAnsi="Cambria Math"/>
              </w:rPr>
              <m:t>MP</m:t>
            </m:r>
          </m:e>
          <m:sub>
            <m:r>
              <w:rPr>
                <w:rFonts w:ascii="Cambria Math" w:eastAsiaTheme="minorEastAsia" w:hAnsi="Cambria Math"/>
              </w:rPr>
              <m:t>2</m:t>
            </m:r>
          </m:sub>
        </m:sSub>
      </m:oMath>
      <w:r>
        <w:rPr>
          <w:rFonts w:eastAsiaTheme="minorEastAsia"/>
          <w:sz w:val="24"/>
        </w:rPr>
        <w:t>,</w:t>
      </w:r>
      <w:del w:id="475" w:author="Ježek Bruno" w:date="2019-03-28T08:34:00Z">
        <w:r w:rsidDel="004C0032">
          <w:rPr>
            <w:rFonts w:eastAsiaTheme="minorEastAsia"/>
            <w:sz w:val="24"/>
          </w:rPr>
          <w:delText xml:space="preserve"> </w:delText>
        </w:r>
        <w:r w:rsidRPr="000C5833" w:rsidDel="004C0032">
          <w:delText xml:space="preserve"> </w:delText>
        </w:r>
      </w:del>
      <w:ins w:id="476" w:author="Ježek Bruno" w:date="2019-03-28T08:34:00Z">
        <w:r w:rsidR="004C0032">
          <w:rPr>
            <w:rFonts w:eastAsiaTheme="minorEastAsia"/>
            <w:sz w:val="24"/>
          </w:rPr>
          <w:t xml:space="preserve"> </w:t>
        </w:r>
      </w:ins>
      <m:oMath>
        <m:sSub>
          <m:sSubPr>
            <m:ctrlPr>
              <w:rPr>
                <w:rFonts w:ascii="Cambria Math" w:hAnsi="Cambria Math"/>
              </w:rPr>
            </m:ctrlPr>
          </m:sSubPr>
          <m:e>
            <m:r>
              <w:rPr>
                <w:rFonts w:ascii="Cambria Math" w:hAnsi="Cambria Math"/>
              </w:rPr>
              <m:t>MP</m:t>
            </m:r>
          </m:e>
          <m:sub>
            <m:r>
              <w:rPr>
                <w:rFonts w:ascii="Cambria Math" w:hAnsi="Cambria Math"/>
              </w:rPr>
              <m:t>1</m:t>
            </m:r>
          </m:sub>
        </m:sSub>
      </m:oMath>
      <w:r>
        <w:rPr>
          <w:rFonts w:eastAsiaTheme="minorEastAsia"/>
        </w:rPr>
        <w:t xml:space="preserve">, </w:t>
      </w:r>
      <w:r w:rsidRPr="000C5833">
        <w:t>výsledná predikce objektu třídy 3</w:t>
      </w:r>
      <w:r w:rsidR="003A330A">
        <w:t xml:space="preserve"> =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1</m:t>
            </m:r>
          </m:sub>
        </m:sSub>
        <m:r>
          <w:rPr>
            <w:rFonts w:ascii="Cambria Math" w:hAnsi="Cambria Math"/>
          </w:rPr>
          <m:t>)</m:t>
        </m:r>
      </m:oMath>
      <w:r w:rsidRPr="000C5833">
        <w:t>.</w:t>
      </w:r>
    </w:p>
    <w:p w14:paraId="0D4F3241" w14:textId="5473C1B2" w:rsidR="000C5833" w:rsidRDefault="0021742A" w:rsidP="00D32188">
      <w:pPr>
        <w:pStyle w:val="Standartnitext"/>
        <w:rPr>
          <w:rFonts w:eastAsiaTheme="minorEastAsia"/>
        </w:rPr>
      </w:pPr>
      <w:r>
        <w:rPr>
          <w:rFonts w:eastAsiaTheme="minorEastAsia"/>
        </w:rPr>
        <w:lastRenderedPageBreak/>
        <w:t>Co se týče nejpravděpodobnějších pozic</w:t>
      </w:r>
      <w:r w:rsidR="00EA6DA5">
        <w:rPr>
          <w:rFonts w:eastAsiaTheme="minorEastAsia"/>
        </w:rPr>
        <w:t>, tak</w:t>
      </w:r>
      <w:r>
        <w:rPr>
          <w:rFonts w:eastAsiaTheme="minorEastAsia"/>
        </w:rPr>
        <w:t xml:space="preserve"> </w:t>
      </w:r>
      <m:oMath>
        <m:sSub>
          <m:sSubPr>
            <m:ctrlPr>
              <w:rPr>
                <w:rFonts w:ascii="Cambria Math" w:hAnsi="Cambria Math"/>
              </w:rPr>
            </m:ctrlPr>
          </m:sSubPr>
          <m:e>
            <m:r>
              <w:rPr>
                <w:rFonts w:ascii="Cambria Math" w:hAnsi="Cambria Math"/>
              </w:rPr>
              <m:t>MP</m:t>
            </m:r>
          </m:e>
          <m:sub>
            <m:r>
              <m:rPr>
                <m:sty m:val="p"/>
              </m:rPr>
              <w:rPr>
                <w:rFonts w:ascii="Cambria Math" w:hAnsi="Cambria Math"/>
              </w:rPr>
              <m:t>1</m:t>
            </m:r>
          </m:sub>
        </m:sSub>
      </m:oMath>
      <w:r w:rsidR="000C5833">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2</m:t>
            </m:r>
          </m:sub>
        </m:sSub>
      </m:oMath>
      <w:r w:rsidR="000C5833">
        <w:rPr>
          <w:rFonts w:eastAsiaTheme="minorEastAsia"/>
        </w:rPr>
        <w:t xml:space="preserve"> ve větší míře korelují</w:t>
      </w:r>
      <w:r>
        <w:rPr>
          <w:rFonts w:eastAsiaTheme="minorEastAsia"/>
        </w:rPr>
        <w:t xml:space="preserve">. </w:t>
      </w:r>
      <w:r w:rsidR="000C5833">
        <w:rPr>
          <w:rFonts w:eastAsiaTheme="minorEastAsia"/>
        </w:rPr>
        <w:t xml:space="preserve">Nicméně v průběhu testování produkovala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oMath>
      <w:r w:rsidR="000C5833">
        <w:rPr>
          <w:rFonts w:eastAsiaTheme="minorEastAsia"/>
        </w:rPr>
        <w:t xml:space="preserve"> méně chyb než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2</m:t>
            </m:r>
          </m:sub>
        </m:sSub>
      </m:oMath>
      <w:r w:rsidR="00EA6DA5">
        <w:rPr>
          <w:rFonts w:eastAsiaTheme="minorEastAsia"/>
        </w:rPr>
        <w:t xml:space="preserve">, </w:t>
      </w:r>
      <w:r w:rsidR="000C5833">
        <w:rPr>
          <w:rFonts w:eastAsiaTheme="minorEastAsia"/>
        </w:rPr>
        <w:t>a proto se výsledná predikce řídí součinovou maticí</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oMath>
      <w:r w:rsidR="000C5833">
        <w:rPr>
          <w:rFonts w:eastAsiaTheme="minorEastAsia"/>
        </w:rPr>
        <w:t xml:space="preserve">. </w:t>
      </w:r>
      <w:ins w:id="477" w:author="Pepa Sládek" w:date="2019-04-01T11:42:00Z">
        <w:r w:rsidR="00D32188">
          <w:rPr>
            <w:rFonts w:eastAsiaTheme="minorEastAsia"/>
          </w:rPr>
          <w:t xml:space="preserve">Součtová matice </w:t>
        </w:r>
        <w:r w:rsidR="00D32188">
          <w:rPr>
            <w:rFonts w:eastAsiaTheme="minorEastAsia"/>
          </w:rPr>
          <w:t>nefiguruje při generování, ale její vizualizace lépe ukazuje možné oblasti výskytu objektu.</w:t>
        </w:r>
      </w:ins>
    </w:p>
    <w:p w14:paraId="2E990217" w14:textId="26D24C87" w:rsidR="0021742A" w:rsidRDefault="0021742A" w:rsidP="000C5833">
      <w:pPr>
        <w:pStyle w:val="Standartnitext"/>
      </w:pPr>
      <w:r>
        <w:t xml:space="preserve">Výběr finální pozice predikovaného objektu lze určit různými způsoby. </w:t>
      </w:r>
      <w:r w:rsidR="00EA6DA5">
        <w:t>Jako n</w:t>
      </w:r>
      <w:r>
        <w:t xml:space="preserve">ejjistější </w:t>
      </w:r>
      <w:r w:rsidR="00EA6DA5">
        <w:t>se ukázalo</w:t>
      </w:r>
      <w:r>
        <w:t xml:space="preserve"> vybrat nejpravděpodobnější místo na </w:t>
      </w:r>
      <m:oMath>
        <m:sSub>
          <m:sSubPr>
            <m:ctrlPr>
              <w:rPr>
                <w:rFonts w:ascii="Cambria Math" w:hAnsi="Cambria Math"/>
              </w:rPr>
            </m:ctrlPr>
          </m:sSubPr>
          <m:e>
            <m:r>
              <w:rPr>
                <w:rFonts w:ascii="Cambria Math" w:hAnsi="Cambria Math"/>
              </w:rPr>
              <m:t>MP</m:t>
            </m:r>
          </m:e>
          <m:sub>
            <m:r>
              <w:rPr>
                <w:rFonts w:ascii="Cambria Math" w:hAnsi="Cambria Math"/>
              </w:rPr>
              <m:t>1</m:t>
            </m:r>
          </m:sub>
        </m:sSub>
      </m:oMath>
      <w:r w:rsidR="00EA6DA5">
        <w:rPr>
          <w:rFonts w:eastAsiaTheme="minorEastAsia"/>
        </w:rPr>
        <w:t xml:space="preserve"> - </w:t>
      </w:r>
      <m:oMath>
        <m:r>
          <m:rPr>
            <m:sty m:val="p"/>
          </m:rPr>
          <w:rPr>
            <w:rFonts w:ascii="Cambria Math" w:eastAsiaTheme="minorEastAsia" w:hAnsi="Cambria Math"/>
          </w:rPr>
          <m:t>max⁡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r>
          <w:rPr>
            <w:rFonts w:ascii="Cambria Math" w:eastAsiaTheme="minorEastAsia" w:hAnsi="Cambria Math"/>
          </w:rPr>
          <m:t>)</m:t>
        </m:r>
      </m:oMath>
      <w:r w:rsidR="00EA6DA5">
        <w:rPr>
          <w:rFonts w:eastAsiaTheme="minorEastAsia"/>
        </w:rPr>
        <w:t>.</w:t>
      </w:r>
      <w:r>
        <w:rPr>
          <w:rFonts w:eastAsiaTheme="minorEastAsia"/>
        </w:rPr>
        <w:t xml:space="preserve"> </w:t>
      </w:r>
      <w:r w:rsidR="009F6408">
        <w:rPr>
          <w:rFonts w:eastAsiaTheme="minorEastAsia"/>
        </w:rPr>
        <w:t>Při tomto postupu</w:t>
      </w:r>
      <w:r>
        <w:rPr>
          <w:rFonts w:eastAsiaTheme="minorEastAsia"/>
        </w:rPr>
        <w:t xml:space="preserve"> by však v rámci stejných prostorů nedocházelo k žádoucí variabilitě obsahu. Proto lze aplikovat například náhodný vážený výběr z uspořádaných pravděpodobností </w:t>
      </w:r>
      <m:oMath>
        <m:sSub>
          <m:sSubPr>
            <m:ctrlPr>
              <w:rPr>
                <w:rFonts w:ascii="Cambria Math" w:hAnsi="Cambria Math"/>
              </w:rPr>
            </m:ctrlPr>
          </m:sSubPr>
          <m:e>
            <m:r>
              <w:rPr>
                <w:rFonts w:ascii="Cambria Math" w:hAnsi="Cambria Math"/>
              </w:rPr>
              <m:t>MP</m:t>
            </m:r>
          </m:e>
          <m:sub>
            <m:r>
              <w:rPr>
                <w:rFonts w:ascii="Cambria Math" w:hAnsi="Cambria Math"/>
              </w:rPr>
              <m:t>1</m:t>
            </m:r>
          </m:sub>
        </m:sSub>
      </m:oMath>
      <w:r>
        <w:rPr>
          <w:rFonts w:eastAsiaTheme="minorEastAsia"/>
        </w:rPr>
        <w:t xml:space="preserve"> či zvolit jinou techniku výběru. Záleží rovněž na aplikačním záměru, neboť někdy může být žádoucí vybrat právě maximum z </w:t>
      </w:r>
      <m:oMath>
        <m:sSub>
          <m:sSubPr>
            <m:ctrlPr>
              <w:rPr>
                <w:rFonts w:ascii="Cambria Math" w:hAnsi="Cambria Math"/>
              </w:rPr>
            </m:ctrlPr>
          </m:sSubPr>
          <m:e>
            <m:r>
              <w:rPr>
                <w:rFonts w:ascii="Cambria Math" w:hAnsi="Cambria Math"/>
              </w:rPr>
              <m:t>MP</m:t>
            </m:r>
          </m:e>
          <m:sub>
            <m:r>
              <w:rPr>
                <w:rFonts w:ascii="Cambria Math" w:hAnsi="Cambria Math"/>
              </w:rPr>
              <m:t>1</m:t>
            </m:r>
          </m:sub>
        </m:sSub>
        <m:r>
          <w:rPr>
            <w:rFonts w:ascii="Cambria Math" w:hAnsi="Cambria Math"/>
          </w:rPr>
          <m:t>.</m:t>
        </m:r>
      </m:oMath>
    </w:p>
    <w:p w14:paraId="3EBA5C0D" w14:textId="67539A31" w:rsidR="009250D4" w:rsidRDefault="009250D4" w:rsidP="009250D4">
      <w:pPr>
        <w:pStyle w:val="Heading3"/>
      </w:pPr>
      <w:bookmarkStart w:id="478" w:name="_Toc4652560"/>
      <w:r>
        <w:t>Parametrizace algoritmu</w:t>
      </w:r>
      <w:bookmarkEnd w:id="478"/>
    </w:p>
    <w:p w14:paraId="2B182763" w14:textId="584C708C" w:rsidR="00266244" w:rsidRPr="00EF71B4" w:rsidRDefault="009250D4" w:rsidP="00EF71B4">
      <w:pPr>
        <w:pStyle w:val="Standartnitext"/>
      </w:pPr>
      <w:r>
        <w:t xml:space="preserve">Na závěr této kapitoly lze podotknout, že algoritmus je v mnoha částech svého fungování parametrizovatelný. Pro lepší výsledky se dá primárně experimentovat s tvary a počty jader, architekturou neuronové sítě, se způsobem výběru finálního kandidáta, popřípadě se způsobem agregace do matic pravděpodobnosti výskytu. </w:t>
      </w:r>
      <w:r w:rsidR="003A330A">
        <w:t>Příkladem</w:t>
      </w:r>
      <w:r w:rsidR="00F70503">
        <w:t xml:space="preserve"> může být zavedení minimální prahové hodnoty pro prvky </w:t>
      </w:r>
      <m:oMath>
        <m:r>
          <w:rPr>
            <w:rFonts w:ascii="Cambria Math" w:hAnsi="Cambria Math"/>
          </w:rPr>
          <m:t>MS</m:t>
        </m:r>
      </m:oMath>
      <w:r w:rsidR="00F70503">
        <w:rPr>
          <w:rFonts w:eastAsiaTheme="minorEastAsia"/>
        </w:rPr>
        <w:t xml:space="preserve"> při utváření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1</m:t>
            </m:r>
          </m:sub>
        </m:sSub>
      </m:oMath>
      <w:r w:rsidR="00F70503">
        <w:rPr>
          <w:rFonts w:eastAsiaTheme="minorEastAsia"/>
        </w:rPr>
        <w:t xml:space="preserve">, popřípadě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2</m:t>
            </m:r>
          </m:sub>
        </m:sSub>
      </m:oMath>
      <w:r w:rsidR="00EF71B4">
        <w:t>.</w:t>
      </w:r>
      <w:r w:rsidR="003D0D7F">
        <w:t xml:space="preserve"> Tato konkrétní úprava se nicméně příliš neosvědčila. </w:t>
      </w:r>
    </w:p>
    <w:p w14:paraId="1C1938C8" w14:textId="02092F75" w:rsidR="00FB3671" w:rsidRDefault="00FB3671" w:rsidP="00C56748">
      <w:pPr>
        <w:pStyle w:val="Heading1"/>
      </w:pPr>
      <w:bookmarkStart w:id="479" w:name="_Ref4061131"/>
      <w:bookmarkStart w:id="480" w:name="_Ref4061136"/>
      <w:bookmarkStart w:id="481" w:name="_Ref4061143"/>
      <w:bookmarkStart w:id="482" w:name="_Toc4652561"/>
      <w:r>
        <w:lastRenderedPageBreak/>
        <w:t>Testování hypotetických výstupů algoritmu</w:t>
      </w:r>
      <w:bookmarkEnd w:id="479"/>
      <w:bookmarkEnd w:id="480"/>
      <w:bookmarkEnd w:id="481"/>
      <w:bookmarkEnd w:id="482"/>
    </w:p>
    <w:p w14:paraId="356E507B" w14:textId="1F6432EA" w:rsidR="00BD5CB6" w:rsidRDefault="00BD5CB6" w:rsidP="00BD5CB6">
      <w:pPr>
        <w:pStyle w:val="Standartnitext"/>
        <w:ind w:firstLine="576"/>
      </w:pPr>
      <w:r>
        <w:t>Postup měření úspěšnosti navrženého algoritmu je</w:t>
      </w:r>
      <w:r w:rsidR="00F25EE4">
        <w:t xml:space="preserve"> proveden následujícím způsobem</w:t>
      </w:r>
      <w:r>
        <w:t xml:space="preserve">. Uvnitř </w:t>
      </w:r>
      <w:r w:rsidR="00F25EE4">
        <w:t xml:space="preserve">datové </w:t>
      </w:r>
      <w:r>
        <w:t>sady</w:t>
      </w:r>
      <w:r w:rsidR="004A1861">
        <w:t>,</w:t>
      </w:r>
      <w:r w:rsidR="00F25EE4">
        <w:t xml:space="preserve"> </w:t>
      </w:r>
      <w:r w:rsidR="004A1861">
        <w:t>která byla představena v předchozí kapitole,</w:t>
      </w:r>
      <w:r>
        <w:t xml:space="preserve"> jsou dodržován</w:t>
      </w:r>
      <w:r w:rsidR="00544347">
        <w:t>a</w:t>
      </w:r>
      <w:r>
        <w:t xml:space="preserve"> určitá relační pravidla mezi objekty. V případě, že budou tyto vlastnosti nalezeny i v algoritmicky nagenerovaných datech bude </w:t>
      </w:r>
      <w:commentRangeStart w:id="483"/>
      <w:r>
        <w:t>potvrzeno</w:t>
      </w:r>
      <w:commentRangeEnd w:id="483"/>
      <w:r w:rsidR="008244F6">
        <w:rPr>
          <w:rStyle w:val="CommentReference"/>
          <w:rFonts w:asciiTheme="minorHAnsi" w:hAnsiTheme="minorHAnsi" w:cstheme="minorBidi"/>
        </w:rPr>
        <w:commentReference w:id="483"/>
      </w:r>
      <w:r>
        <w:t xml:space="preserve">, že se algoritmus </w:t>
      </w:r>
      <w:r w:rsidR="008756E0">
        <w:t>naučil tuto logiku replikovat.</w:t>
      </w:r>
      <w:r w:rsidR="009C6462">
        <w:t xml:space="preserve"> Vzhledem k stochastické povaze inicializace neuronových sítí je pravděpodobné, že na konci každého procesu učení může algoritmus produkovat nepatrně odlišné výsledky. To samé se týká generovaných scén při zapnutí náhodného váženého výběru viz</w:t>
      </w:r>
      <w:r w:rsidR="00F70503">
        <w:t>.</w:t>
      </w:r>
      <w:r w:rsidR="009C6462">
        <w:t xml:space="preserve"> kapitola </w:t>
      </w:r>
      <w:r w:rsidR="00F70503">
        <w:fldChar w:fldCharType="begin"/>
      </w:r>
      <w:r w:rsidR="00F70503">
        <w:instrText xml:space="preserve"> REF _Ref4315337 \n \h </w:instrText>
      </w:r>
      <w:r w:rsidR="00F70503">
        <w:fldChar w:fldCharType="separate"/>
      </w:r>
      <w:r w:rsidR="00F70503">
        <w:rPr>
          <w:rFonts w:hint="eastAsia"/>
          <w:cs/>
        </w:rPr>
        <w:t>‎</w:t>
      </w:r>
      <w:r w:rsidR="00F70503">
        <w:t>6.3.4</w:t>
      </w:r>
      <w:r w:rsidR="00F70503">
        <w:fldChar w:fldCharType="end"/>
      </w:r>
      <w:r w:rsidR="009C6462">
        <w:t xml:space="preserve">. </w:t>
      </w:r>
      <w:r w:rsidR="003A330A">
        <w:t xml:space="preserve">V rámci práce s algoritmem byly sice modely natrénovány vícekrát, nicméně prezentované výsledky vyplývají z jedné naučené sady. </w:t>
      </w:r>
    </w:p>
    <w:p w14:paraId="1C546883" w14:textId="6BF48390" w:rsidR="008F15E4" w:rsidRDefault="008F15E4" w:rsidP="008F15E4">
      <w:pPr>
        <w:pStyle w:val="Standartnitext"/>
        <w:rPr>
          <w:rFonts w:eastAsiaTheme="minorEastAsia"/>
        </w:rPr>
      </w:pPr>
      <w:r>
        <w:rPr>
          <w:rFonts w:eastAsiaTheme="minorEastAsia"/>
        </w:rPr>
        <w:t>Následující příklad scény</w:t>
      </w:r>
      <w:r w:rsidR="004A186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A1861">
        <w:rPr>
          <w:rFonts w:eastAsiaTheme="minorEastAsia"/>
        </w:rPr>
        <w:t xml:space="preserve"> </w:t>
      </w:r>
      <w:r>
        <w:rPr>
          <w:rFonts w:eastAsiaTheme="minorEastAsia"/>
        </w:rPr>
        <w:t>představuje prostor, ve kterém jsou zobrazeny a dodrženy všechny sledované vlastnosti.</w:t>
      </w:r>
      <w:r w:rsidR="004A1861">
        <w:rPr>
          <w:rFonts w:eastAsiaTheme="minorEastAsia"/>
        </w:rPr>
        <w:t xml:space="preserve"> </w:t>
      </w:r>
    </w:p>
    <w:p w14:paraId="6D3A34BE" w14:textId="40086AB6" w:rsidR="008F15E4" w:rsidRPr="00E70450" w:rsidRDefault="00962513" w:rsidP="004A1861">
      <w:pPr>
        <w:pStyle w:val="Rovnice"/>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10"/>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m:oMathPara>
    </w:p>
    <w:p w14:paraId="5755B24D" w14:textId="3A206D92" w:rsidR="00083C0C" w:rsidRPr="00AA7C80" w:rsidRDefault="008F15E4" w:rsidP="008F15E4">
      <w:pPr>
        <w:pStyle w:val="CAPITION"/>
      </w:pPr>
      <w:r>
        <w:t xml:space="preserve">Rov. </w:t>
      </w:r>
      <w:r w:rsidR="009A0142">
        <w:rPr>
          <w:noProof/>
        </w:rPr>
        <w:fldChar w:fldCharType="begin"/>
      </w:r>
      <w:r w:rsidR="009A0142">
        <w:rPr>
          <w:noProof/>
        </w:rPr>
        <w:instrText xml:space="preserve"> SEQ Rov. \* ARABIC </w:instrText>
      </w:r>
      <w:r w:rsidR="009A0142">
        <w:rPr>
          <w:noProof/>
        </w:rPr>
        <w:fldChar w:fldCharType="separate"/>
      </w:r>
      <w:r>
        <w:rPr>
          <w:noProof/>
        </w:rPr>
        <w:t>10</w:t>
      </w:r>
      <w:r w:rsidR="009A0142">
        <w:rPr>
          <w:noProof/>
        </w:rPr>
        <w:fldChar w:fldCharType="end"/>
      </w:r>
      <w:r w:rsidR="004A1861">
        <w:t>:</w:t>
      </w:r>
      <w:r>
        <w:t xml:space="preserve"> </w:t>
      </w:r>
      <w:r w:rsidR="004A1861">
        <w:t>P</w:t>
      </w:r>
      <w:r>
        <w:t>říklad vstupního prostoru</w:t>
      </w:r>
      <w:r w:rsidR="004A1861">
        <w:t>.</w:t>
      </w:r>
    </w:p>
    <w:p w14:paraId="40269CA2" w14:textId="026881E3" w:rsidR="00287258" w:rsidRDefault="00DD3553" w:rsidP="008F15E4">
      <w:pPr>
        <w:pStyle w:val="Heading2"/>
      </w:pPr>
      <w:bookmarkStart w:id="484" w:name="_Toc4652562"/>
      <w:r>
        <w:t>Jednotkové testování</w:t>
      </w:r>
      <w:bookmarkEnd w:id="484"/>
    </w:p>
    <w:p w14:paraId="5381BF4C" w14:textId="6201F42D" w:rsidR="00DD3553" w:rsidRDefault="00DD3553" w:rsidP="00DD3553">
      <w:pPr>
        <w:pStyle w:val="Standartnitext"/>
        <w:ind w:firstLine="708"/>
      </w:pPr>
      <w:r>
        <w:t xml:space="preserve">V první fázi testování bylo ověřováno zda dokáže algoritmus replikovat konkrétní vlastnosti v jednoduchém prostoru, který není rušen kontextem ostatních objektů. Tento prostor je definovaný jako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38445A">
        <w:t>,</w:t>
      </w:r>
      <w:r>
        <w:t xml:space="preserve"> po jej</w:t>
      </w:r>
      <w:r w:rsidR="00F0096B">
        <w:t>ím</w:t>
      </w:r>
      <w:r>
        <w:t>ž obvodu se nachází objekt třídy 1</w:t>
      </w:r>
      <w:r w:rsidR="003A330A">
        <w:t>,</w:t>
      </w:r>
      <w:r>
        <w:t xml:space="preserve"> to znamená zeď.</w:t>
      </w:r>
      <w:r w:rsidR="00D36699">
        <w:t xml:space="preserve"> </w:t>
      </w:r>
      <w:r w:rsidR="004E63C4">
        <w:t>Nen</w:t>
      </w:r>
      <w:r w:rsidR="004E63C4">
        <w:rPr>
          <w:lang w:bidi="he-IL"/>
        </w:rPr>
        <w:t>í-li uvedeno jinak, byla p</w:t>
      </w:r>
      <w:r w:rsidR="00D36699">
        <w:t>ro všechny predikované objekty</w:t>
      </w:r>
      <w:r w:rsidR="004E63C4">
        <w:t xml:space="preserve"> </w:t>
      </w:r>
      <w:r w:rsidR="00D36699">
        <w:t>vybrána jejich nejpravděpodobnější pozice</w:t>
      </w:r>
      <w:r w:rsidR="004E63C4">
        <w:t xml:space="preserve"> ze součinové matice pravděpodobnosti, to znamená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1</m:t>
            </m:r>
          </m:sub>
        </m:sSub>
        <m:r>
          <w:rPr>
            <w:rFonts w:ascii="Cambria Math" w:hAnsi="Cambria Math"/>
          </w:rPr>
          <m:t>)</m:t>
        </m:r>
      </m:oMath>
      <w:r w:rsidR="004E63C4">
        <w:rPr>
          <w:rFonts w:eastAsiaTheme="minorEastAsia"/>
        </w:rPr>
        <w:t xml:space="preserve">. </w:t>
      </w:r>
      <w:r w:rsidR="00BE4181">
        <w:t>Všechny výsledky testů jsou verifikovatelné s pomocí Pythonovských skriptů přiložených v přílo</w:t>
      </w:r>
      <w:r w:rsidR="008244F6">
        <w:t>z</w:t>
      </w:r>
      <w:r w:rsidR="00BE4181">
        <w:t>e bakalářské práce.</w:t>
      </w:r>
    </w:p>
    <w:p w14:paraId="42A713A3" w14:textId="15EFA095" w:rsidR="00A9690B" w:rsidRDefault="00151246" w:rsidP="00F51537">
      <w:pPr>
        <w:pStyle w:val="Obrzek"/>
      </w:pPr>
      <w:r w:rsidRPr="00151246">
        <w:lastRenderedPageBreak/>
        <w:drawing>
          <wp:inline distT="0" distB="0" distL="0" distR="0" wp14:anchorId="51F69B23" wp14:editId="1C0E4078">
            <wp:extent cx="2590800" cy="1741534"/>
            <wp:effectExtent l="0" t="0" r="0" b="0"/>
            <wp:docPr id="28" name="Picture 28"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Figure_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365" t="25264" r="9346" b="17092"/>
                    <a:stretch/>
                  </pic:blipFill>
                  <pic:spPr bwMode="auto">
                    <a:xfrm>
                      <a:off x="0" y="0"/>
                      <a:ext cx="2621971" cy="1762487"/>
                    </a:xfrm>
                    <a:prstGeom prst="rect">
                      <a:avLst/>
                    </a:prstGeom>
                    <a:noFill/>
                    <a:ln>
                      <a:noFill/>
                    </a:ln>
                    <a:extLst>
                      <a:ext uri="{53640926-AAD7-44D8-BBD7-CCE9431645EC}">
                        <a14:shadowObscured xmlns:a14="http://schemas.microsoft.com/office/drawing/2010/main"/>
                      </a:ext>
                    </a:extLst>
                  </pic:spPr>
                </pic:pic>
              </a:graphicData>
            </a:graphic>
          </wp:inline>
        </w:drawing>
      </w:r>
    </w:p>
    <w:p w14:paraId="70860A5F" w14:textId="497A60EA" w:rsidR="006D64FD" w:rsidRPr="00A9690B" w:rsidRDefault="00F51537" w:rsidP="004E63C4">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13</w:t>
      </w:r>
      <w:r w:rsidR="009A0142">
        <w:rPr>
          <w:noProof/>
        </w:rPr>
        <w:fldChar w:fldCharType="end"/>
      </w:r>
      <w:r>
        <w:t>: V</w:t>
      </w:r>
      <w:r w:rsidR="00A9690B">
        <w:t>izualizace prostoru M</w:t>
      </w:r>
      <w:r w:rsidR="0038445A">
        <w:rPr>
          <w:vertAlign w:val="subscript"/>
        </w:rPr>
        <w:t>1</w:t>
      </w:r>
    </w:p>
    <w:p w14:paraId="7953A407" w14:textId="0A9FD6F6" w:rsidR="001F715E" w:rsidRDefault="006D4987" w:rsidP="008F15E4">
      <w:pPr>
        <w:pStyle w:val="Heading3"/>
      </w:pPr>
      <w:bookmarkStart w:id="485" w:name="_Toc4652563"/>
      <w:r>
        <w:t>Hypotéza blízké re</w:t>
      </w:r>
      <w:r w:rsidR="0080227D">
        <w:t>lace</w:t>
      </w:r>
      <w:r w:rsidR="00DD3553">
        <w:t xml:space="preserve">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oMath>
      <w:r w:rsidR="00DD3553">
        <w:t xml:space="preserve"> na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1</m:t>
            </m:r>
          </m:sub>
        </m:sSub>
      </m:oMath>
      <w:bookmarkEnd w:id="485"/>
    </w:p>
    <w:p w14:paraId="143DFFF0" w14:textId="3C076BB5" w:rsidR="0038445A" w:rsidRDefault="006D4987" w:rsidP="00DD3553">
      <w:pPr>
        <w:pStyle w:val="Standartnitext"/>
        <w:ind w:firstLine="708"/>
      </w:pPr>
      <w:r>
        <w:t xml:space="preserve">V rámci testování se potvrdilo, že algoritmus replikuje </w:t>
      </w:r>
      <w:r w:rsidR="0038445A">
        <w:t>těsnou relaci objektů tříd 2 a 3, kde sledujeme následující vlastnosti</w:t>
      </w:r>
      <w:r>
        <w:t>.</w:t>
      </w:r>
    </w:p>
    <w:p w14:paraId="5C0FFABD" w14:textId="41A8263C" w:rsidR="0038445A" w:rsidRDefault="00962513" w:rsidP="0043045F">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b"/>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oMath>
      </m:oMathPara>
    </w:p>
    <w:p w14:paraId="2AC86EE2" w14:textId="6ADCDE29" w:rsidR="00DD3553" w:rsidRDefault="009A6689" w:rsidP="00DD3553">
      <w:pPr>
        <w:pStyle w:val="Standartnitext"/>
        <w:ind w:firstLine="708"/>
      </w:pPr>
      <w:r>
        <w:t xml:space="preserve">Ze všech </w:t>
      </w:r>
      <w:r w:rsidR="00C97733">
        <w:t>34</w:t>
      </w:r>
      <w:r>
        <w:t xml:space="preserve"> vnitřních pozic</w:t>
      </w:r>
      <w:r w:rsidR="0043045F">
        <w:t xml:space="preserve">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doplnil algoritmus v rozsahu čtyř iterací židle kolem stolů po vzoru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t>.</w:t>
      </w:r>
      <w:r>
        <w:rPr>
          <w:vertAlign w:val="subscript"/>
        </w:rPr>
        <w:t xml:space="preserve"> </w:t>
      </w:r>
      <w:r w:rsidR="00383B56">
        <w:t>Algoritmus zafungoval dobře i v případech,</w:t>
      </w:r>
      <w:r w:rsidR="00A9690B">
        <w:t xml:space="preserve"> že byl</w:t>
      </w:r>
      <w:r w:rsidR="00383B56">
        <w:t xml:space="preserve"> ve výchozím prostoru matice umístěn větší počet stolů. Při testování na deseti scénách, ve kterých byly náhodně umístěny tři</w:t>
      </w:r>
      <w:r w:rsidR="0043045F">
        <w:t xml:space="preserve"> stoly (přiměřeně od sebe) obkro</w:t>
      </w:r>
      <w:r w:rsidR="00383B56">
        <w:t>užil</w:t>
      </w:r>
      <w:r w:rsidR="003D6C8E">
        <w:t xml:space="preserve"> algorit</w:t>
      </w:r>
      <w:r w:rsidR="00383B56">
        <w:t>mus ve všech případech stoly židlemi</w:t>
      </w:r>
      <w:r w:rsidR="00F0096B">
        <w:t>,</w:t>
      </w:r>
      <w:r w:rsidR="00383B56">
        <w:t xml:space="preserve"> sledujíce vlastnosti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383B56">
        <w:t xml:space="preserve"> a</w:t>
      </w:r>
      <w:r w:rsidR="00A9690B">
        <w:t xml:space="preserve"> částečně i</w:t>
      </w:r>
      <w:r w:rsidR="00383B56">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00383B56">
        <w:t>.</w:t>
      </w:r>
    </w:p>
    <w:p w14:paraId="1B176268" w14:textId="0090F12E" w:rsidR="007E544C" w:rsidRDefault="007E544C" w:rsidP="008F15E4">
      <w:pPr>
        <w:pStyle w:val="Heading3"/>
      </w:pPr>
      <w:bookmarkStart w:id="486" w:name="_Toc4652564"/>
      <w:r>
        <w:t>Hypot</w:t>
      </w:r>
      <w:r>
        <w:rPr>
          <w:lang w:val="en-US"/>
        </w:rPr>
        <w:t xml:space="preserve">éza speciální vlastnosti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 xml:space="preserve">a </m:t>
            </m:r>
          </m:sub>
        </m:sSub>
      </m:oMath>
      <w:r w:rsidR="00186975">
        <w:t>,</w:t>
      </w:r>
      <w:r>
        <w:rPr>
          <w:lang w:val="en-US"/>
        </w:rPr>
        <w:t xml:space="preserve">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 xml:space="preserve">b </m:t>
            </m:r>
          </m:sub>
        </m:sSub>
      </m:oMath>
      <w:r w:rsidR="00186975">
        <w:t xml:space="preserve"> a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 xml:space="preserve">c </m:t>
            </m:r>
          </m:sub>
        </m:sSub>
      </m:oMath>
      <w:r>
        <w:rPr>
          <w:lang w:val="en-US"/>
        </w:rPr>
        <w:t xml:space="preserve">na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1</m:t>
            </m:r>
          </m:sub>
        </m:sSub>
      </m:oMath>
      <w:bookmarkEnd w:id="486"/>
    </w:p>
    <w:p w14:paraId="6AFCC0CF" w14:textId="017CEB7D" w:rsidR="007E544C" w:rsidRDefault="007E544C" w:rsidP="007E544C">
      <w:pPr>
        <w:pStyle w:val="Standartnitext"/>
        <w:ind w:firstLine="708"/>
      </w:pPr>
      <w:r>
        <w:t>V</w:t>
      </w:r>
      <w:r w:rsidR="008244F6">
        <w:t> </w:t>
      </w:r>
      <w:r>
        <w:t>tomto</w:t>
      </w:r>
      <w:r w:rsidR="008244F6">
        <w:t xml:space="preserve"> testu</w:t>
      </w:r>
      <w:r>
        <w:t xml:space="preserve"> jsou sledovány vlastnosti vyobrazené v maticích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2a </m:t>
            </m:r>
          </m:sub>
        </m:sSub>
      </m:oMath>
      <w:r w:rsidR="00186975">
        <w:rPr>
          <w:rFonts w:eastAsiaTheme="minorEastAsia"/>
          <w:iCs/>
        </w:rPr>
        <w:t>,</w:t>
      </w:r>
      <w:r>
        <w:rPr>
          <w:rFonts w:eastAsiaTheme="minorEastAsia"/>
          <w:iCs/>
        </w:rPr>
        <w:t xml:space="preserve">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2b </m:t>
            </m:r>
          </m:sub>
        </m:sSub>
      </m:oMath>
      <w:r w:rsidR="00186975">
        <w:rPr>
          <w:rFonts w:eastAsiaTheme="minorEastAsia"/>
          <w:iCs/>
        </w:rPr>
        <w:t xml:space="preserve"> a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2c </m:t>
            </m:r>
          </m:sub>
        </m:sSub>
      </m:oMath>
      <w:r w:rsidRPr="007E544C">
        <w:t>.</w:t>
      </w:r>
      <w:r>
        <w:t xml:space="preserve"> Jedná se o jednoduché pravidlo, které určuje, že v případě umístění stolu jednu pozici od stěny, nebude na tuto pozici přidána židle, která by tam standar</w:t>
      </w:r>
      <w:r w:rsidR="00F0096B">
        <w:t>d</w:t>
      </w:r>
      <w:r>
        <w:t>ně měla být dle pravidla</w:t>
      </w:r>
      <m:oMath>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t xml:space="preserve">. </w:t>
      </w:r>
    </w:p>
    <w:p w14:paraId="2A1CD68C" w14:textId="1DD4C090" w:rsidR="007E544C" w:rsidRDefault="00962513" w:rsidP="007E544C">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e>
              </m:mr>
            </m:m>
          </m:e>
        </m:d>
      </m:oMath>
      <w:r w:rsidR="007E544C">
        <w:t xml:space="preserve"> </w:t>
      </w:r>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b</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c</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e>
              </m:mr>
            </m:m>
          </m:e>
        </m:d>
      </m:oMath>
    </w:p>
    <w:p w14:paraId="45B96D29" w14:textId="0BE94FAA" w:rsidR="00186975" w:rsidRDefault="007E544C" w:rsidP="007E544C">
      <w:pPr>
        <w:pStyle w:val="Standartnitext"/>
        <w:ind w:firstLine="708"/>
      </w:pPr>
      <w:r>
        <w:t xml:space="preserve">Pro test vlastnosti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eastAsiaTheme="minorEastAsia"/>
        </w:rPr>
        <w:t xml:space="preserve"> </w:t>
      </w:r>
      <w:r>
        <w:t>byly stoly umístěny ob</w:t>
      </w:r>
      <w:r w:rsidR="00F0096B">
        <w:t xml:space="preserve"> </w:t>
      </w:r>
      <w:r>
        <w:t xml:space="preserve">jednu pozici od obvodového zdiva. Celkem </w:t>
      </w:r>
      <w:r w:rsidR="00186975">
        <w:t>na</w:t>
      </w:r>
      <w:r>
        <w:t> </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045D46">
        <w:rPr>
          <w:rFonts w:eastAsiaTheme="minorEastAsia"/>
        </w:rPr>
        <w:t xml:space="preserve"> </w:t>
      </w:r>
      <w:r w:rsidR="00045D46">
        <w:t>vzniklo</w:t>
      </w:r>
      <w:r w:rsidR="001D17EC">
        <w:rPr>
          <w:rFonts w:eastAsiaTheme="minorEastAsia"/>
        </w:rPr>
        <w:t xml:space="preserve"> </w:t>
      </w:r>
      <w:r w:rsidR="00186975">
        <w:t>padesát</w:t>
      </w:r>
      <w:r>
        <w:t xml:space="preserve"> testovacích pozic. V rozsahu tří iterací </w:t>
      </w:r>
      <w:r w:rsidR="001D17EC">
        <w:t>ne</w:t>
      </w:r>
      <w:r>
        <w:t>umístil algorit</w:t>
      </w:r>
      <w:r w:rsidR="001D17EC">
        <w:t xml:space="preserve">mus židle kolem stolu po vzoru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v</w:t>
      </w:r>
      <w:r w:rsidR="001D17EC">
        <w:t> 6 případech</w:t>
      </w:r>
      <w:r>
        <w:t xml:space="preserve">. Při čtvrté iteraci došlo obvykle </w:t>
      </w:r>
      <w:r>
        <w:lastRenderedPageBreak/>
        <w:t>k tomu, že nejpravděpodobnější pozice byla predikována ke zdi</w:t>
      </w:r>
      <w:r w:rsidR="001D17EC">
        <w:t xml:space="preserve">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1D17EC">
        <w:t xml:space="preserve">, což není </w:t>
      </w:r>
      <w:r w:rsidR="00D36699">
        <w:t>nelogické</w:t>
      </w:r>
      <w:r w:rsidR="001D17EC">
        <w:t xml:space="preserve">, ale vzhledem k pravidlu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1D17EC">
        <w:rPr>
          <w:rFonts w:eastAsiaTheme="minorEastAsia"/>
        </w:rPr>
        <w:t xml:space="preserve"> je to chyba</w:t>
      </w:r>
      <w:r>
        <w:t xml:space="preserve">. </w:t>
      </w:r>
      <w:r w:rsidR="00045D46">
        <w:t xml:space="preserve">V 11 případech byl výsledek v souladu s pravidlem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045D46">
        <w:rPr>
          <w:rFonts w:eastAsiaTheme="minorEastAsia"/>
        </w:rPr>
        <w:t xml:space="preserve"> i po čtvrté iteraci a algoritmus preferoval umístit čtvrtou židli raději do volného prostoru, a nikoliv ke stěně.</w:t>
      </w:r>
    </w:p>
    <w:p w14:paraId="4DFE01ED" w14:textId="4F6ED0EF" w:rsidR="006661A8" w:rsidRDefault="006661A8" w:rsidP="006661A8">
      <w:pPr>
        <w:pStyle w:val="Captiontable"/>
      </w:pPr>
      <w:r>
        <w:t xml:space="preserve">Tabulka </w:t>
      </w:r>
      <w:r w:rsidR="009A0142">
        <w:rPr>
          <w:noProof/>
        </w:rPr>
        <w:fldChar w:fldCharType="begin"/>
      </w:r>
      <w:r w:rsidR="009A0142">
        <w:rPr>
          <w:noProof/>
        </w:rPr>
        <w:instrText xml:space="preserve"> SEQ Tabulka \* ARABIC </w:instrText>
      </w:r>
      <w:r w:rsidR="009A0142">
        <w:rPr>
          <w:noProof/>
        </w:rPr>
        <w:fldChar w:fldCharType="separate"/>
      </w:r>
      <w:r>
        <w:rPr>
          <w:noProof/>
        </w:rPr>
        <w:t>3</w:t>
      </w:r>
      <w:r w:rsidR="009A0142">
        <w:rPr>
          <w:noProof/>
        </w:rPr>
        <w:fldChar w:fldCharType="end"/>
      </w:r>
      <w:r>
        <w:t>.: Počet chyb</w:t>
      </w:r>
      <w:r w:rsidR="00CB7DEF">
        <w:t xml:space="preserve"> ve všech 50 testovacích pozicích</w:t>
      </w:r>
      <w:r>
        <w:t xml:space="preserve"> vzhledem </w:t>
      </w:r>
      <w:r w:rsidR="00045D46">
        <w:br/>
      </w:r>
      <w:r>
        <w:t xml:space="preserve">k pravidlům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oMath>
      <w:r>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b</m:t>
            </m:r>
          </m:sub>
        </m:sSub>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c</m:t>
            </m:r>
          </m:sub>
        </m:sSub>
      </m:oMath>
      <w:r>
        <w:rPr>
          <w:rFonts w:eastAsiaTheme="minorEastAsia"/>
        </w:rPr>
        <w:t xml:space="preserve"> </w:t>
      </w:r>
      <w:r w:rsidR="00CB7DEF">
        <w:rPr>
          <w:rFonts w:eastAsiaTheme="minorEastAsia"/>
        </w:rPr>
        <w:t xml:space="preserve">po </w:t>
      </w:r>
      <w:r w:rsidR="00045D46">
        <w:rPr>
          <w:rFonts w:eastAsiaTheme="minorEastAsia"/>
        </w:rPr>
        <w:t>2., 3. a 4. iteraci</w:t>
      </w:r>
    </w:p>
    <w:tbl>
      <w:tblPr>
        <w:tblStyle w:val="GridTable1Light"/>
        <w:tblW w:w="0" w:type="auto"/>
        <w:jc w:val="center"/>
        <w:tblLook w:val="04A0" w:firstRow="1" w:lastRow="0" w:firstColumn="1" w:lastColumn="0" w:noHBand="0" w:noVBand="1"/>
      </w:tblPr>
      <w:tblGrid>
        <w:gridCol w:w="2141"/>
        <w:gridCol w:w="1413"/>
        <w:gridCol w:w="1413"/>
        <w:gridCol w:w="1413"/>
      </w:tblGrid>
      <w:tr w:rsidR="00186975" w14:paraId="1808C6B5" w14:textId="1EA3814F" w:rsidTr="00045D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E8A402B" w14:textId="43EE01D9" w:rsidR="00186975" w:rsidRDefault="00186975" w:rsidP="00186975">
            <w:pPr>
              <w:pStyle w:val="tabulkatext"/>
            </w:pPr>
            <w:r>
              <w:t>Případ</w:t>
            </w:r>
            <w:r w:rsidR="001D17EC">
              <w:t xml:space="preserve"> / chybovost</w:t>
            </w:r>
          </w:p>
        </w:tc>
        <w:tc>
          <w:tcPr>
            <w:tcW w:w="0" w:type="auto"/>
          </w:tcPr>
          <w:p w14:paraId="18CC9E7F" w14:textId="7EE1567B" w:rsidR="00186975" w:rsidRDefault="001D17EC" w:rsidP="00186975">
            <w:pPr>
              <w:pStyle w:val="tabulkatext"/>
              <w:cnfStyle w:val="100000000000" w:firstRow="1" w:lastRow="0" w:firstColumn="0" w:lastColumn="0" w:oddVBand="0" w:evenVBand="0" w:oddHBand="0" w:evenHBand="0" w:firstRowFirstColumn="0" w:firstRowLastColumn="0" w:lastRowFirstColumn="0" w:lastRowLastColumn="0"/>
            </w:pPr>
            <w:r>
              <w:t>Po 2. iteraci</w:t>
            </w:r>
          </w:p>
        </w:tc>
        <w:tc>
          <w:tcPr>
            <w:tcW w:w="0" w:type="auto"/>
          </w:tcPr>
          <w:p w14:paraId="7CE92A4D" w14:textId="57CC92C9" w:rsidR="00186975" w:rsidRDefault="001D17EC" w:rsidP="00186975">
            <w:pPr>
              <w:pStyle w:val="tabulkatext"/>
              <w:cnfStyle w:val="100000000000" w:firstRow="1" w:lastRow="0" w:firstColumn="0" w:lastColumn="0" w:oddVBand="0" w:evenVBand="0" w:oddHBand="0" w:evenHBand="0" w:firstRowFirstColumn="0" w:firstRowLastColumn="0" w:lastRowFirstColumn="0" w:lastRowLastColumn="0"/>
            </w:pPr>
            <w:r>
              <w:t>Po 3. iteraci</w:t>
            </w:r>
          </w:p>
        </w:tc>
        <w:tc>
          <w:tcPr>
            <w:tcW w:w="0" w:type="auto"/>
          </w:tcPr>
          <w:p w14:paraId="01A470EB" w14:textId="35E0478C" w:rsidR="00186975" w:rsidRDefault="001D17EC" w:rsidP="00186975">
            <w:pPr>
              <w:pStyle w:val="tabulkatext"/>
              <w:cnfStyle w:val="100000000000" w:firstRow="1" w:lastRow="0" w:firstColumn="0" w:lastColumn="0" w:oddVBand="0" w:evenVBand="0" w:oddHBand="0" w:evenHBand="0" w:firstRowFirstColumn="0" w:firstRowLastColumn="0" w:lastRowFirstColumn="0" w:lastRowLastColumn="0"/>
            </w:pPr>
            <w:r>
              <w:t>Po 4. iteraci</w:t>
            </w:r>
          </w:p>
        </w:tc>
      </w:tr>
      <w:tr w:rsidR="00186975" w14:paraId="408450FB" w14:textId="1C8CAA36" w:rsidTr="00045D4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3BBD59D" w14:textId="0699562A" w:rsidR="00186975" w:rsidRDefault="00186975" w:rsidP="00186975">
            <w:pPr>
              <w:pStyle w:val="tabulkatext"/>
            </w:pPr>
            <w:r>
              <w:t>U stěny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a</m:t>
                  </m:r>
                </m:sub>
              </m:sSub>
            </m:oMath>
            <w:r>
              <w:rPr>
                <w:rFonts w:eastAsiaTheme="minorEastAsia"/>
              </w:rPr>
              <w:t xml:space="preserve">,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b</m:t>
                  </m:r>
                </m:sub>
              </m:sSub>
            </m:oMath>
            <w:r>
              <w:t>)</w:t>
            </w:r>
          </w:p>
        </w:tc>
        <w:tc>
          <w:tcPr>
            <w:tcW w:w="0" w:type="auto"/>
          </w:tcPr>
          <w:p w14:paraId="77FEA2ED" w14:textId="2DEF56FB" w:rsidR="00186975" w:rsidRDefault="001D17EC" w:rsidP="00186975">
            <w:pPr>
              <w:pStyle w:val="tabulkatext"/>
              <w:cnfStyle w:val="000000000000" w:firstRow="0" w:lastRow="0" w:firstColumn="0" w:lastColumn="0" w:oddVBand="0" w:evenVBand="0" w:oddHBand="0" w:evenHBand="0" w:firstRowFirstColumn="0" w:firstRowLastColumn="0" w:lastRowFirstColumn="0" w:lastRowLastColumn="0"/>
            </w:pPr>
            <w:r>
              <w:t>0</w:t>
            </w:r>
          </w:p>
        </w:tc>
        <w:tc>
          <w:tcPr>
            <w:tcW w:w="0" w:type="auto"/>
          </w:tcPr>
          <w:p w14:paraId="7EBD5574" w14:textId="2325AB34" w:rsidR="00186975" w:rsidRDefault="00E2273C" w:rsidP="00186975">
            <w:pPr>
              <w:pStyle w:val="tabulkatext"/>
              <w:cnfStyle w:val="000000000000" w:firstRow="0" w:lastRow="0" w:firstColumn="0" w:lastColumn="0" w:oddVBand="0" w:evenVBand="0" w:oddHBand="0" w:evenHBand="0" w:firstRowFirstColumn="0" w:firstRowLastColumn="0" w:lastRowFirstColumn="0" w:lastRowLastColumn="0"/>
            </w:pPr>
            <w:r>
              <w:t>3</w:t>
            </w:r>
          </w:p>
        </w:tc>
        <w:tc>
          <w:tcPr>
            <w:tcW w:w="0" w:type="auto"/>
          </w:tcPr>
          <w:p w14:paraId="5B6A8DFE" w14:textId="64380F74" w:rsidR="00186975" w:rsidRDefault="00E2273C" w:rsidP="00E2273C">
            <w:pPr>
              <w:pStyle w:val="tabulkatext"/>
              <w:cnfStyle w:val="000000000000" w:firstRow="0" w:lastRow="0" w:firstColumn="0" w:lastColumn="0" w:oddVBand="0" w:evenVBand="0" w:oddHBand="0" w:evenHBand="0" w:firstRowFirstColumn="0" w:firstRowLastColumn="0" w:lastRowFirstColumn="0" w:lastRowLastColumn="0"/>
            </w:pPr>
            <w:r>
              <w:t>30</w:t>
            </w:r>
          </w:p>
        </w:tc>
      </w:tr>
      <w:tr w:rsidR="00186975" w14:paraId="140D1EE8" w14:textId="21D62D58" w:rsidTr="00045D4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23812E" w14:textId="1CE4F8A2" w:rsidR="00186975" w:rsidRDefault="00186975" w:rsidP="00186975">
            <w:pPr>
              <w:pStyle w:val="tabulkatext"/>
            </w:pPr>
            <w:r>
              <w:t>V rohu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c</m:t>
                  </m:r>
                </m:sub>
              </m:sSub>
            </m:oMath>
            <w:r>
              <w:t>)</w:t>
            </w:r>
          </w:p>
        </w:tc>
        <w:tc>
          <w:tcPr>
            <w:tcW w:w="0" w:type="auto"/>
          </w:tcPr>
          <w:p w14:paraId="001F8CF1" w14:textId="66B83A63" w:rsidR="00186975" w:rsidRDefault="001D17EC" w:rsidP="00186975">
            <w:pPr>
              <w:pStyle w:val="tabulkatext"/>
              <w:cnfStyle w:val="000000000000" w:firstRow="0" w:lastRow="0" w:firstColumn="0" w:lastColumn="0" w:oddVBand="0" w:evenVBand="0" w:oddHBand="0" w:evenHBand="0" w:firstRowFirstColumn="0" w:firstRowLastColumn="0" w:lastRowFirstColumn="0" w:lastRowLastColumn="0"/>
            </w:pPr>
            <w:r>
              <w:t>0</w:t>
            </w:r>
          </w:p>
        </w:tc>
        <w:tc>
          <w:tcPr>
            <w:tcW w:w="0" w:type="auto"/>
          </w:tcPr>
          <w:p w14:paraId="556EBB1D" w14:textId="1E398075" w:rsidR="00186975" w:rsidRDefault="00E2273C" w:rsidP="00186975">
            <w:pPr>
              <w:pStyle w:val="tabulkatext"/>
              <w:cnfStyle w:val="000000000000" w:firstRow="0" w:lastRow="0" w:firstColumn="0" w:lastColumn="0" w:oddVBand="0" w:evenVBand="0" w:oddHBand="0" w:evenHBand="0" w:firstRowFirstColumn="0" w:firstRowLastColumn="0" w:lastRowFirstColumn="0" w:lastRowLastColumn="0"/>
            </w:pPr>
            <w:r>
              <w:t>3</w:t>
            </w:r>
          </w:p>
        </w:tc>
        <w:tc>
          <w:tcPr>
            <w:tcW w:w="0" w:type="auto"/>
            <w:vAlign w:val="center"/>
          </w:tcPr>
          <w:p w14:paraId="30963F85" w14:textId="7200CD39" w:rsidR="00186975" w:rsidRDefault="00D36699" w:rsidP="00E40126">
            <w:pPr>
              <w:pStyle w:val="tabulkatext"/>
              <w:cnfStyle w:val="000000000000" w:firstRow="0" w:lastRow="0" w:firstColumn="0" w:lastColumn="0" w:oddVBand="0" w:evenVBand="0" w:oddHBand="0" w:evenHBand="0" w:firstRowFirstColumn="0" w:firstRowLastColumn="0" w:lastRowFirstColumn="0" w:lastRowLastColumn="0"/>
            </w:pPr>
            <w:r>
              <w:t>3</w:t>
            </w:r>
          </w:p>
        </w:tc>
      </w:tr>
      <w:tr w:rsidR="001D17EC" w14:paraId="74F34C31" w14:textId="77777777" w:rsidTr="00045D4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3183C4" w14:textId="1E6761F5" w:rsidR="001D17EC" w:rsidRDefault="001D17EC" w:rsidP="00186975">
            <w:pPr>
              <w:pStyle w:val="tabulkatext"/>
            </w:pPr>
            <w:r>
              <w:t>Úspěšnost (%)</w:t>
            </w:r>
          </w:p>
        </w:tc>
        <w:tc>
          <w:tcPr>
            <w:tcW w:w="0" w:type="auto"/>
          </w:tcPr>
          <w:p w14:paraId="2998F2F6" w14:textId="42692BD2" w:rsidR="001D17EC" w:rsidRDefault="001D17EC" w:rsidP="00186975">
            <w:pPr>
              <w:pStyle w:val="tabulkatext"/>
              <w:cnfStyle w:val="000000000000" w:firstRow="0" w:lastRow="0" w:firstColumn="0" w:lastColumn="0" w:oddVBand="0" w:evenVBand="0" w:oddHBand="0" w:evenHBand="0" w:firstRowFirstColumn="0" w:firstRowLastColumn="0" w:lastRowFirstColumn="0" w:lastRowLastColumn="0"/>
            </w:pPr>
            <w:r>
              <w:t>100%</w:t>
            </w:r>
          </w:p>
        </w:tc>
        <w:tc>
          <w:tcPr>
            <w:tcW w:w="0" w:type="auto"/>
          </w:tcPr>
          <w:p w14:paraId="6BAD8B7A" w14:textId="1B058D1E" w:rsidR="001D17EC" w:rsidRDefault="001D17EC" w:rsidP="00186975">
            <w:pPr>
              <w:pStyle w:val="tabulkatext"/>
              <w:cnfStyle w:val="000000000000" w:firstRow="0" w:lastRow="0" w:firstColumn="0" w:lastColumn="0" w:oddVBand="0" w:evenVBand="0" w:oddHBand="0" w:evenHBand="0" w:firstRowFirstColumn="0" w:firstRowLastColumn="0" w:lastRowFirstColumn="0" w:lastRowLastColumn="0"/>
            </w:pPr>
            <w:r>
              <w:t>88%</w:t>
            </w:r>
          </w:p>
        </w:tc>
        <w:tc>
          <w:tcPr>
            <w:tcW w:w="0" w:type="auto"/>
          </w:tcPr>
          <w:p w14:paraId="7BCCA56D" w14:textId="7AF0A4CB" w:rsidR="001D17EC" w:rsidRDefault="001D17EC" w:rsidP="00154EF9">
            <w:pPr>
              <w:pStyle w:val="tabulkatext"/>
              <w:cnfStyle w:val="000000000000" w:firstRow="0" w:lastRow="0" w:firstColumn="0" w:lastColumn="0" w:oddVBand="0" w:evenVBand="0" w:oddHBand="0" w:evenHBand="0" w:firstRowFirstColumn="0" w:firstRowLastColumn="0" w:lastRowFirstColumn="0" w:lastRowLastColumn="0"/>
            </w:pPr>
            <w:r>
              <w:t>2</w:t>
            </w:r>
            <w:r w:rsidR="00154EF9">
              <w:t>2</w:t>
            </w:r>
            <w:r>
              <w:t>%</w:t>
            </w:r>
          </w:p>
        </w:tc>
      </w:tr>
    </w:tbl>
    <w:p w14:paraId="4CED6F87" w14:textId="0238EB3F" w:rsidR="00045D46" w:rsidRDefault="00045D46" w:rsidP="00045D46">
      <w:pPr>
        <w:pStyle w:val="Standartnitext"/>
        <w:ind w:firstLine="0"/>
      </w:pPr>
    </w:p>
    <w:p w14:paraId="0C04E8A8" w14:textId="3A0AD72B" w:rsidR="00DD3553" w:rsidRDefault="0083459A" w:rsidP="008F15E4">
      <w:pPr>
        <w:pStyle w:val="Heading3"/>
      </w:pPr>
      <w:bookmarkStart w:id="487" w:name="_Toc4652565"/>
      <w:r>
        <w:t>Hypotéza vlastností</w:t>
      </w:r>
      <w:r w:rsidR="0043045F">
        <w:t xml:space="preserve">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oMath>
      <w:r w:rsidR="00DD3553">
        <w:t xml:space="preserve"> </w:t>
      </w:r>
      <w:r>
        <w:t xml:space="preserve">a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oMath>
      <w:r w:rsidR="0043045F">
        <w:t xml:space="preserve"> </w:t>
      </w:r>
      <w:r>
        <w:t>pro větší počet objektů</w:t>
      </w:r>
      <w:bookmarkEnd w:id="487"/>
    </w:p>
    <w:p w14:paraId="5B4C8DE0" w14:textId="77777777" w:rsidR="00D32188" w:rsidRDefault="00D32188" w:rsidP="00D32188">
      <w:pPr>
        <w:pStyle w:val="Standartnitext"/>
        <w:rPr>
          <w:rFonts w:eastAsiaTheme="minorEastAsia"/>
        </w:rPr>
      </w:pPr>
      <w:r>
        <w:t xml:space="preserve">Pro účely tohoto testu byl vytvořen algoritmus, který </w:t>
      </w:r>
      <w:r>
        <w:rPr>
          <w:rFonts w:eastAsiaTheme="minorEastAsia"/>
        </w:rPr>
        <w:t>náhodně umísťoval čtyři stoly</w:t>
      </w:r>
      <w:r>
        <w:t xml:space="preserve"> do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Celkem bylo v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předvybráno 12 pozic, na kterých se v rámci náhodného výběru mohl stůl objevit. Tyto pozice byly voleny tak, aby ověřily varianty </w:t>
      </w:r>
      <w:r w:rsidRPr="00CC130B">
        <w:rPr>
          <w:rFonts w:eastAsiaTheme="minorEastAsia"/>
        </w:rPr>
        <w:t xml:space="preserve">vlastností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(viz. předchozí kapitoly). Stoly tak mohly být umístěny jak ke krajním oblastem prostoru, tak do vnitřních částí. Celkem byl algoritmus spuštěn dvacetkrát a bylo sledováno v rámci jaké iterace se poprvé odkolní od pravidel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w:t>
      </w:r>
      <w:r>
        <w:t xml:space="preserve"> zejména</w:t>
      </w:r>
      <w:r w:rsidRPr="00CC130B">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p>
    <w:p w14:paraId="22EBBFCA" w14:textId="0548EBAC" w:rsidR="00D32188" w:rsidRDefault="00D32188" w:rsidP="00D32188">
      <w:pPr>
        <w:pStyle w:val="Standartnitext"/>
        <w:rPr>
          <w:rFonts w:eastAsiaTheme="minorEastAsia"/>
        </w:rPr>
      </w:pPr>
      <w:r>
        <w:t xml:space="preserve">Mají-li ve scéně být čtyři stoly, měl by je algoritmus obkroužit dohromady šestnácti židlemi. Toto číslo kolísá, neboť jsou-li židle v krajních oblastech, je okolo stolu žádoucí jedna nebo dvě židle.  Průměrně umístil algoritmus správně 10 židlí a poté se odklonil od pravidla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k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čímž udělal chybu. Minimální počet správně umístěných židlí byl čtyři a maximální 13. Příklad této chyby je znázorněn v </w:t>
      </w:r>
      <w:r>
        <w:rPr>
          <w:rFonts w:eastAsiaTheme="minorEastAsia"/>
        </w:rPr>
        <w:fldChar w:fldCharType="begin"/>
      </w:r>
      <w:r>
        <w:rPr>
          <w:rFonts w:eastAsiaTheme="minorEastAsia"/>
        </w:rPr>
        <w:instrText xml:space="preserve"> REF _Ref4602062 \h </w:instrText>
      </w:r>
      <w:r>
        <w:rPr>
          <w:rFonts w:eastAsiaTheme="minorEastAsia"/>
        </w:rPr>
      </w:r>
      <w:r>
        <w:rPr>
          <w:rFonts w:eastAsiaTheme="minorEastAsia"/>
        </w:rPr>
        <w:fldChar w:fldCharType="separate"/>
      </w:r>
      <w:r>
        <w:t xml:space="preserve">Obr. </w:t>
      </w:r>
      <w:r>
        <w:rPr>
          <w:noProof/>
        </w:rPr>
        <w:t>13</w:t>
      </w:r>
      <w:r>
        <w:rPr>
          <w:rFonts w:eastAsiaTheme="minorEastAsia"/>
        </w:rPr>
        <w:fldChar w:fldCharType="end"/>
      </w:r>
      <w:r>
        <w:rPr>
          <w:rFonts w:eastAsiaTheme="minorEastAsia"/>
        </w:rPr>
        <w:t xml:space="preserve">. V ideálním případě by měl algoritmus umístit židli volně do prostoru. Tato skutečnost však nebyla naučena a pravděpodobnost umístění židle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vždy tento požadavek „přebila“. Pravidlo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nebylo v rámci dvaceti běhů testu porušeno ani jednou. </w:t>
      </w:r>
    </w:p>
    <w:p w14:paraId="7AA50968" w14:textId="77777777" w:rsidR="00D32188" w:rsidRDefault="00D32188" w:rsidP="00D32188">
      <w:pPr>
        <w:pStyle w:val="Obrzek"/>
      </w:pPr>
      <w:r>
        <w:lastRenderedPageBreak/>
        <w:drawing>
          <wp:inline distT="0" distB="0" distL="0" distR="0" wp14:anchorId="0B875755" wp14:editId="622E1E29">
            <wp:extent cx="29718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754" t="17964" r="8819" b="6587"/>
                    <a:stretch/>
                  </pic:blipFill>
                  <pic:spPr bwMode="auto">
                    <a:xfrm>
                      <a:off x="0" y="0"/>
                      <a:ext cx="2976154" cy="2003181"/>
                    </a:xfrm>
                    <a:prstGeom prst="rect">
                      <a:avLst/>
                    </a:prstGeom>
                    <a:noFill/>
                    <a:ln>
                      <a:noFill/>
                    </a:ln>
                    <a:extLst>
                      <a:ext uri="{53640926-AAD7-44D8-BBD7-CCE9431645EC}">
                        <a14:shadowObscured xmlns:a14="http://schemas.microsoft.com/office/drawing/2010/main"/>
                      </a:ext>
                    </a:extLst>
                  </pic:spPr>
                </pic:pic>
              </a:graphicData>
            </a:graphic>
          </wp:inline>
        </w:drawing>
      </w:r>
    </w:p>
    <w:p w14:paraId="2866D1B2" w14:textId="77777777" w:rsidR="00D32188" w:rsidRPr="00CC130B" w:rsidRDefault="00D32188" w:rsidP="00D32188">
      <w:pPr>
        <w:pStyle w:val="CAPITION"/>
      </w:pPr>
      <w:bookmarkStart w:id="488" w:name="_Ref4602062"/>
      <w:r>
        <w:t xml:space="preserve">Obr. </w:t>
      </w:r>
      <w:r>
        <w:fldChar w:fldCharType="begin"/>
      </w:r>
      <w:r>
        <w:instrText xml:space="preserve"> SEQ Obr. \* ARABIC </w:instrText>
      </w:r>
      <w:r>
        <w:fldChar w:fldCharType="separate"/>
      </w:r>
      <w:r>
        <w:rPr>
          <w:noProof/>
        </w:rPr>
        <w:t>13</w:t>
      </w:r>
      <w:r>
        <w:fldChar w:fldCharType="end"/>
      </w:r>
      <w:bookmarkEnd w:id="488"/>
      <w:r>
        <w:t xml:space="preserve">: Chyba algoritmu pro náhodně vybrané pozice stolů. Chyba ve vztahu k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nastala ve 12. iteraci algoritmu a je zvýrazněna červeně.</w:t>
      </w:r>
    </w:p>
    <w:p w14:paraId="5985E5EC" w14:textId="77777777" w:rsidR="00D32188" w:rsidRDefault="00D32188" w:rsidP="00D32188">
      <w:pPr>
        <w:pStyle w:val="Standartnitext"/>
      </w:pPr>
    </w:p>
    <w:p w14:paraId="3F6CEB56" w14:textId="110BC05C" w:rsidR="007B72C8" w:rsidRDefault="007B72C8" w:rsidP="008F15E4">
      <w:pPr>
        <w:pStyle w:val="Heading3"/>
        <w:rPr>
          <w:lang w:val="en-US"/>
        </w:rPr>
      </w:pPr>
      <w:bookmarkStart w:id="489" w:name="_Toc4652566"/>
      <w:r>
        <w:t xml:space="preserve">Hypotéza vlastnosti </w:t>
      </w:r>
      <m:oMath>
        <m:sSub>
          <m:sSubPr>
            <m:ctrlPr>
              <w:rPr>
                <w:rFonts w:ascii="Cambria Math" w:hAnsi="Cambria Math"/>
                <w:i/>
                <w:iCs/>
                <w:sz w:val="24"/>
                <w:szCs w:val="22"/>
              </w:rPr>
            </m:ctrlPr>
          </m:sSubPr>
          <m:e>
            <m:r>
              <m:rPr>
                <m:sty m:val="bi"/>
              </m:rPr>
              <w:rPr>
                <w:rFonts w:ascii="Cambria Math" w:hAnsi="Cambria Math"/>
              </w:rPr>
              <m:t>X</m:t>
            </m:r>
          </m:e>
          <m:sub>
            <m:r>
              <m:rPr>
                <m:sty m:val="bi"/>
              </m:rPr>
              <w:rPr>
                <w:rFonts w:ascii="Cambria Math" w:hAnsi="Cambria Math"/>
              </w:rPr>
              <m:t>3</m:t>
            </m:r>
            <m:r>
              <m:rPr>
                <m:sty m:val="bi"/>
              </m:rPr>
              <w:rPr>
                <w:rFonts w:ascii="Cambria Math" w:hAnsi="Cambria Math"/>
              </w:rPr>
              <m:t>a</m:t>
            </m:r>
          </m:sub>
        </m:sSub>
      </m:oMath>
      <w:r w:rsidR="00550A50">
        <w:rPr>
          <w:iCs/>
          <w:sz w:val="24"/>
          <w:szCs w:val="22"/>
        </w:rPr>
        <w:t xml:space="preserve"> </w:t>
      </w:r>
      <w:r w:rsidR="00550A50">
        <w:rPr>
          <w:lang w:val="en-US"/>
        </w:rPr>
        <w:t xml:space="preserve">a </w:t>
      </w:r>
      <m:oMath>
        <m:sSub>
          <m:sSubPr>
            <m:ctrlPr>
              <w:rPr>
                <w:rFonts w:ascii="Cambria Math" w:hAnsi="Cambria Math"/>
                <w:i/>
                <w:iCs/>
                <w:sz w:val="24"/>
                <w:szCs w:val="22"/>
              </w:rPr>
            </m:ctrlPr>
          </m:sSubPr>
          <m:e>
            <m:r>
              <m:rPr>
                <m:sty m:val="bi"/>
              </m:rPr>
              <w:rPr>
                <w:rFonts w:ascii="Cambria Math" w:hAnsi="Cambria Math"/>
              </w:rPr>
              <m:t>X</m:t>
            </m:r>
          </m:e>
          <m:sub>
            <m:r>
              <m:rPr>
                <m:sty m:val="bi"/>
              </m:rPr>
              <w:rPr>
                <w:rFonts w:ascii="Cambria Math" w:hAnsi="Cambria Math"/>
              </w:rPr>
              <m:t>3</m:t>
            </m:r>
            <m:r>
              <m:rPr>
                <m:sty m:val="bi"/>
              </m:rPr>
              <w:rPr>
                <w:rFonts w:ascii="Cambria Math" w:hAnsi="Cambria Math"/>
              </w:rPr>
              <m:t>b</m:t>
            </m:r>
          </m:sub>
        </m:sSub>
      </m:oMath>
      <w:r w:rsidR="00550A50">
        <w:rPr>
          <w:lang w:val="en-US"/>
        </w:rPr>
        <w:t xml:space="preserve"> n</w:t>
      </w:r>
      <w:r>
        <w:rPr>
          <w:lang w:val="en-US"/>
        </w:rPr>
        <w:t xml:space="preserve">a </w:t>
      </w:r>
      <m:oMath>
        <m:sSub>
          <m:sSubPr>
            <m:ctrlPr>
              <w:rPr>
                <w:rFonts w:ascii="Cambria Math" w:hAnsi="Cambria Math"/>
                <w:i/>
                <w:iCs/>
                <w:sz w:val="24"/>
                <w:szCs w:val="22"/>
                <w:lang w:val="en-US"/>
              </w:rPr>
            </m:ctrlPr>
          </m:sSubPr>
          <m:e>
            <m:r>
              <m:rPr>
                <m:sty m:val="bi"/>
              </m:rPr>
              <w:rPr>
                <w:rFonts w:ascii="Cambria Math" w:hAnsi="Cambria Math"/>
                <w:lang w:val="en-US"/>
              </w:rPr>
              <m:t>M</m:t>
            </m:r>
          </m:e>
          <m:sub>
            <m:r>
              <m:rPr>
                <m:sty m:val="bi"/>
              </m:rPr>
              <w:rPr>
                <w:rFonts w:ascii="Cambria Math" w:hAnsi="Cambria Math"/>
                <w:lang w:val="en-US"/>
              </w:rPr>
              <m:t>1</m:t>
            </m:r>
          </m:sub>
        </m:sSub>
      </m:oMath>
      <w:bookmarkEnd w:id="489"/>
    </w:p>
    <w:p w14:paraId="0B0F371F" w14:textId="17B2527A" w:rsidR="008F15E4" w:rsidRPr="00DF6A31" w:rsidRDefault="007B72C8" w:rsidP="008F15E4">
      <w:pPr>
        <w:pStyle w:val="Standartnitext"/>
      </w:pPr>
      <w:r>
        <w:rPr>
          <w:lang w:val="en-US"/>
        </w:rPr>
        <w:t xml:space="preserve">Tato </w:t>
      </w:r>
      <w:r w:rsidR="00045D46">
        <w:rPr>
          <w:lang w:val="en-US"/>
        </w:rPr>
        <w:t>hypotéza</w:t>
      </w:r>
      <w:r>
        <w:t xml:space="preserve"> předpokládá, že se objekt třídy 4, to znamená skříň</w:t>
      </w:r>
      <w:r w:rsidR="006B6E22">
        <w:t>,</w:t>
      </w:r>
      <w:r>
        <w:t xml:space="preserve"> bude stavět ke stěně</w:t>
      </w:r>
      <w:r w:rsidR="008F15E4">
        <w:t>.</w:t>
      </w:r>
      <w:r w:rsidR="00045D46">
        <w:t xml:space="preserve"> </w:t>
      </w:r>
      <w:r w:rsidR="00DF6A31">
        <w:t>Testováno bylo 10 iterací, při kterých se vkláda</w:t>
      </w:r>
      <w:r w:rsidR="004E63C4">
        <w:t>l</w:t>
      </w:r>
      <w:r w:rsidR="00DF6A31">
        <w:t xml:space="preserve"> objekt této třídy.</w:t>
      </w:r>
      <w:r w:rsidR="006B6E22">
        <w:t xml:space="preserve"> Výsledek tohoto generování je vyobrazen na </w:t>
      </w:r>
      <w:r w:rsidR="004E63C4">
        <w:fldChar w:fldCharType="begin"/>
      </w:r>
      <w:r w:rsidR="004E63C4">
        <w:instrText xml:space="preserve"> REF _Ref4232224 \h </w:instrText>
      </w:r>
      <w:r w:rsidR="004E63C4">
        <w:fldChar w:fldCharType="separate"/>
      </w:r>
      <w:r w:rsidR="004E63C4">
        <w:t xml:space="preserve">Obr. </w:t>
      </w:r>
      <w:r w:rsidR="004E63C4">
        <w:rPr>
          <w:noProof/>
        </w:rPr>
        <w:t>18</w:t>
      </w:r>
      <w:r w:rsidR="004E63C4">
        <w:fldChar w:fldCharType="end"/>
      </w:r>
      <w:r w:rsidR="006B6E22">
        <w:t>. V rámci tohoto testování byl povolen vážený náhodný výběr ze seřazené posloupnosti predikcí</w:t>
      </w:r>
      <w:r w:rsidR="004E63C4">
        <w:t xml:space="preserve"> z </w:t>
      </w:r>
      <m:oMath>
        <m:sSub>
          <m:sSubPr>
            <m:ctrlPr>
              <w:rPr>
                <w:rFonts w:ascii="Cambria Math" w:hAnsi="Cambria Math"/>
                <w:i/>
              </w:rPr>
            </m:ctrlPr>
          </m:sSubPr>
          <m:e>
            <m:r>
              <w:rPr>
                <w:rFonts w:ascii="Cambria Math" w:hAnsi="Cambria Math"/>
              </w:rPr>
              <m:t>MP</m:t>
            </m:r>
          </m:e>
          <m:sub>
            <m:r>
              <w:rPr>
                <w:rFonts w:ascii="Cambria Math" w:hAnsi="Cambria Math"/>
              </w:rPr>
              <m:t>1</m:t>
            </m:r>
          </m:sub>
        </m:sSub>
      </m:oMath>
      <w:r w:rsidR="006B6E22">
        <w:t>.</w:t>
      </w:r>
    </w:p>
    <w:p w14:paraId="45F73BC9" w14:textId="32646BD1" w:rsidR="00045D46" w:rsidRDefault="008F15E4" w:rsidP="00045D46">
      <w:pPr>
        <w:pStyle w:val="Rovnice"/>
      </w:pPr>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e>
              </m:mr>
            </m:m>
          </m:e>
        </m:d>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1</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del w:id="490" w:author="Ježek Bruno" w:date="2019-03-28T08:34:00Z">
        <w:r w:rsidDel="004C0032">
          <w:delText xml:space="preserve"> </w:delText>
        </w:r>
        <w:r w:rsidR="007B72C8" w:rsidDel="004C0032">
          <w:delText xml:space="preserve"> </w:delText>
        </w:r>
      </w:del>
      <w:ins w:id="491" w:author="Ježek Bruno" w:date="2019-03-28T08:34:00Z">
        <w:r w:rsidR="004C0032">
          <w:t xml:space="preserve"> </w:t>
        </w:r>
      </w:ins>
    </w:p>
    <w:p w14:paraId="2F9DA755" w14:textId="0E30F918" w:rsidR="00550A50" w:rsidRPr="00DF6A31" w:rsidRDefault="00550A50" w:rsidP="00DF6A31">
      <w:pPr>
        <w:pStyle w:val="Standartnitext"/>
        <w:rPr>
          <w:lang w:bidi="he-IL"/>
        </w:rPr>
      </w:pPr>
      <w:r>
        <w:t>N</w:t>
      </w:r>
      <w:r>
        <w:rPr>
          <w:lang w:bidi="he-IL"/>
        </w:rPr>
        <w:t>ásledující obrázek</w:t>
      </w:r>
      <w:r w:rsidR="00DF6A31">
        <w:rPr>
          <w:lang w:bidi="he-IL"/>
        </w:rPr>
        <w:t xml:space="preserve"> (</w:t>
      </w:r>
      <w:r w:rsidR="00DF6A31">
        <w:rPr>
          <w:lang w:bidi="he-IL"/>
        </w:rPr>
        <w:fldChar w:fldCharType="begin"/>
      </w:r>
      <w:r w:rsidR="00DF6A31">
        <w:rPr>
          <w:lang w:bidi="he-IL"/>
        </w:rPr>
        <w:instrText xml:space="preserve"> REF _Ref4231570 \h </w:instrText>
      </w:r>
      <w:r w:rsidR="00DF6A31">
        <w:rPr>
          <w:lang w:bidi="he-IL"/>
        </w:rPr>
      </w:r>
      <w:r w:rsidR="00DF6A31">
        <w:rPr>
          <w:lang w:bidi="he-IL"/>
        </w:rPr>
        <w:fldChar w:fldCharType="separate"/>
      </w:r>
      <w:r w:rsidR="00DF6A31">
        <w:t xml:space="preserve">Obr. </w:t>
      </w:r>
      <w:r w:rsidR="00DF6A31">
        <w:rPr>
          <w:noProof/>
        </w:rPr>
        <w:t>14</w:t>
      </w:r>
      <w:r w:rsidR="00DF6A31">
        <w:rPr>
          <w:lang w:bidi="he-IL"/>
        </w:rPr>
        <w:fldChar w:fldCharType="end"/>
      </w:r>
      <w:r w:rsidR="00DF6A31">
        <w:rPr>
          <w:lang w:bidi="he-IL"/>
        </w:rPr>
        <w:t>)</w:t>
      </w:r>
      <w:r>
        <w:rPr>
          <w:lang w:bidi="he-IL"/>
        </w:rPr>
        <w:t xml:space="preserve"> ukazuje</w:t>
      </w:r>
      <w:r w:rsidR="00DF6A31">
        <w:rPr>
          <w:lang w:bidi="he-IL"/>
        </w:rPr>
        <w:t xml:space="preserve"> součtovou </w:t>
      </w:r>
      <w:r>
        <w:rPr>
          <w:lang w:bidi="he-IL"/>
        </w:rPr>
        <w:t>matic</w:t>
      </w:r>
      <w:r w:rsidR="00DF6A31">
        <w:rPr>
          <w:lang w:bidi="he-IL"/>
        </w:rPr>
        <w:t>i</w:t>
      </w:r>
      <w:r>
        <w:rPr>
          <w:lang w:bidi="he-IL"/>
        </w:rPr>
        <w:t xml:space="preserve"> pravděpodobnosti </w:t>
      </w:r>
      <w:r w:rsidR="00DF6A31">
        <w:rPr>
          <w:lang w:bidi="he-IL"/>
        </w:rPr>
        <w:t xml:space="preserve">výskytu třídy čtyři před první predikcí. Pravděpodobnosti jsou správně rozloženy kolem stěny </w:t>
      </w:r>
      <m:oMath>
        <m:sSub>
          <m:sSubPr>
            <m:ctrlPr>
              <w:rPr>
                <w:rFonts w:ascii="Cambria Math" w:hAnsi="Cambria Math"/>
                <w:i/>
                <w:iCs/>
                <w:lang w:val="en-US"/>
              </w:rPr>
            </m:ctrlPr>
          </m:sSubPr>
          <m:e>
            <m:r>
              <w:rPr>
                <w:rFonts w:ascii="Cambria Math" w:hAnsi="Cambria Math"/>
              </w:rPr>
              <m:t>M</m:t>
            </m:r>
          </m:e>
          <m:sub>
            <m:r>
              <m:rPr>
                <m:sty m:val="bi"/>
              </m:rPr>
              <w:rPr>
                <w:rFonts w:ascii="Cambria Math" w:hAnsi="Cambria Math"/>
              </w:rPr>
              <m:t>1</m:t>
            </m:r>
          </m:sub>
        </m:sSub>
      </m:oMath>
      <w:r w:rsidR="00DF6A31" w:rsidRPr="00DF6A31">
        <w:rPr>
          <w:rFonts w:eastAsiaTheme="minorEastAsia"/>
          <w:iCs/>
        </w:rPr>
        <w:t>.</w:t>
      </w:r>
      <w:r w:rsidR="00DF6A31">
        <w:rPr>
          <w:rFonts w:eastAsiaTheme="minorEastAsia"/>
          <w:iCs/>
        </w:rPr>
        <w:t xml:space="preserve"> Predikce objektu se pak odvíjí od součinové matice viz. </w:t>
      </w:r>
      <w:r w:rsidR="00DF6A31">
        <w:rPr>
          <w:rFonts w:eastAsiaTheme="minorEastAsia"/>
          <w:iCs/>
        </w:rPr>
        <w:fldChar w:fldCharType="begin"/>
      </w:r>
      <w:r w:rsidR="00DF6A31">
        <w:rPr>
          <w:rFonts w:eastAsiaTheme="minorEastAsia"/>
          <w:iCs/>
        </w:rPr>
        <w:instrText xml:space="preserve"> REF _Ref4231668 \h </w:instrText>
      </w:r>
      <w:r w:rsidR="00DF6A31">
        <w:rPr>
          <w:rFonts w:eastAsiaTheme="minorEastAsia"/>
          <w:iCs/>
        </w:rPr>
      </w:r>
      <w:r w:rsidR="00DF6A31">
        <w:rPr>
          <w:rFonts w:eastAsiaTheme="minorEastAsia"/>
          <w:iCs/>
        </w:rPr>
        <w:fldChar w:fldCharType="separate"/>
      </w:r>
      <w:r w:rsidR="00DF6A31">
        <w:t xml:space="preserve">Obr. </w:t>
      </w:r>
      <w:r w:rsidR="00DF6A31">
        <w:rPr>
          <w:noProof/>
        </w:rPr>
        <w:t>15</w:t>
      </w:r>
      <w:r w:rsidR="00DF6A31">
        <w:rPr>
          <w:rFonts w:eastAsiaTheme="minorEastAsia"/>
          <w:iCs/>
        </w:rPr>
        <w:fldChar w:fldCharType="end"/>
      </w:r>
      <w:r w:rsidR="00DF6A31">
        <w:rPr>
          <w:rFonts w:eastAsiaTheme="minorEastAsia"/>
          <w:iCs/>
        </w:rPr>
        <w:t>.</w:t>
      </w:r>
    </w:p>
    <w:p w14:paraId="073C5E63" w14:textId="5C85A14D" w:rsidR="007B72C8" w:rsidRDefault="004E63C4" w:rsidP="00DF6A31">
      <w:pPr>
        <w:pStyle w:val="Obrzek"/>
      </w:pPr>
      <w:r>
        <w:drawing>
          <wp:inline distT="0" distB="0" distL="0" distR="0" wp14:anchorId="1BB9FD35" wp14:editId="71A4AB3A">
            <wp:extent cx="2678584" cy="2009775"/>
            <wp:effectExtent l="0" t="0" r="7620" b="0"/>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4965" cy="2022066"/>
                    </a:xfrm>
                    <a:prstGeom prst="rect">
                      <a:avLst/>
                    </a:prstGeom>
                    <a:noFill/>
                    <a:ln>
                      <a:noFill/>
                    </a:ln>
                  </pic:spPr>
                </pic:pic>
              </a:graphicData>
            </a:graphic>
          </wp:inline>
        </w:drawing>
      </w:r>
    </w:p>
    <w:p w14:paraId="1D820616" w14:textId="723B766E" w:rsidR="00DF6A31" w:rsidRDefault="00DF6A31" w:rsidP="00DF6A31">
      <w:pPr>
        <w:pStyle w:val="CAPITION"/>
      </w:pPr>
      <w:bookmarkStart w:id="492" w:name="_Ref4231570"/>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18</w:t>
      </w:r>
      <w:r w:rsidR="009A0142">
        <w:rPr>
          <w:noProof/>
        </w:rPr>
        <w:fldChar w:fldCharType="end"/>
      </w:r>
      <w:bookmarkEnd w:id="492"/>
      <w:r>
        <w:t>: Součtová matice pravděpodobnosti pro predikci výskytu objektu třídy 4 v první iteraci.</w:t>
      </w:r>
    </w:p>
    <w:p w14:paraId="162DAED3" w14:textId="171003DF" w:rsidR="00DF6A31" w:rsidRDefault="004E63C4" w:rsidP="00DF6A31">
      <w:pPr>
        <w:pStyle w:val="CAPITION"/>
      </w:pPr>
      <w:r>
        <w:rPr>
          <w:noProof/>
          <w:lang w:eastAsia="cs-CZ"/>
        </w:rPr>
        <w:lastRenderedPageBreak/>
        <w:drawing>
          <wp:inline distT="0" distB="0" distL="0" distR="0" wp14:anchorId="1D4E2200" wp14:editId="44BE193E">
            <wp:extent cx="2667000" cy="2001084"/>
            <wp:effectExtent l="0" t="0" r="0" b="0"/>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9778" cy="2018175"/>
                    </a:xfrm>
                    <a:prstGeom prst="rect">
                      <a:avLst/>
                    </a:prstGeom>
                    <a:noFill/>
                    <a:ln>
                      <a:noFill/>
                    </a:ln>
                  </pic:spPr>
                </pic:pic>
              </a:graphicData>
            </a:graphic>
          </wp:inline>
        </w:drawing>
      </w:r>
    </w:p>
    <w:p w14:paraId="3026C93E" w14:textId="04633594" w:rsidR="00DF6A31" w:rsidRDefault="00DF6A31" w:rsidP="00DF6A31">
      <w:pPr>
        <w:pStyle w:val="CAPITION"/>
      </w:pPr>
      <w:bookmarkStart w:id="493" w:name="_Ref4231668"/>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19</w:t>
      </w:r>
      <w:r w:rsidR="009A0142">
        <w:rPr>
          <w:noProof/>
        </w:rPr>
        <w:fldChar w:fldCharType="end"/>
      </w:r>
      <w:bookmarkEnd w:id="493"/>
      <w:r>
        <w:t>:</w:t>
      </w:r>
      <w:r w:rsidRPr="00DF6A31">
        <w:t xml:space="preserve"> </w:t>
      </w:r>
      <w:r>
        <w:t>Součinová matice pravděpodobnosti pro predikci výskytu objektu třídy 4 v první iteraci.</w:t>
      </w:r>
    </w:p>
    <w:p w14:paraId="0145C673" w14:textId="222A2A6B" w:rsidR="006B6E22" w:rsidRDefault="006B6E22" w:rsidP="006B6E22">
      <w:pPr>
        <w:pStyle w:val="Obrzek"/>
      </w:pPr>
      <w:r>
        <w:drawing>
          <wp:inline distT="0" distB="0" distL="0" distR="0" wp14:anchorId="42465F51" wp14:editId="0C7C29F7">
            <wp:extent cx="2628900" cy="1971675"/>
            <wp:effectExtent l="0" t="0" r="0"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8411" cy="1986308"/>
                    </a:xfrm>
                    <a:prstGeom prst="rect">
                      <a:avLst/>
                    </a:prstGeom>
                    <a:noFill/>
                    <a:ln>
                      <a:noFill/>
                    </a:ln>
                  </pic:spPr>
                </pic:pic>
              </a:graphicData>
            </a:graphic>
          </wp:inline>
        </w:drawing>
      </w:r>
    </w:p>
    <w:p w14:paraId="46AA2070" w14:textId="10B0039B" w:rsidR="006B6E22" w:rsidRDefault="006B6E22" w:rsidP="006B6E22">
      <w:pPr>
        <w:pStyle w:val="CAPITION"/>
      </w:pPr>
      <w:bookmarkStart w:id="494" w:name="_Ref4232224"/>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20</w:t>
      </w:r>
      <w:r w:rsidR="009A0142">
        <w:rPr>
          <w:noProof/>
        </w:rPr>
        <w:fldChar w:fldCharType="end"/>
      </w:r>
      <w:bookmarkEnd w:id="494"/>
      <w:r>
        <w:t xml:space="preserve">: Výsledná scéna po 10 iteracích. </w:t>
      </w:r>
    </w:p>
    <w:p w14:paraId="33D61040" w14:textId="440BDE6A" w:rsidR="006B6E22" w:rsidRPr="00DF6A31" w:rsidRDefault="006B6E22" w:rsidP="006B6E22">
      <w:pPr>
        <w:pStyle w:val="Standartnitext"/>
        <w:rPr>
          <w:lang w:bidi="he-IL"/>
        </w:rPr>
      </w:pPr>
      <w:r>
        <w:t xml:space="preserve">V rámci tohoto testování se replikace vlastnosti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eastAsiaTheme="minorEastAsia"/>
        </w:rPr>
        <w:t xml:space="preserve"> potvrdila</w:t>
      </w:r>
      <w:r w:rsidR="00D426DC">
        <w:rPr>
          <w:rFonts w:eastAsiaTheme="minorEastAsia"/>
        </w:rPr>
        <w:t xml:space="preserve"> a</w:t>
      </w:r>
      <w:r>
        <w:rPr>
          <w:rFonts w:eastAsiaTheme="minorEastAsia"/>
        </w:rPr>
        <w:t xml:space="preserve"> </w:t>
      </w:r>
      <w:r w:rsidR="00D426DC">
        <w:rPr>
          <w:rFonts w:eastAsiaTheme="minorEastAsia"/>
        </w:rPr>
        <w:t>n</w:t>
      </w:r>
      <w:r>
        <w:rPr>
          <w:rFonts w:eastAsiaTheme="minorEastAsia"/>
        </w:rPr>
        <w:t xml:space="preserve">apříč nagenerovanými scénami nedocházelo </w:t>
      </w:r>
      <w:r w:rsidR="00D426DC">
        <w:rPr>
          <w:rFonts w:eastAsiaTheme="minorEastAsia"/>
        </w:rPr>
        <w:t>k odklonům od tohoto pravidla kromě občasného umístění skříně na roh</w:t>
      </w:r>
      <w:r>
        <w:rPr>
          <w:rFonts w:eastAsiaTheme="minorEastAsia"/>
        </w:rPr>
        <w:t>.</w:t>
      </w:r>
      <w:r w:rsidR="00D426DC">
        <w:rPr>
          <w:rFonts w:eastAsiaTheme="minorEastAsia"/>
        </w:rPr>
        <w:t xml:space="preserve"> Tuto skutečnost lze vysvětlit nedostatečným zdůrazněním tohoto znaku ve vstupních datech.</w:t>
      </w:r>
    </w:p>
    <w:p w14:paraId="6064F834" w14:textId="1F36F9FA" w:rsidR="008F15E4" w:rsidRDefault="008F15E4" w:rsidP="008F15E4">
      <w:pPr>
        <w:pStyle w:val="Heading3"/>
        <w:rPr>
          <w:iCs/>
          <w:sz w:val="24"/>
          <w:szCs w:val="22"/>
          <w:lang w:val="en-US"/>
        </w:rPr>
      </w:pPr>
      <w:bookmarkStart w:id="495" w:name="_Toc4652567"/>
      <w:r>
        <w:t xml:space="preserve">Hypotéza vlastnosti </w:t>
      </w:r>
      <m:oMath>
        <m:sSub>
          <m:sSubPr>
            <m:ctrlPr>
              <w:rPr>
                <w:rFonts w:ascii="Cambria Math" w:hAnsi="Cambria Math"/>
                <w:i/>
                <w:iCs/>
                <w:sz w:val="24"/>
                <w:szCs w:val="22"/>
              </w:rPr>
            </m:ctrlPr>
          </m:sSubPr>
          <m:e>
            <m:r>
              <m:rPr>
                <m:sty m:val="bi"/>
              </m:rPr>
              <w:rPr>
                <w:rFonts w:ascii="Cambria Math" w:hAnsi="Cambria Math"/>
              </w:rPr>
              <m:t>X</m:t>
            </m:r>
          </m:e>
          <m:sub>
            <m:r>
              <m:rPr>
                <m:sty m:val="bi"/>
              </m:rPr>
              <w:rPr>
                <w:rFonts w:ascii="Cambria Math" w:hAnsi="Cambria Math"/>
              </w:rPr>
              <m:t>4</m:t>
            </m:r>
          </m:sub>
        </m:sSub>
      </m:oMath>
      <w:r>
        <w:rPr>
          <w:lang w:val="en-US"/>
        </w:rPr>
        <w:t xml:space="preserve">na </w:t>
      </w:r>
      <m:oMath>
        <m:sSub>
          <m:sSubPr>
            <m:ctrlPr>
              <w:rPr>
                <w:rFonts w:ascii="Cambria Math" w:hAnsi="Cambria Math"/>
                <w:i/>
                <w:iCs/>
                <w:sz w:val="24"/>
                <w:szCs w:val="22"/>
                <w:lang w:val="en-US"/>
              </w:rPr>
            </m:ctrlPr>
          </m:sSubPr>
          <m:e>
            <m:r>
              <m:rPr>
                <m:sty m:val="bi"/>
              </m:rPr>
              <w:rPr>
                <w:rFonts w:ascii="Cambria Math" w:hAnsi="Cambria Math"/>
                <w:lang w:val="en-US"/>
              </w:rPr>
              <m:t>M</m:t>
            </m:r>
          </m:e>
          <m:sub>
            <m:r>
              <m:rPr>
                <m:sty m:val="bi"/>
              </m:rPr>
              <w:rPr>
                <w:rFonts w:ascii="Cambria Math" w:hAnsi="Cambria Math"/>
                <w:lang w:val="en-US"/>
              </w:rPr>
              <m:t>1</m:t>
            </m:r>
          </m:sub>
        </m:sSub>
      </m:oMath>
      <w:bookmarkEnd w:id="495"/>
    </w:p>
    <w:p w14:paraId="02E7D434" w14:textId="7405E194" w:rsidR="008F15E4" w:rsidRPr="008F15E4" w:rsidRDefault="00692674" w:rsidP="00692674">
      <w:pPr>
        <w:pStyle w:val="Standartnitext"/>
        <w:rPr>
          <w:lang w:val="en-US"/>
        </w:rPr>
      </w:pPr>
      <w:r>
        <w:rPr>
          <w:lang w:val="en-US"/>
        </w:rPr>
        <w:t xml:space="preserve">Hypotéza testuje vlastnost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oMath>
      <w:r>
        <w:rPr>
          <w:rFonts w:eastAsiaTheme="minorEastAsia"/>
          <w:lang w:val="en-US"/>
        </w:rPr>
        <w:t>, která představuje skutečnost</w:t>
      </w:r>
      <w:r>
        <w:rPr>
          <w:lang w:val="en-US"/>
        </w:rPr>
        <w:t xml:space="preserve">, že objekt třídy 5, to znamená objekt popsatelný jako </w:t>
      </w:r>
      <w:r>
        <w:t>„</w:t>
      </w:r>
      <w:r>
        <w:rPr>
          <w:lang w:val="en-US"/>
        </w:rPr>
        <w:t xml:space="preserve">objekt volného prostoru”, by se uvnitř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Pr>
          <w:rFonts w:eastAsiaTheme="minorEastAsia"/>
          <w:lang w:val="en-US"/>
        </w:rPr>
        <w:t xml:space="preserve"> měl objevit na místě, kolem kterého existuje rozpoznatelný volný prostor. Řečeno jinak, existuje-li v</w:t>
      </w:r>
      <w:del w:id="496" w:author="Ježek Bruno" w:date="2019-03-28T08:35:00Z">
        <w:r w:rsidDel="004C0032">
          <w:rPr>
            <w:rFonts w:eastAsiaTheme="minorEastAsia"/>
            <w:lang w:val="en-US"/>
          </w:rPr>
          <w:delText xml:space="preserve">  </w:delText>
        </w:r>
      </w:del>
      <w:ins w:id="497" w:author="Ježek Bruno" w:date="2019-03-28T08:35:00Z">
        <w:r w:rsidR="004C0032">
          <w:rPr>
            <w:rFonts w:eastAsiaTheme="minorEastAsia"/>
            <w:lang w:val="en-US"/>
          </w:rPr>
          <w:t xml:space="preserve"> </w:t>
        </w:r>
      </w:ins>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Pr>
          <w:rFonts w:eastAsiaTheme="minorEastAsia"/>
          <w:lang w:val="en-US"/>
        </w:rPr>
        <w:t xml:space="preserve"> shluk objektů, měl by být objekt třídy 5</w:t>
      </w:r>
      <w:r w:rsidR="003229C2">
        <w:rPr>
          <w:rFonts w:eastAsiaTheme="minorEastAsia"/>
          <w:lang w:val="en-US"/>
        </w:rPr>
        <w:t xml:space="preserve"> predikován mimo tento shluk.</w:t>
      </w:r>
    </w:p>
    <w:p w14:paraId="1A6B5ABC" w14:textId="3CB4A2F1" w:rsidR="008F15E4" w:rsidRPr="00692674" w:rsidRDefault="00962513" w:rsidP="008F15E4">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e>
                  <m:e>
                    <m:r>
                      <m:rPr>
                        <m:sty m:val="b"/>
                      </m:rPr>
                      <w:rPr>
                        <w:rFonts w:ascii="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8DBDC2D" w14:textId="7E366751" w:rsidR="00692674" w:rsidRPr="008F15E4" w:rsidRDefault="00692674" w:rsidP="00692674">
      <w:pPr>
        <w:pStyle w:val="Standartnitext"/>
        <w:rPr>
          <w:lang w:val="en-US"/>
        </w:rPr>
      </w:pPr>
      <w:r>
        <w:rPr>
          <w:lang w:val="en-US"/>
        </w:rPr>
        <w:t>Lorem ipsum.</w:t>
      </w:r>
    </w:p>
    <w:p w14:paraId="726C1B76" w14:textId="65F1A36A" w:rsidR="008F15E4" w:rsidRDefault="008F15E4" w:rsidP="008F15E4">
      <w:pPr>
        <w:pStyle w:val="Heading3"/>
        <w:rPr>
          <w:iCs/>
          <w:sz w:val="24"/>
          <w:szCs w:val="22"/>
          <w:lang w:val="en-US"/>
        </w:rPr>
      </w:pPr>
      <w:bookmarkStart w:id="498" w:name="_Toc4652568"/>
      <w:r>
        <w:t xml:space="preserve">Hypotéza vlastností </w:t>
      </w:r>
      <m:oMath>
        <m:sSub>
          <m:sSubPr>
            <m:ctrlPr>
              <w:rPr>
                <w:rFonts w:ascii="Cambria Math" w:hAnsi="Cambria Math"/>
                <w:i/>
                <w:iCs/>
                <w:sz w:val="24"/>
                <w:szCs w:val="22"/>
              </w:rPr>
            </m:ctrlPr>
          </m:sSubPr>
          <m:e>
            <m:r>
              <m:rPr>
                <m:sty m:val="bi"/>
              </m:rPr>
              <w:rPr>
                <w:rFonts w:ascii="Cambria Math" w:hAnsi="Cambria Math"/>
              </w:rPr>
              <m:t>X</m:t>
            </m:r>
          </m:e>
          <m:sub>
            <m:r>
              <m:rPr>
                <m:sty m:val="bi"/>
              </m:rPr>
              <w:rPr>
                <w:rFonts w:ascii="Cambria Math" w:hAnsi="Cambria Math"/>
              </w:rPr>
              <m:t>5</m:t>
            </m:r>
            <m:r>
              <m:rPr>
                <m:sty m:val="bi"/>
              </m:rPr>
              <w:rPr>
                <w:rFonts w:ascii="Cambria Math" w:hAnsi="Cambria Math"/>
              </w:rPr>
              <m:t>a</m:t>
            </m:r>
          </m:sub>
        </m:sSub>
        <m:r>
          <m:rPr>
            <m:sty m:val="bi"/>
          </m:rPr>
          <w:rPr>
            <w:rFonts w:ascii="Cambria Math" w:hAnsi="Cambria Math"/>
            <w:sz w:val="24"/>
            <w:szCs w:val="22"/>
          </w:rPr>
          <m:t xml:space="preserve"> </m:t>
        </m:r>
      </m:oMath>
      <w:r>
        <w:rPr>
          <w:lang w:val="en-US"/>
        </w:rPr>
        <w:t xml:space="preserve">a </w:t>
      </w:r>
      <m:oMath>
        <m:sSub>
          <m:sSubPr>
            <m:ctrlPr>
              <w:rPr>
                <w:rFonts w:ascii="Cambria Math" w:hAnsi="Cambria Math"/>
                <w:i/>
                <w:iCs/>
                <w:sz w:val="24"/>
                <w:szCs w:val="22"/>
              </w:rPr>
            </m:ctrlPr>
          </m:sSubPr>
          <m:e>
            <m:r>
              <m:rPr>
                <m:sty m:val="bi"/>
              </m:rPr>
              <w:rPr>
                <w:rFonts w:ascii="Cambria Math" w:hAnsi="Cambria Math"/>
              </w:rPr>
              <m:t>X</m:t>
            </m:r>
          </m:e>
          <m:sub>
            <m:r>
              <m:rPr>
                <m:sty m:val="bi"/>
              </m:rPr>
              <w:rPr>
                <w:rFonts w:ascii="Cambria Math" w:hAnsi="Cambria Math"/>
              </w:rPr>
              <m:t>5</m:t>
            </m:r>
            <m:r>
              <m:rPr>
                <m:sty m:val="bi"/>
              </m:rPr>
              <w:rPr>
                <w:rFonts w:ascii="Cambria Math" w:hAnsi="Cambria Math"/>
              </w:rPr>
              <m:t>b</m:t>
            </m:r>
          </m:sub>
        </m:sSub>
      </m:oMath>
      <w:r>
        <w:rPr>
          <w:iCs/>
          <w:sz w:val="24"/>
          <w:szCs w:val="22"/>
        </w:rPr>
        <w:t xml:space="preserve"> </w:t>
      </w:r>
      <w:r>
        <w:rPr>
          <w:lang w:val="en-US"/>
        </w:rPr>
        <w:t xml:space="preserve">na </w:t>
      </w:r>
      <m:oMath>
        <m:sSub>
          <m:sSubPr>
            <m:ctrlPr>
              <w:rPr>
                <w:rFonts w:ascii="Cambria Math" w:hAnsi="Cambria Math"/>
                <w:i/>
                <w:iCs/>
                <w:sz w:val="24"/>
                <w:szCs w:val="22"/>
                <w:lang w:val="en-US"/>
              </w:rPr>
            </m:ctrlPr>
          </m:sSubPr>
          <m:e>
            <m:r>
              <m:rPr>
                <m:sty m:val="bi"/>
              </m:rPr>
              <w:rPr>
                <w:rFonts w:ascii="Cambria Math" w:hAnsi="Cambria Math"/>
                <w:lang w:val="en-US"/>
              </w:rPr>
              <m:t>M</m:t>
            </m:r>
          </m:e>
          <m:sub>
            <m:r>
              <m:rPr>
                <m:sty m:val="bi"/>
              </m:rPr>
              <w:rPr>
                <w:rFonts w:ascii="Cambria Math" w:hAnsi="Cambria Math"/>
                <w:lang w:val="en-US"/>
              </w:rPr>
              <m:t>1</m:t>
            </m:r>
          </m:sub>
        </m:sSub>
      </m:oMath>
      <w:bookmarkEnd w:id="498"/>
    </w:p>
    <w:p w14:paraId="021702C9" w14:textId="160B2CC3" w:rsidR="008F15E4" w:rsidRPr="00D426DC" w:rsidRDefault="00692674" w:rsidP="008F15E4">
      <w:pPr>
        <w:pStyle w:val="Standartnitext"/>
        <w:rPr>
          <w:lang w:val="en-IN"/>
        </w:rPr>
      </w:pPr>
      <w:r>
        <w:rPr>
          <w:lang w:val="en-US"/>
        </w:rPr>
        <w:t xml:space="preserve">Vlastnosti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5a</m:t>
            </m:r>
          </m:sub>
        </m:sSub>
      </m:oMath>
      <w:r>
        <w:rPr>
          <w:rFonts w:eastAsiaTheme="minorEastAsia"/>
          <w:lang w:val="en-US"/>
        </w:rPr>
        <w:t xml:space="preserve"> a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5b</m:t>
            </m:r>
          </m:sub>
        </m:sSub>
      </m:oMath>
      <w:r>
        <w:rPr>
          <w:rFonts w:eastAsiaTheme="minorEastAsia"/>
          <w:lang w:val="en-US"/>
        </w:rPr>
        <w:t xml:space="preserve"> představují skutečnost, že objekt třídy 6, který </w:t>
      </w:r>
      <w:r w:rsidR="00F0096B">
        <w:rPr>
          <w:rFonts w:eastAsiaTheme="minorEastAsia"/>
          <w:lang w:val="en-US"/>
        </w:rPr>
        <w:t>zastupuje</w:t>
      </w:r>
      <w:r>
        <w:rPr>
          <w:rFonts w:eastAsiaTheme="minorEastAsia"/>
          <w:lang w:val="en-US"/>
        </w:rPr>
        <w:t xml:space="preserve"> okno, by měl vždy nahradit objekt třídy jedna, tedy zeď.</w:t>
      </w:r>
      <w:del w:id="499" w:author="Ježek Bruno" w:date="2019-03-28T08:35:00Z">
        <w:r w:rsidDel="004C0032">
          <w:rPr>
            <w:rFonts w:eastAsiaTheme="minorEastAsia"/>
            <w:lang w:val="en-US"/>
          </w:rPr>
          <w:delText xml:space="preserve">  </w:delText>
        </w:r>
      </w:del>
      <w:ins w:id="500" w:author="Ježek Bruno" w:date="2019-03-28T08:35:00Z">
        <w:r w:rsidR="004C0032">
          <w:rPr>
            <w:rFonts w:eastAsiaTheme="minorEastAsia"/>
            <w:lang w:val="en-US"/>
          </w:rPr>
          <w:t xml:space="preserve"> </w:t>
        </w:r>
      </w:ins>
      <w:r>
        <w:rPr>
          <w:rFonts w:eastAsiaTheme="minorEastAsia"/>
          <w:lang w:val="en-US"/>
        </w:rPr>
        <w:t>Současně je sledováno, že okno nebude umístěno za objektem, kter</w:t>
      </w:r>
      <w:r w:rsidR="003229C2">
        <w:rPr>
          <w:rFonts w:eastAsiaTheme="minorEastAsia"/>
          <w:lang w:val="en-US"/>
        </w:rPr>
        <w:t>ý</w:t>
      </w:r>
      <w:r>
        <w:rPr>
          <w:rFonts w:eastAsiaTheme="minorEastAsia"/>
          <w:lang w:val="en-US"/>
        </w:rPr>
        <w:t xml:space="preserve"> by hypoteticky</w:t>
      </w:r>
      <w:r w:rsidR="003229C2">
        <w:rPr>
          <w:rFonts w:eastAsiaTheme="minorEastAsia"/>
          <w:lang w:val="en-US"/>
        </w:rPr>
        <w:t xml:space="preserve"> bránil</w:t>
      </w:r>
      <w:r>
        <w:rPr>
          <w:rFonts w:eastAsiaTheme="minorEastAsia"/>
          <w:lang w:val="en-US"/>
        </w:rPr>
        <w:t xml:space="preserve"> průchodu světla. Primárně se jedná o objekt skřín</w:t>
      </w:r>
      <w:r w:rsidR="003229C2">
        <w:rPr>
          <w:rFonts w:eastAsiaTheme="minorEastAsia"/>
          <w:lang w:val="en-US"/>
        </w:rPr>
        <w:t>ě</w:t>
      </w:r>
      <w:r>
        <w:rPr>
          <w:rFonts w:eastAsiaTheme="minorEastAsia"/>
          <w:lang w:val="en-US"/>
        </w:rPr>
        <w:t xml:space="preserve"> (4).</w:t>
      </w:r>
    </w:p>
    <w:p w14:paraId="7523F11D" w14:textId="5C3FCF29" w:rsidR="008F15E4" w:rsidRDefault="00962513" w:rsidP="003229C2">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5a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6</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r w:rsidR="008F15E4">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5b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6</m:t>
                  </m:r>
                </m:e>
              </m:mr>
            </m:m>
          </m:e>
        </m:d>
      </m:oMath>
    </w:p>
    <w:p w14:paraId="16FB3DBA" w14:textId="0341EC02" w:rsidR="008244F6" w:rsidRPr="008F15E4" w:rsidRDefault="008244F6" w:rsidP="008244F6">
      <w:pPr>
        <w:pStyle w:val="Standartnitext"/>
        <w:rPr>
          <w:lang w:bidi="he-IL"/>
        </w:rPr>
      </w:pPr>
      <w:r>
        <w:t xml:space="preserve">Jako vstupní scéna pro tento test byl zvolen výstup předešlého testování vlastnosti </w:t>
      </w:r>
      <m:oMath>
        <m:sSub>
          <m:sSubPr>
            <m:ctrlPr>
              <w:rPr>
                <w:rFonts w:ascii="Cambria Math" w:hAnsi="Cambria Math"/>
                <w:i/>
              </w:rPr>
            </m:ctrlPr>
          </m:sSubPr>
          <m:e>
            <m:r>
              <w:rPr>
                <w:rFonts w:ascii="Cambria Math" w:hAnsi="Cambria Math"/>
              </w:rPr>
              <m:t>X</m:t>
            </m:r>
          </m:e>
          <m:sub>
            <m:r>
              <w:rPr>
                <w:rFonts w:ascii="Cambria Math" w:hAnsi="Cambria Math"/>
                <w:lang w:val="en-IN"/>
              </w:rPr>
              <m:t>4</m:t>
            </m:r>
          </m:sub>
        </m:sSub>
      </m:oMath>
      <w:r>
        <w:rPr>
          <w:rFonts w:eastAsiaTheme="minorEastAsia"/>
        </w:rPr>
        <w:t>. Algoritmus byl spu</w:t>
      </w:r>
      <w:r>
        <w:rPr>
          <w:rFonts w:eastAsiaTheme="minorEastAsia"/>
          <w:lang w:bidi="he-IL"/>
        </w:rPr>
        <w:t xml:space="preserve">štěn desetkrát a v každém svém kroku měl do scény přiřadit jedno okno. Výsledek je znázorněn na </w:t>
      </w:r>
      <w:r>
        <w:rPr>
          <w:rFonts w:eastAsiaTheme="minorEastAsia"/>
          <w:lang w:bidi="he-IL"/>
        </w:rPr>
        <w:fldChar w:fldCharType="begin"/>
      </w:r>
      <w:r>
        <w:rPr>
          <w:rFonts w:eastAsiaTheme="minorEastAsia"/>
          <w:lang w:bidi="he-IL"/>
        </w:rPr>
        <w:instrText xml:space="preserve"> REF _Ref4233608 \h </w:instrText>
      </w:r>
      <w:r>
        <w:rPr>
          <w:rFonts w:eastAsiaTheme="minorEastAsia"/>
          <w:lang w:bidi="he-IL"/>
        </w:rPr>
      </w:r>
      <w:r>
        <w:rPr>
          <w:rFonts w:eastAsiaTheme="minorEastAsia"/>
          <w:lang w:bidi="he-IL"/>
        </w:rPr>
        <w:fldChar w:fldCharType="separate"/>
      </w:r>
      <w:r>
        <w:t xml:space="preserve">Obr. </w:t>
      </w:r>
      <w:r>
        <w:rPr>
          <w:noProof/>
        </w:rPr>
        <w:t>17</w:t>
      </w:r>
      <w:r>
        <w:rPr>
          <w:rFonts w:eastAsiaTheme="minorEastAsia"/>
          <w:lang w:bidi="he-IL"/>
        </w:rPr>
        <w:fldChar w:fldCharType="end"/>
      </w:r>
      <w:r>
        <w:rPr>
          <w:rFonts w:eastAsiaTheme="minorEastAsia"/>
          <w:lang w:bidi="he-IL"/>
        </w:rPr>
        <w:t xml:space="preserve">. V rámci tohoto testu nebyl povolen vážený náhodný výběr. </w:t>
      </w:r>
    </w:p>
    <w:p w14:paraId="55530B63" w14:textId="4AD1C374" w:rsidR="007B72C8" w:rsidRDefault="0052620E" w:rsidP="0052620E">
      <w:pPr>
        <w:pStyle w:val="CAPITION"/>
      </w:pPr>
      <w:r w:rsidRPr="0052620E">
        <w:rPr>
          <w:noProof/>
          <w:lang w:eastAsia="cs-CZ"/>
        </w:rPr>
        <w:drawing>
          <wp:inline distT="0" distB="0" distL="0" distR="0" wp14:anchorId="1E6DF6C1" wp14:editId="21B49310">
            <wp:extent cx="2702256" cy="1796555"/>
            <wp:effectExtent l="0" t="0" r="3175"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2797" t="12881" r="4661" b="5085"/>
                    <a:stretch/>
                  </pic:blipFill>
                  <pic:spPr bwMode="auto">
                    <a:xfrm>
                      <a:off x="0" y="0"/>
                      <a:ext cx="2726891" cy="1812933"/>
                    </a:xfrm>
                    <a:prstGeom prst="rect">
                      <a:avLst/>
                    </a:prstGeom>
                    <a:noFill/>
                    <a:ln>
                      <a:noFill/>
                    </a:ln>
                    <a:extLst>
                      <a:ext uri="{53640926-AAD7-44D8-BBD7-CCE9431645EC}">
                        <a14:shadowObscured xmlns:a14="http://schemas.microsoft.com/office/drawing/2010/main"/>
                      </a:ext>
                    </a:extLst>
                  </pic:spPr>
                </pic:pic>
              </a:graphicData>
            </a:graphic>
          </wp:inline>
        </w:drawing>
      </w:r>
    </w:p>
    <w:p w14:paraId="6C441BD2" w14:textId="573985B3" w:rsidR="0052620E" w:rsidRPr="0052620E" w:rsidRDefault="0052620E" w:rsidP="0052620E">
      <w:pPr>
        <w:pStyle w:val="CAPITION"/>
        <w:rPr>
          <w:lang w:bidi="he-IL"/>
        </w:rPr>
      </w:pPr>
      <w:bookmarkStart w:id="501" w:name="_Ref4233608"/>
      <w:r>
        <w:t xml:space="preserve">Obr. </w:t>
      </w:r>
      <w:r w:rsidR="009A0142">
        <w:rPr>
          <w:noProof/>
        </w:rPr>
        <w:fldChar w:fldCharType="begin"/>
      </w:r>
      <w:r w:rsidR="009A0142">
        <w:rPr>
          <w:noProof/>
        </w:rPr>
        <w:instrText xml:space="preserve"> SEQ Obr. \* ARABIC </w:instrText>
      </w:r>
      <w:r w:rsidR="009A0142">
        <w:rPr>
          <w:noProof/>
        </w:rPr>
        <w:fldChar w:fldCharType="separate"/>
      </w:r>
      <w:r w:rsidR="000708C2">
        <w:rPr>
          <w:noProof/>
        </w:rPr>
        <w:t>21</w:t>
      </w:r>
      <w:r w:rsidR="009A0142">
        <w:rPr>
          <w:noProof/>
        </w:rPr>
        <w:fldChar w:fldCharType="end"/>
      </w:r>
      <w:bookmarkEnd w:id="501"/>
      <w:r w:rsidR="008244F6">
        <w:t xml:space="preserve"> </w:t>
      </w:r>
      <w:r w:rsidR="009C6462">
        <w:t>Příklad výsledné</w:t>
      </w:r>
      <w:r w:rsidR="008244F6">
        <w:rPr>
          <w:lang w:bidi="he-IL"/>
        </w:rPr>
        <w:t xml:space="preserve"> scén</w:t>
      </w:r>
      <w:r w:rsidR="009C6462">
        <w:rPr>
          <w:lang w:bidi="he-IL"/>
        </w:rPr>
        <w:t>y</w:t>
      </w:r>
      <w:r w:rsidR="008244F6">
        <w:rPr>
          <w:lang w:bidi="he-IL"/>
        </w:rPr>
        <w:t xml:space="preserve"> po 10 iteracích, ve kterých se přidávala objektová třída 6</w:t>
      </w:r>
    </w:p>
    <w:p w14:paraId="55BB3E55" w14:textId="77777777" w:rsidR="00974D71" w:rsidRDefault="00974D71" w:rsidP="00974D71">
      <w:pPr>
        <w:pStyle w:val="Heading2"/>
      </w:pPr>
      <w:bookmarkStart w:id="502" w:name="_Toc4324704"/>
      <w:r>
        <w:t>Integrační testování</w:t>
      </w:r>
      <w:bookmarkEnd w:id="502"/>
    </w:p>
    <w:p w14:paraId="0B533167" w14:textId="77777777" w:rsidR="00974D71" w:rsidRDefault="00974D71" w:rsidP="00974D71">
      <w:pPr>
        <w:pStyle w:val="Standartnitext"/>
        <w:ind w:firstLine="708"/>
      </w:pPr>
      <w:r>
        <w:t xml:space="preserve">Z oblasti tradičního softwarového vývoje je převzat pojem integračního testu. Ten je zde používán ve smyslu otestování, jak dobře jsou sledované vlastnosti replikovatelné v případě, že do generovaného prostoru vstupuje větší variabilita </w:t>
      </w:r>
      <w:r>
        <w:lastRenderedPageBreak/>
        <w:t>objektů. Nejprve jsou představeny vybrané nagenerované produkty a poté je poukázáno na omezení a problémy, které byly během generování objeveny. Produkty jsou vizualizovány s pomocí herního enginu Unity3D. Rotace objektů, které algoritmus neřeší, byly upraveny ručně s pomocí editoru. Modely objektů jsou převzaty z volně dostupné kolekce</w:t>
      </w:r>
      <w:r>
        <w:rPr>
          <w:rStyle w:val="FootnoteReference"/>
        </w:rPr>
        <w:footnoteReference w:id="3"/>
      </w:r>
      <w:r>
        <w:t xml:space="preserve">. Finální pozicování objektů bylo přizpůsobeno geometrickým vlastnostem modelů z této kolekce. </w:t>
      </w:r>
    </w:p>
    <w:p w14:paraId="119AECD3" w14:textId="368BC2BB" w:rsidR="00974D71" w:rsidRDefault="00974D71" w:rsidP="00974D71">
      <w:pPr>
        <w:pStyle w:val="Standartnitext"/>
      </w:pPr>
      <w:r>
        <w:t>Pro pestrost nagenerovaných scén byly do učení algoritmů zařazeny jestě dva další objekty</w:t>
      </w:r>
      <w:r w:rsidR="00EB2D8C">
        <w:t xml:space="preserve"> a jádro velikosti </w:t>
      </w:r>
      <m:oMath>
        <m:r>
          <w:rPr>
            <w:rFonts w:ascii="Cambria Math" w:hAnsi="Cambria Math"/>
          </w:rPr>
          <m:t>7×7</m:t>
        </m:r>
      </m:oMath>
      <w:r>
        <w:t xml:space="preserve">. Jejich logiku představuje následující tabulka. Obrázky </w:t>
      </w:r>
      <w:r>
        <w:fldChar w:fldCharType="begin"/>
      </w:r>
      <w:r>
        <w:instrText xml:space="preserve"> REF _Ref4837768 \h </w:instrText>
      </w:r>
      <w:r>
        <w:fldChar w:fldCharType="separate"/>
      </w:r>
      <w:r>
        <w:t xml:space="preserve">Obr. </w:t>
      </w:r>
      <w:r>
        <w:rPr>
          <w:noProof/>
        </w:rPr>
        <w:t>18</w:t>
      </w:r>
      <w:r>
        <w:fldChar w:fldCharType="end"/>
      </w:r>
      <w:r>
        <w:t xml:space="preserve">, </w:t>
      </w:r>
      <w:r>
        <w:fldChar w:fldCharType="begin"/>
      </w:r>
      <w:r>
        <w:instrText xml:space="preserve"> REF _Ref4837775 \h </w:instrText>
      </w:r>
      <w:r>
        <w:fldChar w:fldCharType="separate"/>
      </w:r>
      <w:r>
        <w:t xml:space="preserve">Obr. </w:t>
      </w:r>
      <w:r>
        <w:rPr>
          <w:noProof/>
        </w:rPr>
        <w:t>19</w:t>
      </w:r>
      <w:r>
        <w:fldChar w:fldCharType="end"/>
      </w:r>
      <w:r>
        <w:t xml:space="preserve"> a </w:t>
      </w:r>
      <w:r>
        <w:fldChar w:fldCharType="begin"/>
      </w:r>
      <w:r>
        <w:instrText xml:space="preserve"> REF _Ref4844761 \h </w:instrText>
      </w:r>
      <w:r>
        <w:fldChar w:fldCharType="separate"/>
      </w:r>
      <w:r>
        <w:t xml:space="preserve">Obr. </w:t>
      </w:r>
      <w:r>
        <w:rPr>
          <w:noProof/>
        </w:rPr>
        <w:t>20</w:t>
      </w:r>
      <w:r>
        <w:fldChar w:fldCharType="end"/>
      </w:r>
      <w:r>
        <w:t xml:space="preserve"> vyobrazují nagenerované matice a vizualizované scény. </w:t>
      </w:r>
    </w:p>
    <w:p w14:paraId="7F7C1B29" w14:textId="77777777" w:rsidR="00974D71" w:rsidRDefault="00974D71" w:rsidP="00974D71">
      <w:pPr>
        <w:pStyle w:val="Captiontable"/>
      </w:pPr>
      <w:r>
        <w:t xml:space="preserve">Tabulka </w:t>
      </w:r>
      <w:r>
        <w:fldChar w:fldCharType="begin"/>
      </w:r>
      <w:r>
        <w:instrText xml:space="preserve"> SEQ Tabulka \* ARABIC </w:instrText>
      </w:r>
      <w:r>
        <w:fldChar w:fldCharType="separate"/>
      </w:r>
      <w:r>
        <w:rPr>
          <w:noProof/>
        </w:rPr>
        <w:t>3</w:t>
      </w:r>
      <w:r>
        <w:rPr>
          <w:noProof/>
        </w:rPr>
        <w:fldChar w:fldCharType="end"/>
      </w:r>
      <w:r>
        <w:t>: Dodatečné objekty a jejich logika umístění</w:t>
      </w:r>
    </w:p>
    <w:tbl>
      <w:tblPr>
        <w:tblStyle w:val="GridTable1Light"/>
        <w:tblW w:w="0" w:type="auto"/>
        <w:tblLook w:val="04A0" w:firstRow="1" w:lastRow="0" w:firstColumn="1" w:lastColumn="0" w:noHBand="0" w:noVBand="1"/>
      </w:tblPr>
      <w:tblGrid>
        <w:gridCol w:w="425"/>
        <w:gridCol w:w="1519"/>
        <w:gridCol w:w="605"/>
        <w:gridCol w:w="6228"/>
      </w:tblGrid>
      <w:tr w:rsidR="00974D71" w:rsidRPr="0026640B" w14:paraId="2E84BF47" w14:textId="77777777" w:rsidTr="00D5287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572B0328" w14:textId="77777777" w:rsidR="00974D71" w:rsidRPr="0026640B" w:rsidRDefault="00974D71" w:rsidP="00D52873">
            <w:pPr>
              <w:pStyle w:val="tabulkatext"/>
            </w:pPr>
            <w:r w:rsidRPr="0026640B">
              <w:t>Id</w:t>
            </w:r>
          </w:p>
        </w:tc>
        <w:tc>
          <w:tcPr>
            <w:tcW w:w="1519" w:type="dxa"/>
          </w:tcPr>
          <w:p w14:paraId="2824FAC3" w14:textId="77777777" w:rsidR="00974D71" w:rsidRPr="0026640B" w:rsidRDefault="00974D71" w:rsidP="00D52873">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3" w:type="dxa"/>
          </w:tcPr>
          <w:p w14:paraId="2DB4CD87" w14:textId="77777777" w:rsidR="00974D71" w:rsidRPr="0026640B" w:rsidRDefault="00974D71" w:rsidP="00D52873">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30" w:type="dxa"/>
          </w:tcPr>
          <w:p w14:paraId="0C3D80D9" w14:textId="77777777" w:rsidR="00974D71" w:rsidRPr="0026640B" w:rsidRDefault="00974D71" w:rsidP="00D52873">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974D71" w14:paraId="076FC851" w14:textId="77777777" w:rsidTr="00D5287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5AAD458" w14:textId="77777777" w:rsidR="00974D71" w:rsidRPr="0026640B" w:rsidRDefault="00974D71" w:rsidP="00D52873">
            <w:pPr>
              <w:pStyle w:val="tabulkatext"/>
            </w:pPr>
            <w:r>
              <w:t>7</w:t>
            </w:r>
          </w:p>
        </w:tc>
        <w:tc>
          <w:tcPr>
            <w:tcW w:w="1519" w:type="dxa"/>
          </w:tcPr>
          <w:p w14:paraId="75A10DBB" w14:textId="77777777" w:rsidR="00974D71" w:rsidRPr="0026640B" w:rsidRDefault="00974D71" w:rsidP="00D52873">
            <w:pPr>
              <w:pStyle w:val="tabulkatext"/>
              <w:cnfStyle w:val="000000000000" w:firstRow="0" w:lastRow="0" w:firstColumn="0" w:lastColumn="0" w:oddVBand="0" w:evenVBand="0" w:oddHBand="0" w:evenHBand="0" w:firstRowFirstColumn="0" w:firstRowLastColumn="0" w:lastRowFirstColumn="0" w:lastRowLastColumn="0"/>
            </w:pPr>
            <w:r>
              <w:t xml:space="preserve">Dveře </w:t>
            </w:r>
          </w:p>
        </w:tc>
        <w:tc>
          <w:tcPr>
            <w:tcW w:w="603" w:type="dxa"/>
          </w:tcPr>
          <w:p w14:paraId="3E98B000" w14:textId="77777777" w:rsidR="00974D71" w:rsidRDefault="00974D71" w:rsidP="00D5287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02A4CD97" w14:textId="77777777" w:rsidR="00974D71" w:rsidRDefault="00974D71" w:rsidP="00D52873">
            <w:pPr>
              <w:pStyle w:val="tabulkatext"/>
              <w:cnfStyle w:val="000000000000" w:firstRow="0" w:lastRow="0" w:firstColumn="0" w:lastColumn="0" w:oddVBand="0" w:evenVBand="0" w:oddHBand="0" w:evenHBand="0" w:firstRowFirstColumn="0" w:firstRowLastColumn="0" w:lastRowFirstColumn="0" w:lastRowLastColumn="0"/>
            </w:pPr>
            <w:r>
              <w:t>Dveře jsou vsazené do stěny. Je dbáno na to, aby před nimi nestál žádný objekt.</w:t>
            </w:r>
          </w:p>
        </w:tc>
      </w:tr>
      <w:tr w:rsidR="00974D71" w:rsidRPr="0026640B" w14:paraId="076A327C" w14:textId="77777777" w:rsidTr="00D5287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6647037" w14:textId="77777777" w:rsidR="00974D71" w:rsidRPr="0026640B" w:rsidRDefault="00974D71" w:rsidP="00D52873">
            <w:pPr>
              <w:pStyle w:val="tabulkatext"/>
            </w:pPr>
            <w:r>
              <w:t>8</w:t>
            </w:r>
          </w:p>
        </w:tc>
        <w:tc>
          <w:tcPr>
            <w:tcW w:w="1519" w:type="dxa"/>
          </w:tcPr>
          <w:p w14:paraId="3631E5EF" w14:textId="77777777" w:rsidR="00974D71" w:rsidRPr="0026640B" w:rsidRDefault="00974D71" w:rsidP="00D52873">
            <w:pPr>
              <w:pStyle w:val="tabulkatext"/>
              <w:cnfStyle w:val="000000000000" w:firstRow="0" w:lastRow="0" w:firstColumn="0" w:lastColumn="0" w:oddVBand="0" w:evenVBand="0" w:oddHBand="0" w:evenHBand="0" w:firstRowFirstColumn="0" w:firstRowLastColumn="0" w:lastRowFirstColumn="0" w:lastRowLastColumn="0"/>
            </w:pPr>
            <w:r>
              <w:t>Gauč</w:t>
            </w:r>
          </w:p>
        </w:tc>
        <w:tc>
          <w:tcPr>
            <w:tcW w:w="603" w:type="dxa"/>
          </w:tcPr>
          <w:p w14:paraId="334EC4F6" w14:textId="77777777" w:rsidR="00974D71" w:rsidRDefault="00974D71" w:rsidP="00D5287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6FE6E19D" w14:textId="77777777" w:rsidR="00974D71" w:rsidRPr="0026640B" w:rsidRDefault="00974D71" w:rsidP="00D52873">
            <w:pPr>
              <w:pStyle w:val="tabulkatext"/>
              <w:cnfStyle w:val="000000000000" w:firstRow="0" w:lastRow="0" w:firstColumn="0" w:lastColumn="0" w:oddVBand="0" w:evenVBand="0" w:oddHBand="0" w:evenHBand="0" w:firstRowFirstColumn="0" w:firstRowLastColumn="0" w:lastRowFirstColumn="0" w:lastRowLastColumn="0"/>
            </w:pPr>
            <w:r>
              <w:t xml:space="preserve">Gauč je primárně umístěný okolo stěny, nicméně může být umístěn i u stolu. V datech se v jeho blízkosti vyskytoval občasně i koberec, tj. objekt 5. </w:t>
            </w:r>
          </w:p>
        </w:tc>
      </w:tr>
    </w:tbl>
    <w:p w14:paraId="101F68A3" w14:textId="77777777" w:rsidR="00974D71" w:rsidRPr="009B2C65" w:rsidRDefault="00974D71" w:rsidP="00974D71">
      <w:pPr>
        <w:pStyle w:val="Standartnitext"/>
        <w:ind w:firstLine="0"/>
      </w:pPr>
    </w:p>
    <w:p w14:paraId="1FFDE16D" w14:textId="77777777" w:rsidR="00974D71" w:rsidRDefault="00974D71" w:rsidP="00974D71">
      <w:pPr>
        <w:pStyle w:val="Obrzek"/>
      </w:pPr>
      <w:r w:rsidRPr="00A0321D">
        <w:drawing>
          <wp:inline distT="0" distB="0" distL="0" distR="0" wp14:anchorId="2A0FF2ED" wp14:editId="40E740E5">
            <wp:extent cx="1963724" cy="1977362"/>
            <wp:effectExtent l="0" t="0" r="0" b="4445"/>
            <wp:docPr id="13" name="Picture 13" descr="C:\Users\Adam Ouhrabka\Development\PRIVATE\untitled1\RoomsToVisualise\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am Ouhrabka\Development\PRIVATE\untitled1\RoomsToVisualise\Figure_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2152" t="11960" r="20091" b="10497"/>
                    <a:stretch/>
                  </pic:blipFill>
                  <pic:spPr bwMode="auto">
                    <a:xfrm>
                      <a:off x="0" y="0"/>
                      <a:ext cx="1983690" cy="1997466"/>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2B16005" wp14:editId="69BD5696">
            <wp:extent cx="2584174" cy="1976759"/>
            <wp:effectExtent l="0" t="0" r="6985" b="4445"/>
            <wp:docPr id="10" name="Picture 10" descr="C:\Users\Adam Ouhrabka\Development\PRIVATE\untitled1\RoomsToVisualis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 Ouhrabka\Development\PRIVATE\untitled1\RoomsToVisualise\Capture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8257" cy="2018129"/>
                    </a:xfrm>
                    <a:prstGeom prst="rect">
                      <a:avLst/>
                    </a:prstGeom>
                    <a:noFill/>
                    <a:ln>
                      <a:noFill/>
                    </a:ln>
                  </pic:spPr>
                </pic:pic>
              </a:graphicData>
            </a:graphic>
          </wp:inline>
        </w:drawing>
      </w:r>
    </w:p>
    <w:p w14:paraId="69BDCC84" w14:textId="77777777" w:rsidR="00974D71" w:rsidRDefault="00974D71" w:rsidP="00974D71">
      <w:pPr>
        <w:pStyle w:val="CAPITION"/>
      </w:pPr>
      <w:bookmarkStart w:id="505" w:name="_Ref4837768"/>
      <w:r>
        <w:t xml:space="preserve">Obr. </w:t>
      </w:r>
      <w:r>
        <w:fldChar w:fldCharType="begin"/>
      </w:r>
      <w:r>
        <w:instrText xml:space="preserve"> SEQ Obr. \* ARABIC </w:instrText>
      </w:r>
      <w:r>
        <w:fldChar w:fldCharType="separate"/>
      </w:r>
      <w:r>
        <w:rPr>
          <w:noProof/>
        </w:rPr>
        <w:t>18</w:t>
      </w:r>
      <w:r>
        <w:rPr>
          <w:noProof/>
        </w:rPr>
        <w:fldChar w:fldCharType="end"/>
      </w:r>
      <w:bookmarkEnd w:id="505"/>
      <w:r>
        <w:t>: Výsledná scéna při generování objektů v pořadí (okno, dveře, dveře, okno, gauč, gauč, stůl, židle, židle, koberec, koberec, skříň).</w:t>
      </w:r>
    </w:p>
    <w:p w14:paraId="315BCD74" w14:textId="77777777" w:rsidR="00974D71" w:rsidRDefault="00974D71" w:rsidP="00974D71">
      <w:pPr>
        <w:pStyle w:val="Obrzek"/>
      </w:pPr>
      <w:r w:rsidRPr="00A0321D">
        <w:lastRenderedPageBreak/>
        <w:drawing>
          <wp:inline distT="0" distB="0" distL="0" distR="0" wp14:anchorId="1FAFB03B" wp14:editId="32089BF4">
            <wp:extent cx="2012120" cy="2018198"/>
            <wp:effectExtent l="0" t="3175" r="4445" b="4445"/>
            <wp:docPr id="12" name="Picture 12" descr="C:\Users\Adam Ouhrabka\Development\PRIVATE\untitled1\RoomsToVisualis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am Ouhrabka\Development\PRIVATE\untitled1\RoomsToVisualise\Figure_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4876" t="11663" r="21781" b="11093"/>
                    <a:stretch/>
                  </pic:blipFill>
                  <pic:spPr bwMode="auto">
                    <a:xfrm rot="16200000">
                      <a:off x="0" y="0"/>
                      <a:ext cx="2041575" cy="2047742"/>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F53B549" wp14:editId="195E7C9A">
            <wp:extent cx="2484408" cy="2016532"/>
            <wp:effectExtent l="0" t="0" r="0" b="3175"/>
            <wp:docPr id="8" name="Picture 8" descr="C:\Users\Adam Ouhrabka\Development\PRIVATE\untitled1\RoomsToVisualis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m Ouhrabka\Development\PRIVATE\untitled1\RoomsToVisualise\Capture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3429" cy="2048204"/>
                    </a:xfrm>
                    <a:prstGeom prst="rect">
                      <a:avLst/>
                    </a:prstGeom>
                    <a:noFill/>
                    <a:ln>
                      <a:noFill/>
                    </a:ln>
                  </pic:spPr>
                </pic:pic>
              </a:graphicData>
            </a:graphic>
          </wp:inline>
        </w:drawing>
      </w:r>
    </w:p>
    <w:p w14:paraId="29E5AB64" w14:textId="77777777" w:rsidR="00974D71" w:rsidRDefault="00974D71" w:rsidP="00974D71">
      <w:pPr>
        <w:pStyle w:val="CAPITION"/>
      </w:pPr>
      <w:bookmarkStart w:id="506" w:name="_Ref4837775"/>
      <w:r>
        <w:t xml:space="preserve">Obr. </w:t>
      </w:r>
      <w:r>
        <w:fldChar w:fldCharType="begin"/>
      </w:r>
      <w:r>
        <w:instrText xml:space="preserve"> SEQ Obr. \* ARABIC </w:instrText>
      </w:r>
      <w:r>
        <w:fldChar w:fldCharType="separate"/>
      </w:r>
      <w:r>
        <w:rPr>
          <w:noProof/>
        </w:rPr>
        <w:t>19</w:t>
      </w:r>
      <w:r>
        <w:rPr>
          <w:noProof/>
        </w:rPr>
        <w:fldChar w:fldCharType="end"/>
      </w:r>
      <w:bookmarkEnd w:id="506"/>
      <w:r>
        <w:t>: Výsledná scéna při generování objektů v pořadí (stůl, stůl, židle, židle, dveře, gauč, skříň, skříň, koberec, okno, okno).</w:t>
      </w:r>
    </w:p>
    <w:p w14:paraId="6AECE368" w14:textId="77777777" w:rsidR="00974D71" w:rsidRDefault="00974D71" w:rsidP="00974D71">
      <w:pPr>
        <w:pStyle w:val="Obrzek"/>
      </w:pPr>
      <w:r w:rsidRPr="00F63652">
        <w:drawing>
          <wp:inline distT="0" distB="0" distL="0" distR="0" wp14:anchorId="58DED392" wp14:editId="776767A5">
            <wp:extent cx="2000753" cy="1984674"/>
            <wp:effectExtent l="0" t="0" r="0" b="0"/>
            <wp:docPr id="16" name="Picture 16" descr="C:\Users\Adam Ouhrabka\Development\PRIVATE\untitled1\RoomsToVisualise\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am Ouhrabka\Development\PRIVATE\untitled1\RoomsToVisualise\Figure_3.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2019" t="12058" r="19517" b="10683"/>
                    <a:stretch/>
                  </pic:blipFill>
                  <pic:spPr bwMode="auto">
                    <a:xfrm>
                      <a:off x="0" y="0"/>
                      <a:ext cx="2032495" cy="2016161"/>
                    </a:xfrm>
                    <a:prstGeom prst="rect">
                      <a:avLst/>
                    </a:prstGeom>
                    <a:noFill/>
                    <a:ln>
                      <a:noFill/>
                    </a:ln>
                    <a:extLst>
                      <a:ext uri="{53640926-AAD7-44D8-BBD7-CCE9431645EC}">
                        <a14:shadowObscured xmlns:a14="http://schemas.microsoft.com/office/drawing/2010/main"/>
                      </a:ext>
                    </a:extLst>
                  </pic:spPr>
                </pic:pic>
              </a:graphicData>
            </a:graphic>
          </wp:inline>
        </w:drawing>
      </w:r>
      <w:r w:rsidRPr="00F63652">
        <w:drawing>
          <wp:inline distT="0" distB="0" distL="0" distR="0" wp14:anchorId="55001C73" wp14:editId="00505D32">
            <wp:extent cx="2631057" cy="1971875"/>
            <wp:effectExtent l="0" t="0" r="0" b="9525"/>
            <wp:docPr id="14" name="Picture 14" descr="C:\Users\Adam Ouhrabka\Development\PRIVATE\untitled1\RoomsToVisualis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am Ouhrabka\Development\PRIVATE\untitled1\RoomsToVisualise\Capture3.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447" r="5992"/>
                    <a:stretch/>
                  </pic:blipFill>
                  <pic:spPr bwMode="auto">
                    <a:xfrm>
                      <a:off x="0" y="0"/>
                      <a:ext cx="2682368" cy="2010331"/>
                    </a:xfrm>
                    <a:prstGeom prst="rect">
                      <a:avLst/>
                    </a:prstGeom>
                    <a:noFill/>
                    <a:ln>
                      <a:noFill/>
                    </a:ln>
                    <a:extLst>
                      <a:ext uri="{53640926-AAD7-44D8-BBD7-CCE9431645EC}">
                        <a14:shadowObscured xmlns:a14="http://schemas.microsoft.com/office/drawing/2010/main"/>
                      </a:ext>
                    </a:extLst>
                  </pic:spPr>
                </pic:pic>
              </a:graphicData>
            </a:graphic>
          </wp:inline>
        </w:drawing>
      </w:r>
    </w:p>
    <w:p w14:paraId="1CDD02F2" w14:textId="77777777" w:rsidR="00974D71" w:rsidRDefault="00974D71" w:rsidP="00974D71">
      <w:pPr>
        <w:pStyle w:val="CAPITION"/>
      </w:pPr>
      <w:bookmarkStart w:id="507" w:name="_Ref4844761"/>
      <w:r>
        <w:t xml:space="preserve">Obr. </w:t>
      </w:r>
      <w:r>
        <w:fldChar w:fldCharType="begin"/>
      </w:r>
      <w:r>
        <w:instrText xml:space="preserve"> SEQ Obr. \* ARABIC </w:instrText>
      </w:r>
      <w:r>
        <w:fldChar w:fldCharType="separate"/>
      </w:r>
      <w:r>
        <w:rPr>
          <w:noProof/>
        </w:rPr>
        <w:t>20</w:t>
      </w:r>
      <w:r>
        <w:rPr>
          <w:noProof/>
        </w:rPr>
        <w:fldChar w:fldCharType="end"/>
      </w:r>
      <w:bookmarkEnd w:id="507"/>
      <w:r>
        <w:t xml:space="preserve"> Výsledná scéna při generování objektů v pořadí (stůl, židle, židle, dveře, okno, okno, okno, okno, koberece, skříň, skříň, gauč).</w:t>
      </w:r>
    </w:p>
    <w:p w14:paraId="65C6C29F" w14:textId="77777777" w:rsidR="00974D71" w:rsidRDefault="00974D71" w:rsidP="00974D71">
      <w:pPr>
        <w:pStyle w:val="Heading2"/>
      </w:pPr>
      <w:r>
        <w:t>Vize a závěrečné hodnocení algoritmu</w:t>
      </w:r>
    </w:p>
    <w:p w14:paraId="15253D42" w14:textId="77777777" w:rsidR="00974D71" w:rsidRDefault="00974D71" w:rsidP="00974D71">
      <w:pPr>
        <w:pStyle w:val="Standartnitext"/>
        <w:rPr>
          <w:rFonts w:eastAsiaTheme="minorEastAsia"/>
        </w:rPr>
      </w:pPr>
      <w:r>
        <w:t xml:space="preserve">V rámci jednotkových testů se potvrdilo, že algoritmus dokázal z kombinace predikcí replikovat vybrané vlastnosti. Ve spojení s integračním testováním lze konstatovat, že vlastnosti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jsou replikovatelné neproblematicky. Na úskalí vlastnosti</w:t>
      </w:r>
      <w: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bylo poukázáno v kapitolách </w:t>
      </w:r>
      <w:r>
        <w:rPr>
          <w:rFonts w:eastAsiaTheme="minorEastAsia"/>
        </w:rPr>
        <w:fldChar w:fldCharType="begin"/>
      </w:r>
      <w:r>
        <w:rPr>
          <w:rFonts w:eastAsiaTheme="minorEastAsia"/>
        </w:rPr>
        <w:instrText xml:space="preserve"> REF _Ref4838561 \n \h </w:instrText>
      </w:r>
      <w:r>
        <w:rPr>
          <w:rFonts w:eastAsiaTheme="minorEastAsia"/>
        </w:rPr>
      </w:r>
      <w:r>
        <w:rPr>
          <w:rFonts w:eastAsiaTheme="minorEastAsia"/>
        </w:rPr>
        <w:fldChar w:fldCharType="separate"/>
      </w:r>
      <w:r>
        <w:rPr>
          <w:rFonts w:eastAsiaTheme="minorEastAsia"/>
        </w:rPr>
        <w:t>7.1.2</w:t>
      </w:r>
      <w:r>
        <w:rPr>
          <w:rFonts w:eastAsiaTheme="minorEastAsia"/>
        </w:rPr>
        <w:fldChar w:fldCharType="end"/>
      </w:r>
      <w:r>
        <w:rPr>
          <w:rFonts w:eastAsiaTheme="minorEastAsia"/>
        </w:rPr>
        <w:t xml:space="preserve"> a </w:t>
      </w:r>
      <w:r>
        <w:rPr>
          <w:rFonts w:eastAsiaTheme="minorEastAsia"/>
        </w:rPr>
        <w:fldChar w:fldCharType="begin"/>
      </w:r>
      <w:r>
        <w:rPr>
          <w:rFonts w:eastAsiaTheme="minorEastAsia"/>
        </w:rPr>
        <w:instrText xml:space="preserve"> REF _Ref4838566 \n \h </w:instrText>
      </w:r>
      <w:r>
        <w:rPr>
          <w:rFonts w:eastAsiaTheme="minorEastAsia"/>
        </w:rPr>
      </w:r>
      <w:r>
        <w:rPr>
          <w:rFonts w:eastAsiaTheme="minorEastAsia"/>
        </w:rPr>
        <w:fldChar w:fldCharType="separate"/>
      </w:r>
      <w:r>
        <w:rPr>
          <w:rFonts w:eastAsiaTheme="minorEastAsia"/>
        </w:rPr>
        <w:t>7.1.3</w:t>
      </w:r>
      <w:r>
        <w:rPr>
          <w:rFonts w:eastAsiaTheme="minorEastAsia"/>
        </w:rPr>
        <w:fldChar w:fldCharType="end"/>
      </w:r>
      <w:r>
        <w:rPr>
          <w:rFonts w:eastAsiaTheme="minorEastAsia"/>
        </w:rPr>
        <w:t xml:space="preserve">. Vlastnost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se bezpečně replikovat nepodařilo. Obecně lze konstatovat, že co se týče nejpravděpodobnější pozice predikovaného objektu je algoritmus použitelný. Pro generování rozmanitého obsahu je však třeba zavést prvek „řízené nahodilosti“.  V integračním testování byl tímto prvkem algoritmus, který postupně iteroval přes všechny hodnoty od té nejvyšší směrem k nejnižší. Vyšší pravděpodobnostní hodnoty měly úměrně vyšší váhu pro finální výběr. Obvykle se tak volilo ze tří nejvyšších pozic, které dodržovaly naučená pravidla. Principielně mohly však být zvoleny i pozice méně pravděpodobné, a tedy vadné vzhledem k logice. Zde lze vidět prostor pro zlepšení.        </w:t>
      </w:r>
    </w:p>
    <w:p w14:paraId="50ABCB3E" w14:textId="77777777" w:rsidR="00974D71" w:rsidRDefault="00974D71" w:rsidP="00974D71">
      <w:pPr>
        <w:pStyle w:val="Standartnitext"/>
        <w:rPr>
          <w:rFonts w:eastAsiaTheme="minorEastAsia"/>
        </w:rPr>
      </w:pPr>
      <w:r>
        <w:rPr>
          <w:rFonts w:eastAsiaTheme="minorEastAsia"/>
        </w:rPr>
        <w:lastRenderedPageBreak/>
        <w:t xml:space="preserve">Velkou roli v úspěšnosti algoritmu hraje rovněž pořadí, ve kterém se objekty vkládají do scény. V kapitole </w:t>
      </w:r>
      <w:r>
        <w:rPr>
          <w:rFonts w:eastAsiaTheme="minorEastAsia"/>
        </w:rPr>
        <w:fldChar w:fldCharType="begin"/>
      </w:r>
      <w:r>
        <w:rPr>
          <w:rFonts w:eastAsiaTheme="minorEastAsia"/>
        </w:rPr>
        <w:instrText xml:space="preserve"> REF _Ref4840333 \n \h </w:instrText>
      </w:r>
      <w:r>
        <w:rPr>
          <w:rFonts w:eastAsiaTheme="minorEastAsia"/>
        </w:rPr>
      </w:r>
      <w:r>
        <w:rPr>
          <w:rFonts w:eastAsiaTheme="minorEastAsia"/>
        </w:rPr>
        <w:fldChar w:fldCharType="separate"/>
      </w:r>
      <w:r>
        <w:rPr>
          <w:rFonts w:eastAsiaTheme="minorEastAsia"/>
        </w:rPr>
        <w:t>6.2</w:t>
      </w:r>
      <w:r>
        <w:rPr>
          <w:rFonts w:eastAsiaTheme="minorEastAsia"/>
        </w:rPr>
        <w:fldChar w:fldCharType="end"/>
      </w:r>
      <w:r>
        <w:rPr>
          <w:rFonts w:eastAsiaTheme="minorEastAsia"/>
        </w:rPr>
        <w:t xml:space="preserve"> byl tento aspekt identifikován jako první podstatný bod scénického významu. Jde o predikci třídy objektu, který by se měl do scény vložit podmíněně k již přítomným. Za tímto účelem by se pravděpodobně dala navrhnout další neuronová síť. Tento aspekt byl v rámci prezentovaného algoritmu vynechán a třída objektu je volena uživatelsky. Na úskalí důležitosti pořadí vkládaných objektů, lze poukázat pomocí následujícího příkladu. V případě, že jsou do scény vloženy objekty stůl, židle a židle (v tomto pořadí), nelze už v další iteraci vložit druhý stůl, neboť jeho nejpravděpodobnější pozice jsou v blízkosti prvního vloženého stolu (u židlí). To je vzhledem k fungování algoritmu logické, nicméně nežádoucí. Preferovaná pozice druhého stolu by byla ve volném prostoru. Důsledkem tohoto je, že se nejprve musí do scény umísit stoly a teprve poté objekty, které mají ke stolu blízkou relaci, tedy židle. Obecně má však pořadí objektů, které může být pokaždé různé, pozitivní vliv na rozmanitost nagenerovaných scén. </w:t>
      </w:r>
    </w:p>
    <w:p w14:paraId="69A0E130" w14:textId="77777777" w:rsidR="00974D71" w:rsidRDefault="00974D71" w:rsidP="00974D71">
      <w:pPr>
        <w:pStyle w:val="Standartnitext"/>
        <w:rPr>
          <w:rFonts w:eastAsiaTheme="minorEastAsia"/>
        </w:rPr>
      </w:pPr>
      <w:r>
        <w:rPr>
          <w:rFonts w:eastAsiaTheme="minorEastAsia"/>
        </w:rPr>
        <w:t xml:space="preserve">Data i nagenerované vzorky jsou umístěny v diskrétním dvoudimenzionálním prostoru. Oba tyto aspekty limitují použitelnost. Pro překonání těchto omezení lze předběžně vytyčit následující návrhy. Diskrétnost lze překonat vhodnou transformací prediktivních matic na spojité mapy, u kterých může finální predikce probíhat na úrovni pixelu a příslušně transformovaných souřadnic scény. </w:t>
      </w:r>
    </w:p>
    <w:p w14:paraId="5BEBDC35" w14:textId="77777777" w:rsidR="00974D71" w:rsidRDefault="00974D71" w:rsidP="00974D71">
      <w:pPr>
        <w:pStyle w:val="Obrzek"/>
      </w:pPr>
      <w:r>
        <w:t xml:space="preserve">       </w:t>
      </w:r>
      <w:r w:rsidRPr="007226C0">
        <w:drawing>
          <wp:inline distT="0" distB="0" distL="0" distR="0" wp14:anchorId="2613EC7B" wp14:editId="6563EFB1">
            <wp:extent cx="2702199" cy="1656272"/>
            <wp:effectExtent l="0" t="0" r="3175" b="1270"/>
            <wp:docPr id="17" name="Picture 17" descr="C:\Users\Adam Ouhrabka\Desktop\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am Ouhrabka\Desktop\heatma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1480" cy="1674219"/>
                    </a:xfrm>
                    <a:prstGeom prst="rect">
                      <a:avLst/>
                    </a:prstGeom>
                    <a:noFill/>
                    <a:ln>
                      <a:noFill/>
                    </a:ln>
                  </pic:spPr>
                </pic:pic>
              </a:graphicData>
            </a:graphic>
          </wp:inline>
        </w:drawing>
      </w:r>
    </w:p>
    <w:p w14:paraId="026BBB11" w14:textId="77777777" w:rsidR="00974D71" w:rsidRDefault="00974D71" w:rsidP="00974D71">
      <w:pPr>
        <w:pStyle w:val="CAPITION"/>
        <w:rPr>
          <w:rFonts w:eastAsiaTheme="minorEastAsia"/>
        </w:rPr>
      </w:pPr>
      <w:r>
        <w:t xml:space="preserve">Obr. </w:t>
      </w:r>
      <w:r>
        <w:fldChar w:fldCharType="begin"/>
      </w:r>
      <w:r>
        <w:instrText xml:space="preserve"> SEQ Obr. \* ARABIC </w:instrText>
      </w:r>
      <w:r>
        <w:fldChar w:fldCharType="separate"/>
      </w:r>
      <w:r>
        <w:rPr>
          <w:noProof/>
        </w:rPr>
        <w:t>21</w:t>
      </w:r>
      <w:r>
        <w:rPr>
          <w:noProof/>
        </w:rPr>
        <w:fldChar w:fldCharType="end"/>
      </w:r>
      <w:r>
        <w:t xml:space="preserve">: Příklad „heat mapy“ pro predikci objektu třídy 4 (skříň) pro prostor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Mapa byla  vytvořena úpravami obrazu vizualizace diskrétní predikce. </w:t>
      </w:r>
    </w:p>
    <w:p w14:paraId="79F43E88" w14:textId="77777777" w:rsidR="00974D71" w:rsidRPr="00FE0EF2" w:rsidRDefault="00974D71" w:rsidP="00974D71">
      <w:pPr>
        <w:pStyle w:val="Standartnitext"/>
      </w:pPr>
      <w:r>
        <w:t>Dvoudimenzionální limit je principielně překonatelný dodáním dalších pozic do učících dvojic. Na straně interpretace generátoru by pak tyto pozice byly interpretovány do trojdmenzionálního tensoru. Výsledek takové úpravy nelze předpokládat.</w:t>
      </w:r>
    </w:p>
    <w:p w14:paraId="2B9800C8" w14:textId="77777777" w:rsidR="00974D71" w:rsidRDefault="00974D71" w:rsidP="00974D71">
      <w:pPr>
        <w:pStyle w:val="Heading1"/>
      </w:pPr>
      <w:bookmarkStart w:id="508" w:name="_Toc4652570"/>
      <w:bookmarkStart w:id="509" w:name="_Toc4324705"/>
      <w:r>
        <w:lastRenderedPageBreak/>
        <w:t>Závěr</w:t>
      </w:r>
      <w:bookmarkEnd w:id="509"/>
    </w:p>
    <w:p w14:paraId="0162C52A" w14:textId="77777777" w:rsidR="00974D71" w:rsidRDefault="00974D71" w:rsidP="00974D71">
      <w:pPr>
        <w:pStyle w:val="Standartnitext"/>
      </w:pPr>
      <w:r>
        <w:t xml:space="preserve">V teoretické části textu byla ve stručnosti představena oblast strojového učení, na kterou volně navázal popis oblasti, kde se metody strojového učení prakticky aplikují na generování obsahu.  </w:t>
      </w:r>
    </w:p>
    <w:p w14:paraId="45327AD4" w14:textId="54DAC0A3" w:rsidR="00974D71" w:rsidRDefault="00974D71" w:rsidP="00974D71">
      <w:pPr>
        <w:pStyle w:val="Standartnitext"/>
      </w:pPr>
      <w:r>
        <w:t xml:space="preserve">Na základě poznaného aktuálního stavu a výsledků v oboru strojového učení generativních modelů lze konstatovat, že generování </w:t>
      </w:r>
      <w:r>
        <w:t>je a bude</w:t>
      </w:r>
      <w:r>
        <w:t xml:space="preserve"> obecně doménou komplexnějších generativních architektur typu GAN či variačních autoenkoderů v kombinaci s konvolučními a jinými architekturami. Úspěšené aplikace těchto architektur byly sice primárně zaměřeny na rastrové obrázky, nicméně principy lze bezesporu uplatnit i pro data jiného charakteru.</w:t>
      </w:r>
    </w:p>
    <w:p w14:paraId="3C9EF50D" w14:textId="77777777" w:rsidR="00974D71" w:rsidRDefault="00974D71" w:rsidP="00974D71">
      <w:pPr>
        <w:pStyle w:val="Standartnitext"/>
      </w:pPr>
      <w:r>
        <w:t xml:space="preserve">V rámci praktické části byla implementována originální nadstavba, která umožnila použít klasické modely neuronových sítí diskriminativního charakteru pro úkol generování jednoduché scény pokoje. Výsledky tohoto generování byly otestovány a změřeny. Jádrem této implementace je účelná kombinace pravděpodobnostních výstupů četných neuronových sítí. Každá tato síť je namodelována tak, aby jejím výstupem byl pro tuto kombinaci hodnotný příspěvek.  Principielně lze uvažovat o tom, že by se této myšlenky kombinace dalo využít, popřípadě ji rozšířit, i pro jiné úkoly. Lze uvažovat například o predikci nejvhodnějšího umístění pro objekt vzhledem k prostorovému kontextu. Nadneseně jde tedy o nalezení nejlepších odpovědí na otázku „kam to dát“. Navržený algoritmus je rovněž parametrizovatelný a nabízí několik míst, kde lze experimentovat za účelem zlepšení výsledných produktů. V textu byla rovněž konstatována omezení a úskalí, která se prezentovaného způsobu generování týkají.   </w:t>
      </w:r>
    </w:p>
    <w:bookmarkEnd w:id="508"/>
    <w:p w14:paraId="79C313B8" w14:textId="584FA3C4" w:rsidR="00A61949" w:rsidRDefault="00EB0B9D" w:rsidP="00A61949">
      <w:pPr>
        <w:pStyle w:val="Standartnitext"/>
      </w:pPr>
      <w:del w:id="510" w:author="Ježek Bruno" w:date="2019-03-28T08:35:00Z">
        <w:r w:rsidDel="004C0032">
          <w:delText xml:space="preserve"> </w:delText>
        </w:r>
        <w:r w:rsidR="00A61949" w:rsidDel="004C0032">
          <w:delText xml:space="preserve"> </w:delText>
        </w:r>
      </w:del>
      <w:ins w:id="511" w:author="Ježek Bruno" w:date="2019-03-28T08:35:00Z">
        <w:r w:rsidR="004C0032">
          <w:t xml:space="preserve"> </w:t>
        </w:r>
      </w:ins>
      <w:r w:rsidR="00A61949">
        <w:t xml:space="preserve"> </w:t>
      </w:r>
    </w:p>
    <w:p w14:paraId="786AFBCC" w14:textId="30575D36" w:rsidR="00312F03" w:rsidRDefault="00312F03" w:rsidP="00A61949">
      <w:pPr>
        <w:pStyle w:val="Standartnitext"/>
      </w:pPr>
    </w:p>
    <w:p w14:paraId="229FA4CE" w14:textId="0432D8DF" w:rsidR="00312F03" w:rsidRDefault="00312F03" w:rsidP="00312F03">
      <w:pPr>
        <w:pStyle w:val="Heading1"/>
      </w:pPr>
      <w:bookmarkStart w:id="512" w:name="_Toc4652571"/>
      <w:r>
        <w:lastRenderedPageBreak/>
        <w:t>Seznam použité literatury</w:t>
      </w:r>
      <w:bookmarkEnd w:id="512"/>
    </w:p>
    <w:p w14:paraId="50A1BE96" w14:textId="77777777" w:rsidR="009D5C4C" w:rsidRPr="009D5C4C" w:rsidRDefault="00C836E9" w:rsidP="009D5C4C">
      <w:pPr>
        <w:pStyle w:val="Bibliography"/>
        <w:rPr>
          <w:rFonts w:ascii="Calibri" w:hAnsi="Calibri" w:cs="Calibri"/>
        </w:rPr>
      </w:pPr>
      <w:r>
        <w:fldChar w:fldCharType="begin"/>
      </w:r>
      <w:r>
        <w:instrText xml:space="preserve"> ADDIN ZOTERO_BIBL {"uncited":[],"omitted":[],"custom":[]} CSL_BIBLIOGRAPHY </w:instrText>
      </w:r>
      <w:r>
        <w:fldChar w:fldCharType="separate"/>
      </w:r>
      <w:r w:rsidR="009D5C4C" w:rsidRPr="009D5C4C">
        <w:rPr>
          <w:rFonts w:ascii="Calibri" w:hAnsi="Calibri" w:cs="Calibri"/>
        </w:rPr>
        <w:t xml:space="preserve">ABADI, Martın, Paul BARHAM, Jianmin CHEN, Zhifeng CHEN, Andy DAVIS, Jeffrey DEAN, Matthieu DEVIN, Sanjay GHEMAWAT, Geoffrey IRVING, Michael ISARD, Manjunath KUDLUR, Josh LEVENBERG, Rajat MONGA, Sherry MOORE, Derek G MURRAY, Benoit STEINER, Paul TUCKER, Vijay VASUDEVAN, Pete WARDEN, Martin WICKE, Yuan YU a Xiaoqiang ZHENG, nedatováno. TensorFlow: A system for large-scale machine learning. 21. </w:t>
      </w:r>
    </w:p>
    <w:p w14:paraId="681965F1" w14:textId="77777777" w:rsidR="009D5C4C" w:rsidRPr="009D5C4C" w:rsidRDefault="009D5C4C" w:rsidP="009D5C4C">
      <w:pPr>
        <w:pStyle w:val="Bibliography"/>
        <w:rPr>
          <w:rFonts w:ascii="Calibri" w:hAnsi="Calibri" w:cs="Calibri"/>
        </w:rPr>
      </w:pPr>
      <w:r w:rsidRPr="009D5C4C">
        <w:rPr>
          <w:rFonts w:ascii="Calibri" w:hAnsi="Calibri" w:cs="Calibri"/>
        </w:rPr>
        <w:t xml:space="preserve">BECKHAM, Christopher a Christopher PAL, 2017. A step towards procedural terrain generation with GANs. </w:t>
      </w:r>
      <w:r w:rsidRPr="009D5C4C">
        <w:rPr>
          <w:rFonts w:ascii="Calibri" w:hAnsi="Calibri" w:cs="Calibri"/>
          <w:i/>
          <w:iCs/>
        </w:rPr>
        <w:t>arXiv:1707.03383 [cs, stat]</w:t>
      </w:r>
      <w:r w:rsidRPr="009D5C4C">
        <w:rPr>
          <w:rFonts w:ascii="Calibri" w:hAnsi="Calibri" w:cs="Calibri"/>
        </w:rPr>
        <w:t xml:space="preserve"> [online]. [vid. 2019-03-15]. Dostupné z: http://arxiv.org/abs/1707.03383</w:t>
      </w:r>
    </w:p>
    <w:p w14:paraId="3168CC82" w14:textId="77777777" w:rsidR="009D5C4C" w:rsidRPr="009D5C4C" w:rsidRDefault="009D5C4C" w:rsidP="009D5C4C">
      <w:pPr>
        <w:pStyle w:val="Bibliography"/>
        <w:rPr>
          <w:rFonts w:ascii="Calibri" w:hAnsi="Calibri" w:cs="Calibri"/>
        </w:rPr>
      </w:pPr>
      <w:r w:rsidRPr="009D5C4C">
        <w:rPr>
          <w:rFonts w:ascii="Calibri" w:hAnsi="Calibri" w:cs="Calibri"/>
        </w:rPr>
        <w:t xml:space="preserve">BHANDARE, Ashwin, Maithili BHIDE, Pranav GOKHALE a Rohan CHANDAVARKAR, 2016. Applications of Convolutional Neural Networks. </w:t>
      </w:r>
      <w:r w:rsidRPr="009D5C4C">
        <w:rPr>
          <w:rFonts w:ascii="Calibri" w:hAnsi="Calibri" w:cs="Calibri"/>
          <w:b/>
          <w:bCs/>
        </w:rPr>
        <w:t>7</w:t>
      </w:r>
      <w:r w:rsidRPr="009D5C4C">
        <w:rPr>
          <w:rFonts w:ascii="Calibri" w:hAnsi="Calibri" w:cs="Calibri"/>
        </w:rPr>
        <w:t xml:space="preserve">, 10. </w:t>
      </w:r>
    </w:p>
    <w:p w14:paraId="1C7A57AB" w14:textId="77777777" w:rsidR="009D5C4C" w:rsidRPr="009D5C4C" w:rsidRDefault="009D5C4C" w:rsidP="009D5C4C">
      <w:pPr>
        <w:pStyle w:val="Bibliography"/>
        <w:rPr>
          <w:rFonts w:ascii="Calibri" w:hAnsi="Calibri" w:cs="Calibri"/>
        </w:rPr>
      </w:pPr>
      <w:r w:rsidRPr="009D5C4C">
        <w:rPr>
          <w:rFonts w:ascii="Calibri" w:hAnsi="Calibri" w:cs="Calibri"/>
        </w:rPr>
        <w:t>CARLI, D. M. D., F. BEVILACQUA, C. T. POZZER a M. C. DORNELLAS, 2011. A Survey of Procedural Content Generation Techniques Suitable to Game Development. In: </w:t>
      </w:r>
      <w:r w:rsidRPr="009D5C4C">
        <w:rPr>
          <w:rFonts w:ascii="Calibri" w:hAnsi="Calibri" w:cs="Calibri"/>
          <w:i/>
          <w:iCs/>
        </w:rPr>
        <w:t>2011 Brazilian Symposium on Games and Digital Entertainment</w:t>
      </w:r>
      <w:r w:rsidRPr="009D5C4C">
        <w:rPr>
          <w:rFonts w:ascii="Calibri" w:hAnsi="Calibri" w:cs="Calibri"/>
        </w:rPr>
        <w:t xml:space="preserve">: </w:t>
      </w:r>
      <w:r w:rsidRPr="009D5C4C">
        <w:rPr>
          <w:rFonts w:ascii="Calibri" w:hAnsi="Calibri" w:cs="Calibri"/>
          <w:i/>
          <w:iCs/>
        </w:rPr>
        <w:t>2011 Brazilian Symposium on Games and Digital Entertainment</w:t>
      </w:r>
      <w:r w:rsidRPr="009D5C4C">
        <w:rPr>
          <w:rFonts w:ascii="Calibri" w:hAnsi="Calibri" w:cs="Calibri"/>
        </w:rPr>
        <w:t xml:space="preserve"> [online]. s. 26–35. Dostupné z: doi:10.1109/SBGAMES.2011.15</w:t>
      </w:r>
    </w:p>
    <w:p w14:paraId="1C81F6B1" w14:textId="77777777" w:rsidR="009D5C4C" w:rsidRPr="009D5C4C" w:rsidRDefault="009D5C4C" w:rsidP="009D5C4C">
      <w:pPr>
        <w:pStyle w:val="Bibliography"/>
        <w:rPr>
          <w:rFonts w:ascii="Calibri" w:hAnsi="Calibri" w:cs="Calibri"/>
        </w:rPr>
      </w:pPr>
      <w:r w:rsidRPr="009D5C4C">
        <w:rPr>
          <w:rFonts w:ascii="Calibri" w:hAnsi="Calibri" w:cs="Calibri"/>
        </w:rPr>
        <w:t xml:space="preserve">FISHER, Matthew, Daniel RITCHIE, Manolis SAVVA, Thomas FUNKHOUSER a Pat HANRAHAN, 2012. Example-based synthesis of 3D object arrangements. </w:t>
      </w:r>
      <w:r w:rsidRPr="009D5C4C">
        <w:rPr>
          <w:rFonts w:ascii="Calibri" w:hAnsi="Calibri" w:cs="Calibri"/>
          <w:i/>
          <w:iCs/>
        </w:rPr>
        <w:t>ACM Transactions on Graphics</w:t>
      </w:r>
      <w:r w:rsidRPr="009D5C4C">
        <w:rPr>
          <w:rFonts w:ascii="Calibri" w:hAnsi="Calibri" w:cs="Calibri"/>
        </w:rPr>
        <w:t xml:space="preserve"> [online]. </w:t>
      </w:r>
      <w:r w:rsidRPr="009D5C4C">
        <w:rPr>
          <w:rFonts w:ascii="Calibri" w:hAnsi="Calibri" w:cs="Calibri"/>
          <w:b/>
          <w:bCs/>
        </w:rPr>
        <w:t>31</w:t>
      </w:r>
      <w:r w:rsidRPr="009D5C4C">
        <w:rPr>
          <w:rFonts w:ascii="Calibri" w:hAnsi="Calibri" w:cs="Calibri"/>
        </w:rPr>
        <w:t>(6), 1. ISSN 07300301. Dostupné z: doi:10.1145/2366145.2366154</w:t>
      </w:r>
    </w:p>
    <w:p w14:paraId="40E1A749" w14:textId="77777777" w:rsidR="009D5C4C" w:rsidRPr="009D5C4C" w:rsidRDefault="009D5C4C" w:rsidP="009D5C4C">
      <w:pPr>
        <w:pStyle w:val="Bibliography"/>
        <w:rPr>
          <w:rFonts w:ascii="Calibri" w:hAnsi="Calibri" w:cs="Calibri"/>
        </w:rPr>
      </w:pPr>
      <w:r w:rsidRPr="009D5C4C">
        <w:rPr>
          <w:rFonts w:ascii="Calibri" w:hAnsi="Calibri" w:cs="Calibri"/>
        </w:rPr>
        <w:t xml:space="preserve">GAGNIUS, Paul, 2017. </w:t>
      </w:r>
      <w:r w:rsidRPr="009D5C4C">
        <w:rPr>
          <w:rFonts w:ascii="Calibri" w:hAnsi="Calibri" w:cs="Calibri"/>
          <w:i/>
          <w:iCs/>
        </w:rPr>
        <w:t>Markov Chains: From Theory to Implementation and Experimentation</w:t>
      </w:r>
      <w:r w:rsidRPr="009D5C4C">
        <w:rPr>
          <w:rFonts w:ascii="Calibri" w:hAnsi="Calibri" w:cs="Calibri"/>
        </w:rPr>
        <w:t xml:space="preserve">. B.m.: Wiley-Blackwell. ISBN 1-119-38755-8. </w:t>
      </w:r>
    </w:p>
    <w:p w14:paraId="2BDB8432" w14:textId="77777777" w:rsidR="009D5C4C" w:rsidRPr="009D5C4C" w:rsidRDefault="009D5C4C" w:rsidP="009D5C4C">
      <w:pPr>
        <w:pStyle w:val="Bibliography"/>
        <w:rPr>
          <w:rFonts w:ascii="Calibri" w:hAnsi="Calibri" w:cs="Calibri"/>
        </w:rPr>
      </w:pPr>
      <w:r w:rsidRPr="009D5C4C">
        <w:rPr>
          <w:rFonts w:ascii="Calibri" w:hAnsi="Calibri" w:cs="Calibri"/>
        </w:rPr>
        <w:t xml:space="preserve">GIACOMELLO, Edoardo, Pier Luca LANZI a Daniele LOIACONO, 2018. DOOM Level Generation using Generative Adversarial Networks. </w:t>
      </w:r>
      <w:r w:rsidRPr="009D5C4C">
        <w:rPr>
          <w:rFonts w:ascii="Calibri" w:hAnsi="Calibri" w:cs="Calibri"/>
          <w:i/>
          <w:iCs/>
        </w:rPr>
        <w:t>arXiv:1804.09154 [cs, stat]</w:t>
      </w:r>
      <w:r w:rsidRPr="009D5C4C">
        <w:rPr>
          <w:rFonts w:ascii="Calibri" w:hAnsi="Calibri" w:cs="Calibri"/>
        </w:rPr>
        <w:t xml:space="preserve"> [online]. [vid. 2018-06-14]. Dostupné z: http://arxiv.org/abs/1804.09154</w:t>
      </w:r>
    </w:p>
    <w:p w14:paraId="1F6B427D" w14:textId="77777777" w:rsidR="009D5C4C" w:rsidRPr="009D5C4C" w:rsidRDefault="009D5C4C" w:rsidP="009D5C4C">
      <w:pPr>
        <w:pStyle w:val="Bibliography"/>
        <w:rPr>
          <w:rFonts w:ascii="Calibri" w:hAnsi="Calibri" w:cs="Calibri"/>
        </w:rPr>
      </w:pPr>
      <w:r w:rsidRPr="009D5C4C">
        <w:rPr>
          <w:rFonts w:ascii="Calibri" w:hAnsi="Calibri" w:cs="Calibri"/>
        </w:rPr>
        <w:t xml:space="preserve">GLOROT, Xavier, Antoine BORDES a Yoshua BENGIO, 2011. Deep Sparse Rectiﬁer Neural Networks. 9. </w:t>
      </w:r>
    </w:p>
    <w:p w14:paraId="70E28475" w14:textId="77777777" w:rsidR="009D5C4C" w:rsidRPr="009D5C4C" w:rsidRDefault="009D5C4C" w:rsidP="009D5C4C">
      <w:pPr>
        <w:pStyle w:val="Bibliography"/>
        <w:rPr>
          <w:rFonts w:ascii="Calibri" w:hAnsi="Calibri" w:cs="Calibri"/>
        </w:rPr>
      </w:pPr>
      <w:r w:rsidRPr="009D5C4C">
        <w:rPr>
          <w:rFonts w:ascii="Calibri" w:hAnsi="Calibri" w:cs="Calibri"/>
        </w:rPr>
        <w:t xml:space="preserve">GOODFELLOW, Ian, 2016. NIPS 2016 Tutorial: Generative Adversarial Networks. </w:t>
      </w:r>
      <w:r w:rsidRPr="009D5C4C">
        <w:rPr>
          <w:rFonts w:ascii="Calibri" w:hAnsi="Calibri" w:cs="Calibri"/>
          <w:i/>
          <w:iCs/>
        </w:rPr>
        <w:t>arXiv:1701.00160 [cs]</w:t>
      </w:r>
      <w:r w:rsidRPr="009D5C4C">
        <w:rPr>
          <w:rFonts w:ascii="Calibri" w:hAnsi="Calibri" w:cs="Calibri"/>
        </w:rPr>
        <w:t xml:space="preserve"> [online]. [vid. 2018-06-14]. Dostupné z: http://arxiv.org/abs/1701.00160</w:t>
      </w:r>
    </w:p>
    <w:p w14:paraId="3D006E8C" w14:textId="77777777" w:rsidR="009D5C4C" w:rsidRPr="009D5C4C" w:rsidRDefault="009D5C4C" w:rsidP="009D5C4C">
      <w:pPr>
        <w:pStyle w:val="Bibliography"/>
        <w:rPr>
          <w:rFonts w:ascii="Calibri" w:hAnsi="Calibri" w:cs="Calibri"/>
        </w:rPr>
      </w:pPr>
      <w:r w:rsidRPr="009D5C4C">
        <w:rPr>
          <w:rFonts w:ascii="Calibri" w:hAnsi="Calibri" w:cs="Calibri"/>
        </w:rPr>
        <w:t xml:space="preserve">GOODFELLOW, Ian, Yoshua BENIGO a Aaron COURVILLE, 2016. </w:t>
      </w:r>
      <w:r w:rsidRPr="009D5C4C">
        <w:rPr>
          <w:rFonts w:ascii="Calibri" w:hAnsi="Calibri" w:cs="Calibri"/>
          <w:i/>
          <w:iCs/>
        </w:rPr>
        <w:t>Deep Learning</w:t>
      </w:r>
      <w:r w:rsidRPr="009D5C4C">
        <w:rPr>
          <w:rFonts w:ascii="Calibri" w:hAnsi="Calibri" w:cs="Calibri"/>
        </w:rPr>
        <w:t xml:space="preserve"> [online]. B.m.: MIT Press. Dostupné z: http://www.deeplearningbook.org</w:t>
      </w:r>
    </w:p>
    <w:p w14:paraId="549DB604" w14:textId="77777777" w:rsidR="009D5C4C" w:rsidRPr="009D5C4C" w:rsidRDefault="009D5C4C" w:rsidP="009D5C4C">
      <w:pPr>
        <w:pStyle w:val="Bibliography"/>
        <w:rPr>
          <w:rFonts w:ascii="Calibri" w:hAnsi="Calibri" w:cs="Calibri"/>
        </w:rPr>
      </w:pPr>
      <w:r w:rsidRPr="009D5C4C">
        <w:rPr>
          <w:rFonts w:ascii="Calibri" w:hAnsi="Calibri" w:cs="Calibri"/>
        </w:rPr>
        <w:t xml:space="preserve">GOODFELLOW, Ian, Jean POUGET-ABADIE, Mehdi MIRZA, Bing XU, David WARDE-FARLEY, Sherjil OZAIR, Aaron COURVILLE a Yoshua BENGIO, 2014. Generative Adversarial Nets. In: Z. GHAHRAMANI, M. WELLING, C. CORTES, N. D. LAWRENCE a K. Q. WEINBERGER, ed. </w:t>
      </w:r>
      <w:r w:rsidRPr="009D5C4C">
        <w:rPr>
          <w:rFonts w:ascii="Calibri" w:hAnsi="Calibri" w:cs="Calibri"/>
          <w:i/>
          <w:iCs/>
        </w:rPr>
        <w:t>Advances in Neural Information Processing Systems 27</w:t>
      </w:r>
      <w:r w:rsidRPr="009D5C4C">
        <w:rPr>
          <w:rFonts w:ascii="Calibri" w:hAnsi="Calibri" w:cs="Calibri"/>
        </w:rPr>
        <w:t xml:space="preserve"> [online]. B.m.: Curran Associates, Inc., s. 2672–2680 [vid. 2018-06-04]. Dostupné z: http://papers.nips.cc/paper/5423-generative-adversarial-nets.pdf</w:t>
      </w:r>
    </w:p>
    <w:p w14:paraId="415CAA65" w14:textId="77777777" w:rsidR="009D5C4C" w:rsidRPr="009D5C4C" w:rsidRDefault="009D5C4C" w:rsidP="009D5C4C">
      <w:pPr>
        <w:pStyle w:val="Bibliography"/>
        <w:rPr>
          <w:rFonts w:ascii="Calibri" w:hAnsi="Calibri" w:cs="Calibri"/>
        </w:rPr>
      </w:pPr>
      <w:r w:rsidRPr="009D5C4C">
        <w:rPr>
          <w:rFonts w:ascii="Calibri" w:hAnsi="Calibri" w:cs="Calibri"/>
        </w:rPr>
        <w:t xml:space="preserve">HENDRIKX, Mark, Sebastiaan MEIJER, Joeri VAN DER VELDEN a Alexandru IOSUP, 2013. Procedural Content Generation for Games: A Survey. </w:t>
      </w:r>
      <w:r w:rsidRPr="009D5C4C">
        <w:rPr>
          <w:rFonts w:ascii="Calibri" w:hAnsi="Calibri" w:cs="Calibri"/>
          <w:i/>
          <w:iCs/>
        </w:rPr>
        <w:t>ACM Transactions on Multimedia Computing, Communications, and Applications (TOMM)</w:t>
      </w:r>
      <w:r w:rsidRPr="009D5C4C">
        <w:rPr>
          <w:rFonts w:ascii="Calibri" w:hAnsi="Calibri" w:cs="Calibri"/>
        </w:rPr>
        <w:t xml:space="preserve">. </w:t>
      </w:r>
      <w:r w:rsidRPr="009D5C4C">
        <w:rPr>
          <w:rFonts w:ascii="Calibri" w:hAnsi="Calibri" w:cs="Calibri"/>
          <w:b/>
          <w:bCs/>
        </w:rPr>
        <w:t>9</w:t>
      </w:r>
      <w:r w:rsidRPr="009D5C4C">
        <w:rPr>
          <w:rFonts w:ascii="Calibri" w:hAnsi="Calibri" w:cs="Calibri"/>
        </w:rPr>
        <w:t xml:space="preserve">(1), 24. ISSN 1551-6857. </w:t>
      </w:r>
    </w:p>
    <w:p w14:paraId="1B01B099" w14:textId="77777777" w:rsidR="009D5C4C" w:rsidRPr="009D5C4C" w:rsidRDefault="009D5C4C" w:rsidP="009D5C4C">
      <w:pPr>
        <w:pStyle w:val="Bibliography"/>
        <w:rPr>
          <w:rFonts w:ascii="Calibri" w:hAnsi="Calibri" w:cs="Calibri"/>
        </w:rPr>
      </w:pPr>
      <w:r w:rsidRPr="009D5C4C">
        <w:rPr>
          <w:rFonts w:ascii="Calibri" w:hAnsi="Calibri" w:cs="Calibri"/>
        </w:rPr>
        <w:lastRenderedPageBreak/>
        <w:t xml:space="preserve">ISOLA, Phillip, Jun-Yan ZHU, Tinghui ZHOU a Alexei A. EFROS, 2016. Image-to-Image Translation with Conditional Adversarial Networks. </w:t>
      </w:r>
      <w:r w:rsidRPr="009D5C4C">
        <w:rPr>
          <w:rFonts w:ascii="Calibri" w:hAnsi="Calibri" w:cs="Calibri"/>
          <w:i/>
          <w:iCs/>
        </w:rPr>
        <w:t>arXiv:1611.07004 [cs]</w:t>
      </w:r>
      <w:r w:rsidRPr="009D5C4C">
        <w:rPr>
          <w:rFonts w:ascii="Calibri" w:hAnsi="Calibri" w:cs="Calibri"/>
        </w:rPr>
        <w:t xml:space="preserve"> [online]. [vid. 2019-03-15]. Dostupné z: http://arxiv.org/abs/1611.07004</w:t>
      </w:r>
    </w:p>
    <w:p w14:paraId="2AE09122" w14:textId="77777777" w:rsidR="009D5C4C" w:rsidRPr="009D5C4C" w:rsidRDefault="009D5C4C" w:rsidP="009D5C4C">
      <w:pPr>
        <w:pStyle w:val="Bibliography"/>
        <w:rPr>
          <w:rFonts w:ascii="Calibri" w:hAnsi="Calibri" w:cs="Calibri"/>
        </w:rPr>
      </w:pPr>
      <w:r w:rsidRPr="009D5C4C">
        <w:rPr>
          <w:rFonts w:ascii="Calibri" w:hAnsi="Calibri" w:cs="Calibri"/>
        </w:rPr>
        <w:t xml:space="preserve">JAIN, Rishabh, Aaron ISAKSEN, Christoffer HOLMGA a Julian TOGELIUS, 2016. Autoencoders for Level Generation, Repair, and Recognition. </w:t>
      </w:r>
      <w:r w:rsidRPr="009D5C4C">
        <w:rPr>
          <w:rFonts w:ascii="Calibri" w:hAnsi="Calibri" w:cs="Calibri"/>
          <w:i/>
          <w:iCs/>
        </w:rPr>
        <w:t>Proceedings of the ICCC Workshop on Computational Creativity and Games</w:t>
      </w:r>
      <w:r w:rsidRPr="009D5C4C">
        <w:rPr>
          <w:rFonts w:ascii="Calibri" w:hAnsi="Calibri" w:cs="Calibri"/>
        </w:rPr>
        <w:t xml:space="preserve">. 9. </w:t>
      </w:r>
    </w:p>
    <w:p w14:paraId="042C9DFF" w14:textId="77777777" w:rsidR="009D5C4C" w:rsidRPr="009D5C4C" w:rsidRDefault="009D5C4C" w:rsidP="009D5C4C">
      <w:pPr>
        <w:pStyle w:val="Bibliography"/>
        <w:rPr>
          <w:rFonts w:ascii="Calibri" w:hAnsi="Calibri" w:cs="Calibri"/>
        </w:rPr>
      </w:pPr>
      <w:r w:rsidRPr="009D5C4C">
        <w:rPr>
          <w:rFonts w:ascii="Calibri" w:hAnsi="Calibri" w:cs="Calibri"/>
        </w:rPr>
        <w:t xml:space="preserve">JEBARA, Tony, 1996. Discriminative, Generative and Imitative Learning. 212. </w:t>
      </w:r>
    </w:p>
    <w:p w14:paraId="3EB5EE8B" w14:textId="77777777" w:rsidR="009D5C4C" w:rsidRPr="009D5C4C" w:rsidRDefault="009D5C4C" w:rsidP="009D5C4C">
      <w:pPr>
        <w:pStyle w:val="Bibliography"/>
        <w:rPr>
          <w:rFonts w:ascii="Calibri" w:hAnsi="Calibri" w:cs="Calibri"/>
        </w:rPr>
      </w:pPr>
      <w:r w:rsidRPr="009D5C4C">
        <w:rPr>
          <w:rFonts w:ascii="Calibri" w:hAnsi="Calibri" w:cs="Calibri"/>
        </w:rPr>
        <w:t xml:space="preserve">JEBARA, Tony, 2004. </w:t>
      </w:r>
      <w:r w:rsidRPr="009D5C4C">
        <w:rPr>
          <w:rFonts w:ascii="Calibri" w:hAnsi="Calibri" w:cs="Calibri"/>
          <w:i/>
          <w:iCs/>
        </w:rPr>
        <w:t>Machine Learning Discriminative and Generative</w:t>
      </w:r>
      <w:r w:rsidRPr="009D5C4C">
        <w:rPr>
          <w:rFonts w:ascii="Calibri" w:hAnsi="Calibri" w:cs="Calibri"/>
        </w:rPr>
        <w:t xml:space="preserve"> [online]. 1. vyd. United States: Springer US. ISBN 978-1-4419-9011-2. Dostupné z: https://www.springer.com/gp/book/9781402076473</w:t>
      </w:r>
    </w:p>
    <w:p w14:paraId="648D1918" w14:textId="77777777" w:rsidR="009D5C4C" w:rsidRPr="009D5C4C" w:rsidRDefault="009D5C4C" w:rsidP="009D5C4C">
      <w:pPr>
        <w:pStyle w:val="Bibliography"/>
        <w:rPr>
          <w:rFonts w:ascii="Calibri" w:hAnsi="Calibri" w:cs="Calibri"/>
        </w:rPr>
      </w:pPr>
      <w:r w:rsidRPr="009D5C4C">
        <w:rPr>
          <w:rFonts w:ascii="Calibri" w:hAnsi="Calibri" w:cs="Calibri"/>
        </w:rPr>
        <w:t xml:space="preserve">JORDAN, M. I. a T. M. MITCHELL, 2015. Machine learning: Trends, perspectives, and prospects. </w:t>
      </w:r>
      <w:r w:rsidRPr="009D5C4C">
        <w:rPr>
          <w:rFonts w:ascii="Calibri" w:hAnsi="Calibri" w:cs="Calibri"/>
          <w:i/>
          <w:iCs/>
        </w:rPr>
        <w:t>Science</w:t>
      </w:r>
      <w:r w:rsidRPr="009D5C4C">
        <w:rPr>
          <w:rFonts w:ascii="Calibri" w:hAnsi="Calibri" w:cs="Calibri"/>
        </w:rPr>
        <w:t xml:space="preserve"> [online]. </w:t>
      </w:r>
      <w:r w:rsidRPr="009D5C4C">
        <w:rPr>
          <w:rFonts w:ascii="Calibri" w:hAnsi="Calibri" w:cs="Calibri"/>
          <w:b/>
          <w:bCs/>
        </w:rPr>
        <w:t>349</w:t>
      </w:r>
      <w:r w:rsidRPr="009D5C4C">
        <w:rPr>
          <w:rFonts w:ascii="Calibri" w:hAnsi="Calibri" w:cs="Calibri"/>
        </w:rPr>
        <w:t>(6245), 255–260. ISSN 0036-8075, 1095-9203. Dostupné z: doi:10.1126/science.aaa8415</w:t>
      </w:r>
    </w:p>
    <w:p w14:paraId="14089C51" w14:textId="77777777" w:rsidR="009D5C4C" w:rsidRPr="009D5C4C" w:rsidRDefault="009D5C4C" w:rsidP="009D5C4C">
      <w:pPr>
        <w:pStyle w:val="Bibliography"/>
        <w:rPr>
          <w:rFonts w:ascii="Calibri" w:hAnsi="Calibri" w:cs="Calibri"/>
        </w:rPr>
      </w:pPr>
      <w:r w:rsidRPr="009D5C4C">
        <w:rPr>
          <w:rFonts w:ascii="Calibri" w:hAnsi="Calibri" w:cs="Calibri"/>
        </w:rPr>
        <w:t>JULIAN, Togelius, Noor SHAKER a Mark J. NELSON, 2016. Introduction. In: </w:t>
      </w:r>
      <w:r w:rsidRPr="009D5C4C">
        <w:rPr>
          <w:rFonts w:ascii="Calibri" w:hAnsi="Calibri" w:cs="Calibri"/>
          <w:i/>
          <w:iCs/>
        </w:rPr>
        <w:t>Procedural Content Generation in Games: A Textbook and an Overview of Current Research</w:t>
      </w:r>
      <w:r w:rsidRPr="009D5C4C">
        <w:rPr>
          <w:rFonts w:ascii="Calibri" w:hAnsi="Calibri" w:cs="Calibri"/>
        </w:rPr>
        <w:t xml:space="preserve">. B.m.: Springer. ISBN 978-3-319-42714-0. </w:t>
      </w:r>
    </w:p>
    <w:p w14:paraId="296186CD" w14:textId="77777777" w:rsidR="009D5C4C" w:rsidRPr="009D5C4C" w:rsidRDefault="009D5C4C" w:rsidP="009D5C4C">
      <w:pPr>
        <w:pStyle w:val="Bibliography"/>
        <w:rPr>
          <w:rFonts w:ascii="Calibri" w:hAnsi="Calibri" w:cs="Calibri"/>
        </w:rPr>
      </w:pPr>
      <w:r w:rsidRPr="009D5C4C">
        <w:rPr>
          <w:rFonts w:ascii="Calibri" w:hAnsi="Calibri" w:cs="Calibri"/>
        </w:rPr>
        <w:t>KAPUR, Arnav, Shreyas KAPUR a Pattie MAES, 2018. AlterEgo: A Personalized Wearable Silent Speech Interface. In: </w:t>
      </w:r>
      <w:r w:rsidRPr="009D5C4C">
        <w:rPr>
          <w:rFonts w:ascii="Calibri" w:hAnsi="Calibri" w:cs="Calibri"/>
          <w:i/>
          <w:iCs/>
        </w:rPr>
        <w:t>23rd International Conference on Intelligent User Interfaces</w:t>
      </w:r>
      <w:r w:rsidRPr="009D5C4C">
        <w:rPr>
          <w:rFonts w:ascii="Calibri" w:hAnsi="Calibri" w:cs="Calibri"/>
        </w:rPr>
        <w:t xml:space="preserve"> [online]. New York, NY, USA: ACM, s. 43–53 [vid. 2019-03-08]. IUI ’18. ISBN 978-1-4503-4945-1. Dostupné z: doi:10.1145/3172944.3172977</w:t>
      </w:r>
    </w:p>
    <w:p w14:paraId="1D7D22DE" w14:textId="77777777" w:rsidR="009D5C4C" w:rsidRPr="009D5C4C" w:rsidRDefault="009D5C4C" w:rsidP="009D5C4C">
      <w:pPr>
        <w:pStyle w:val="Bibliography"/>
        <w:rPr>
          <w:rFonts w:ascii="Calibri" w:hAnsi="Calibri" w:cs="Calibri"/>
        </w:rPr>
      </w:pPr>
      <w:r w:rsidRPr="009D5C4C">
        <w:rPr>
          <w:rFonts w:ascii="Calibri" w:hAnsi="Calibri" w:cs="Calibri"/>
        </w:rPr>
        <w:t xml:space="preserve">KARRAS, Tero, Samuli LAINE a Timo AILA, 2018. A Style-Based Generator Architecture for Generative Adversarial Networks. </w:t>
      </w:r>
      <w:r w:rsidRPr="009D5C4C">
        <w:rPr>
          <w:rFonts w:ascii="Calibri" w:hAnsi="Calibri" w:cs="Calibri"/>
          <w:i/>
          <w:iCs/>
        </w:rPr>
        <w:t>arXiv:1812.04948 [cs, stat]</w:t>
      </w:r>
      <w:r w:rsidRPr="009D5C4C">
        <w:rPr>
          <w:rFonts w:ascii="Calibri" w:hAnsi="Calibri" w:cs="Calibri"/>
        </w:rPr>
        <w:t xml:space="preserve"> [online]. [vid. 2019-03-21]. Dostupné z: http://arxiv.org/abs/1812.04948</w:t>
      </w:r>
    </w:p>
    <w:p w14:paraId="64AF618F" w14:textId="77777777" w:rsidR="009D5C4C" w:rsidRPr="009D5C4C" w:rsidRDefault="009D5C4C" w:rsidP="009D5C4C">
      <w:pPr>
        <w:pStyle w:val="Bibliography"/>
        <w:rPr>
          <w:rFonts w:ascii="Calibri" w:hAnsi="Calibri" w:cs="Calibri"/>
        </w:rPr>
      </w:pPr>
      <w:r w:rsidRPr="009D5C4C">
        <w:rPr>
          <w:rFonts w:ascii="Calibri" w:hAnsi="Calibri" w:cs="Calibri"/>
        </w:rPr>
        <w:t xml:space="preserve">KINGMA, Diederik P. a Max WELLING, 2013. Auto-Encoding Variational Bayes. </w:t>
      </w:r>
      <w:r w:rsidRPr="009D5C4C">
        <w:rPr>
          <w:rFonts w:ascii="Calibri" w:hAnsi="Calibri" w:cs="Calibri"/>
          <w:i/>
          <w:iCs/>
        </w:rPr>
        <w:t>arXiv:1312.6114 [cs, stat]</w:t>
      </w:r>
      <w:r w:rsidRPr="009D5C4C">
        <w:rPr>
          <w:rFonts w:ascii="Calibri" w:hAnsi="Calibri" w:cs="Calibri"/>
        </w:rPr>
        <w:t xml:space="preserve"> [online]. [vid. 2018-12-26]. Dostupné z: http://arxiv.org/abs/1312.6114</w:t>
      </w:r>
    </w:p>
    <w:p w14:paraId="373E8CA8" w14:textId="77777777" w:rsidR="009D5C4C" w:rsidRPr="009D5C4C" w:rsidRDefault="009D5C4C" w:rsidP="009D5C4C">
      <w:pPr>
        <w:pStyle w:val="Bibliography"/>
        <w:rPr>
          <w:rFonts w:ascii="Calibri" w:hAnsi="Calibri" w:cs="Calibri"/>
        </w:rPr>
      </w:pPr>
      <w:r w:rsidRPr="009D5C4C">
        <w:rPr>
          <w:rFonts w:ascii="Calibri" w:hAnsi="Calibri" w:cs="Calibri"/>
        </w:rPr>
        <w:t xml:space="preserve">KRIZHEVSKY, Alex, Ilya SUTSKEVER a Geoffrey E HINTON, 2012. ImageNet Classification with Deep Convolutional Neural Networks. In: F. PEREIRA, C. J. C. BURGES, L. BOTTOU a K. Q. WEINBERGER, ed. </w:t>
      </w:r>
      <w:r w:rsidRPr="009D5C4C">
        <w:rPr>
          <w:rFonts w:ascii="Calibri" w:hAnsi="Calibri" w:cs="Calibri"/>
          <w:i/>
          <w:iCs/>
        </w:rPr>
        <w:t>Advances in Neural Information Processing Systems 25</w:t>
      </w:r>
      <w:r w:rsidRPr="009D5C4C">
        <w:rPr>
          <w:rFonts w:ascii="Calibri" w:hAnsi="Calibri" w:cs="Calibri"/>
        </w:rPr>
        <w:t xml:space="preserve"> [online]. B.m.: Curran Associates, Inc., s. 1097–1105 [vid. 2019-03-09]. Dostupné z: http://papers.nips.cc/paper/4824-imagenet-classification-with-deep-convolutional-neural-networks.pdf</w:t>
      </w:r>
    </w:p>
    <w:p w14:paraId="75A6DD79" w14:textId="77777777" w:rsidR="009D5C4C" w:rsidRPr="009D5C4C" w:rsidRDefault="009D5C4C" w:rsidP="009D5C4C">
      <w:pPr>
        <w:pStyle w:val="Bibliography"/>
        <w:rPr>
          <w:rFonts w:ascii="Calibri" w:hAnsi="Calibri" w:cs="Calibri"/>
        </w:rPr>
      </w:pPr>
      <w:r w:rsidRPr="009D5C4C">
        <w:rPr>
          <w:rFonts w:ascii="Calibri" w:hAnsi="Calibri" w:cs="Calibri"/>
        </w:rPr>
        <w:t>LECUN, Yann, Léon BOTTOU, Yoshua BENGIO a Patrick HAFFNER, 1998. Gradient-Based Learning Applied to Document Recognition [online]. [vid. 2019-03-08]. Dostupné z: http://yann.lecun.com/exdb/publis/pdf/lecun-98.pdf</w:t>
      </w:r>
    </w:p>
    <w:p w14:paraId="1D8B5FFF" w14:textId="77777777" w:rsidR="009D5C4C" w:rsidRPr="009D5C4C" w:rsidRDefault="009D5C4C" w:rsidP="009D5C4C">
      <w:pPr>
        <w:pStyle w:val="Bibliography"/>
        <w:rPr>
          <w:rFonts w:ascii="Calibri" w:hAnsi="Calibri" w:cs="Calibri"/>
        </w:rPr>
      </w:pPr>
      <w:r w:rsidRPr="009D5C4C">
        <w:rPr>
          <w:rFonts w:ascii="Calibri" w:hAnsi="Calibri" w:cs="Calibri"/>
        </w:rPr>
        <w:t xml:space="preserve">MEDLER, David A a Michael R W DAWSON, 1994. Using Redundancy to Improve the Performance of Artificial Neural Networks. </w:t>
      </w:r>
      <w:r w:rsidRPr="009D5C4C">
        <w:rPr>
          <w:rFonts w:ascii="Calibri" w:hAnsi="Calibri" w:cs="Calibri"/>
          <w:i/>
          <w:iCs/>
        </w:rPr>
        <w:t>Proceedings of the Tenth Canadian Conference on Artificial Intelligence</w:t>
      </w:r>
      <w:r w:rsidRPr="009D5C4C">
        <w:rPr>
          <w:rFonts w:ascii="Calibri" w:hAnsi="Calibri" w:cs="Calibri"/>
        </w:rPr>
        <w:t xml:space="preserve">. 8. </w:t>
      </w:r>
    </w:p>
    <w:p w14:paraId="06EE88FD" w14:textId="77777777" w:rsidR="009D5C4C" w:rsidRPr="009D5C4C" w:rsidRDefault="009D5C4C" w:rsidP="009D5C4C">
      <w:pPr>
        <w:pStyle w:val="Bibliography"/>
        <w:rPr>
          <w:rFonts w:ascii="Calibri" w:hAnsi="Calibri" w:cs="Calibri"/>
        </w:rPr>
      </w:pPr>
      <w:r w:rsidRPr="009D5C4C">
        <w:rPr>
          <w:rFonts w:ascii="Calibri" w:hAnsi="Calibri" w:cs="Calibri"/>
        </w:rPr>
        <w:t xml:space="preserve">MICHAEL REVOW, CHRISTOPHER K.I WILLIAMS a GEOFFREY E. HINTON, 1996. Using Generative Models for Handwritten Digit Recognition. </w:t>
      </w:r>
      <w:r w:rsidRPr="009D5C4C">
        <w:rPr>
          <w:rFonts w:ascii="Calibri" w:hAnsi="Calibri" w:cs="Calibri"/>
          <w:i/>
          <w:iCs/>
        </w:rPr>
        <w:t>IEEE Transactions on pattern analysis and machine intelligence</w:t>
      </w:r>
      <w:r w:rsidRPr="009D5C4C">
        <w:rPr>
          <w:rFonts w:ascii="Calibri" w:hAnsi="Calibri" w:cs="Calibri"/>
        </w:rPr>
        <w:t xml:space="preserve">. </w:t>
      </w:r>
      <w:r w:rsidRPr="009D5C4C">
        <w:rPr>
          <w:rFonts w:ascii="Calibri" w:hAnsi="Calibri" w:cs="Calibri"/>
          <w:b/>
          <w:bCs/>
        </w:rPr>
        <w:t>18</w:t>
      </w:r>
      <w:r w:rsidRPr="009D5C4C">
        <w:rPr>
          <w:rFonts w:ascii="Calibri" w:hAnsi="Calibri" w:cs="Calibri"/>
        </w:rPr>
        <w:t xml:space="preserve">(6), 15. </w:t>
      </w:r>
    </w:p>
    <w:p w14:paraId="080A131A" w14:textId="77777777" w:rsidR="009D5C4C" w:rsidRPr="009D5C4C" w:rsidRDefault="009D5C4C" w:rsidP="009D5C4C">
      <w:pPr>
        <w:pStyle w:val="Bibliography"/>
        <w:rPr>
          <w:rFonts w:ascii="Calibri" w:hAnsi="Calibri" w:cs="Calibri"/>
        </w:rPr>
      </w:pPr>
      <w:r w:rsidRPr="009D5C4C">
        <w:rPr>
          <w:rFonts w:ascii="Calibri" w:hAnsi="Calibri" w:cs="Calibri"/>
        </w:rPr>
        <w:lastRenderedPageBreak/>
        <w:t xml:space="preserve">MITCHELL, Tom M., 1997a. </w:t>
      </w:r>
      <w:r w:rsidRPr="009D5C4C">
        <w:rPr>
          <w:rFonts w:ascii="Calibri" w:hAnsi="Calibri" w:cs="Calibri"/>
          <w:i/>
          <w:iCs/>
        </w:rPr>
        <w:t>Machine Learning</w:t>
      </w:r>
      <w:r w:rsidRPr="009D5C4C">
        <w:rPr>
          <w:rFonts w:ascii="Calibri" w:hAnsi="Calibri" w:cs="Calibri"/>
        </w:rPr>
        <w:t xml:space="preserve">. New York: McGraw-Hill. McGraw-Hill series in computer science. ISBN 978-0-07-042807-2. </w:t>
      </w:r>
    </w:p>
    <w:p w14:paraId="058B80F9" w14:textId="77777777" w:rsidR="009D5C4C" w:rsidRPr="009D5C4C" w:rsidRDefault="009D5C4C" w:rsidP="009D5C4C">
      <w:pPr>
        <w:pStyle w:val="Bibliography"/>
        <w:rPr>
          <w:rFonts w:ascii="Calibri" w:hAnsi="Calibri" w:cs="Calibri"/>
        </w:rPr>
      </w:pPr>
      <w:r w:rsidRPr="009D5C4C">
        <w:rPr>
          <w:rFonts w:ascii="Calibri" w:hAnsi="Calibri" w:cs="Calibri"/>
        </w:rPr>
        <w:t xml:space="preserve">MITCHELL, Tom M., 1997b. </w:t>
      </w:r>
      <w:r w:rsidRPr="009D5C4C">
        <w:rPr>
          <w:rFonts w:ascii="Calibri" w:hAnsi="Calibri" w:cs="Calibri"/>
          <w:i/>
          <w:iCs/>
        </w:rPr>
        <w:t>Machine Learning</w:t>
      </w:r>
      <w:r w:rsidRPr="009D5C4C">
        <w:rPr>
          <w:rFonts w:ascii="Calibri" w:hAnsi="Calibri" w:cs="Calibri"/>
        </w:rPr>
        <w:t xml:space="preserve">. New York: McGraw-Hill. McGraw-Hill series in computer science. ISBN 978-0-07-042807-2. </w:t>
      </w:r>
    </w:p>
    <w:p w14:paraId="53DF9098" w14:textId="77777777" w:rsidR="009D5C4C" w:rsidRPr="009D5C4C" w:rsidRDefault="009D5C4C" w:rsidP="009D5C4C">
      <w:pPr>
        <w:pStyle w:val="Bibliography"/>
        <w:rPr>
          <w:rFonts w:ascii="Calibri" w:hAnsi="Calibri" w:cs="Calibri"/>
        </w:rPr>
      </w:pPr>
      <w:r w:rsidRPr="009D5C4C">
        <w:rPr>
          <w:rFonts w:ascii="Calibri" w:hAnsi="Calibri" w:cs="Calibri"/>
        </w:rPr>
        <w:t xml:space="preserve">NG, Andrew Y a Michael I JORDAN, nedatováno. On Discriminative vs. Generative Classifiers: A comparison of logistic regression and naive Bayes. 8. </w:t>
      </w:r>
    </w:p>
    <w:p w14:paraId="42BB03A4" w14:textId="77777777" w:rsidR="009D5C4C" w:rsidRPr="009D5C4C" w:rsidRDefault="009D5C4C" w:rsidP="009D5C4C">
      <w:pPr>
        <w:pStyle w:val="Bibliography"/>
        <w:rPr>
          <w:rFonts w:ascii="Calibri" w:hAnsi="Calibri" w:cs="Calibri"/>
        </w:rPr>
      </w:pPr>
      <w:r w:rsidRPr="009D5C4C">
        <w:rPr>
          <w:rFonts w:ascii="Calibri" w:hAnsi="Calibri" w:cs="Calibri"/>
        </w:rPr>
        <w:t xml:space="preserve">OLIPHANT, Travis E., 2007. Python for Scientific Computing. </w:t>
      </w:r>
      <w:r w:rsidRPr="009D5C4C">
        <w:rPr>
          <w:rFonts w:ascii="Calibri" w:hAnsi="Calibri" w:cs="Calibri"/>
          <w:i/>
          <w:iCs/>
        </w:rPr>
        <w:t>Computing in Science &amp; Engineering</w:t>
      </w:r>
      <w:r w:rsidRPr="009D5C4C">
        <w:rPr>
          <w:rFonts w:ascii="Calibri" w:hAnsi="Calibri" w:cs="Calibri"/>
        </w:rPr>
        <w:t xml:space="preserve"> [online]. </w:t>
      </w:r>
      <w:r w:rsidRPr="009D5C4C">
        <w:rPr>
          <w:rFonts w:ascii="Calibri" w:hAnsi="Calibri" w:cs="Calibri"/>
          <w:b/>
          <w:bCs/>
        </w:rPr>
        <w:t>9</w:t>
      </w:r>
      <w:r w:rsidRPr="009D5C4C">
        <w:rPr>
          <w:rFonts w:ascii="Calibri" w:hAnsi="Calibri" w:cs="Calibri"/>
        </w:rPr>
        <w:t>(3), 10–20. ISSN 1521-9615. Dostupné z: doi:10.1109/MCSE.2007.58</w:t>
      </w:r>
    </w:p>
    <w:p w14:paraId="1B877E0D" w14:textId="77777777" w:rsidR="009D5C4C" w:rsidRPr="009D5C4C" w:rsidRDefault="009D5C4C" w:rsidP="009D5C4C">
      <w:pPr>
        <w:pStyle w:val="Bibliography"/>
        <w:rPr>
          <w:rFonts w:ascii="Calibri" w:hAnsi="Calibri" w:cs="Calibri"/>
        </w:rPr>
      </w:pPr>
      <w:r w:rsidRPr="009D5C4C">
        <w:rPr>
          <w:rFonts w:ascii="Calibri" w:hAnsi="Calibri" w:cs="Calibri"/>
        </w:rPr>
        <w:t xml:space="preserve">PEREIRA, Francisco Camara, 2008. </w:t>
      </w:r>
      <w:r w:rsidRPr="009D5C4C">
        <w:rPr>
          <w:rFonts w:ascii="Calibri" w:hAnsi="Calibri" w:cs="Calibri"/>
          <w:i/>
          <w:iCs/>
        </w:rPr>
        <w:t>Creativity and AI: A Conceptual Blending approach</w:t>
      </w:r>
      <w:r w:rsidRPr="009D5C4C">
        <w:rPr>
          <w:rFonts w:ascii="Calibri" w:hAnsi="Calibri" w:cs="Calibri"/>
        </w:rPr>
        <w:t xml:space="preserve">. Portugal: University of Coimbra. ISBN 978-3-11-019856-0. </w:t>
      </w:r>
    </w:p>
    <w:p w14:paraId="37FB7989" w14:textId="77777777" w:rsidR="009D5C4C" w:rsidRPr="009D5C4C" w:rsidRDefault="009D5C4C" w:rsidP="009D5C4C">
      <w:pPr>
        <w:pStyle w:val="Bibliography"/>
        <w:rPr>
          <w:rFonts w:ascii="Calibri" w:hAnsi="Calibri" w:cs="Calibri"/>
        </w:rPr>
      </w:pPr>
      <w:r w:rsidRPr="009D5C4C">
        <w:rPr>
          <w:rFonts w:ascii="Calibri" w:hAnsi="Calibri" w:cs="Calibri"/>
        </w:rPr>
        <w:t xml:space="preserve">SMITH, Gillian, 2015. An Analog History of Procedural Content Generation. </w:t>
      </w:r>
      <w:r w:rsidRPr="009D5C4C">
        <w:rPr>
          <w:rFonts w:ascii="Calibri" w:hAnsi="Calibri" w:cs="Calibri"/>
          <w:i/>
          <w:iCs/>
        </w:rPr>
        <w:t>FDG</w:t>
      </w:r>
      <w:r w:rsidRPr="009D5C4C">
        <w:rPr>
          <w:rFonts w:ascii="Calibri" w:hAnsi="Calibri" w:cs="Calibri"/>
        </w:rPr>
        <w:t xml:space="preserve">. 6. </w:t>
      </w:r>
    </w:p>
    <w:p w14:paraId="45725B2E" w14:textId="77777777" w:rsidR="009D5C4C" w:rsidRPr="009D5C4C" w:rsidRDefault="009D5C4C" w:rsidP="009D5C4C">
      <w:pPr>
        <w:pStyle w:val="Bibliography"/>
        <w:rPr>
          <w:rFonts w:ascii="Calibri" w:hAnsi="Calibri" w:cs="Calibri"/>
        </w:rPr>
      </w:pPr>
      <w:r w:rsidRPr="009D5C4C">
        <w:rPr>
          <w:rFonts w:ascii="Calibri" w:hAnsi="Calibri" w:cs="Calibri"/>
        </w:rPr>
        <w:t>SUAREZ, Patricia L., Angel D. SAPPA a Boris X. VINTIMILLA, 2017. Infrared Image Colorization Based on a Triplet DCGAN Architecture. In: </w:t>
      </w:r>
      <w:r w:rsidRPr="009D5C4C">
        <w:rPr>
          <w:rFonts w:ascii="Calibri" w:hAnsi="Calibri" w:cs="Calibri"/>
          <w:i/>
          <w:iCs/>
        </w:rPr>
        <w:t>2017 IEEE Conference on Computer Vision and Pattern Recognition Workshops (CVPRW)</w:t>
      </w:r>
      <w:r w:rsidRPr="009D5C4C">
        <w:rPr>
          <w:rFonts w:ascii="Calibri" w:hAnsi="Calibri" w:cs="Calibri"/>
        </w:rPr>
        <w:t xml:space="preserve">: </w:t>
      </w:r>
      <w:r w:rsidRPr="009D5C4C">
        <w:rPr>
          <w:rFonts w:ascii="Calibri" w:hAnsi="Calibri" w:cs="Calibri"/>
          <w:i/>
          <w:iCs/>
        </w:rPr>
        <w:t>2017 IEEE Conference on Computer Vision and Pattern Recognition Workshops (CVPRW)</w:t>
      </w:r>
      <w:r w:rsidRPr="009D5C4C">
        <w:rPr>
          <w:rFonts w:ascii="Calibri" w:hAnsi="Calibri" w:cs="Calibri"/>
        </w:rPr>
        <w:t xml:space="preserve"> [online]. Honolulu, HI, USA: IEEE, s. 212–217 [vid. 2019-03-15]. ISBN 978-1-5386-0733-6. Dostupné z: doi:10.1109/CVPRW.2017.32</w:t>
      </w:r>
    </w:p>
    <w:p w14:paraId="4F20C874" w14:textId="77777777" w:rsidR="009D5C4C" w:rsidRPr="009D5C4C" w:rsidRDefault="009D5C4C" w:rsidP="009D5C4C">
      <w:pPr>
        <w:pStyle w:val="Bibliography"/>
        <w:rPr>
          <w:rFonts w:ascii="Calibri" w:hAnsi="Calibri" w:cs="Calibri"/>
        </w:rPr>
      </w:pPr>
      <w:r w:rsidRPr="009D5C4C">
        <w:rPr>
          <w:rFonts w:ascii="Calibri" w:hAnsi="Calibri" w:cs="Calibri"/>
        </w:rPr>
        <w:t xml:space="preserve">SUMMERVILLE, Adam a Michael MATEAS, 2016. Super Mario as a String: Platformer Level Generation Via LSTMs. </w:t>
      </w:r>
      <w:r w:rsidRPr="009D5C4C">
        <w:rPr>
          <w:rFonts w:ascii="Calibri" w:hAnsi="Calibri" w:cs="Calibri"/>
          <w:i/>
          <w:iCs/>
        </w:rPr>
        <w:t>arXiv:1603.00930 [cs]</w:t>
      </w:r>
      <w:r w:rsidRPr="009D5C4C">
        <w:rPr>
          <w:rFonts w:ascii="Calibri" w:hAnsi="Calibri" w:cs="Calibri"/>
        </w:rPr>
        <w:t xml:space="preserve"> [online]. [vid. 2019-03-10]. Dostupné z: http://arxiv.org/abs/1603.00930</w:t>
      </w:r>
    </w:p>
    <w:p w14:paraId="37B6F4B1" w14:textId="77777777" w:rsidR="009D5C4C" w:rsidRPr="009D5C4C" w:rsidRDefault="009D5C4C" w:rsidP="009D5C4C">
      <w:pPr>
        <w:pStyle w:val="Bibliography"/>
        <w:rPr>
          <w:rFonts w:ascii="Calibri" w:hAnsi="Calibri" w:cs="Calibri"/>
        </w:rPr>
      </w:pPr>
      <w:r w:rsidRPr="009D5C4C">
        <w:rPr>
          <w:rFonts w:ascii="Calibri" w:hAnsi="Calibri" w:cs="Calibri"/>
        </w:rPr>
        <w:t xml:space="preserve">SUMMERVILLE, Adam, Sam SNODGRASS, Matthew GUZDIAL, Christoffer HOLMGÅRD, Amy K. HOOVER, Aaron ISAKSEN, Andy NEALEN a Julian TOGELIUS, 2017. Procedural Content Generation via Machine Learning (PCGML). </w:t>
      </w:r>
      <w:r w:rsidRPr="009D5C4C">
        <w:rPr>
          <w:rFonts w:ascii="Calibri" w:hAnsi="Calibri" w:cs="Calibri"/>
          <w:i/>
          <w:iCs/>
        </w:rPr>
        <w:t>arXiv:1702.00539 [cs]</w:t>
      </w:r>
      <w:r w:rsidRPr="009D5C4C">
        <w:rPr>
          <w:rFonts w:ascii="Calibri" w:hAnsi="Calibri" w:cs="Calibri"/>
        </w:rPr>
        <w:t xml:space="preserve"> [online]. [vid. 2018-05-31]. Dostupné z: http://arxiv.org/abs/1702.00539</w:t>
      </w:r>
    </w:p>
    <w:p w14:paraId="00D5E905" w14:textId="77777777" w:rsidR="009D5C4C" w:rsidRPr="009D5C4C" w:rsidRDefault="009D5C4C" w:rsidP="009D5C4C">
      <w:pPr>
        <w:pStyle w:val="Bibliography"/>
        <w:rPr>
          <w:rFonts w:ascii="Calibri" w:hAnsi="Calibri" w:cs="Calibri"/>
        </w:rPr>
      </w:pPr>
      <w:r w:rsidRPr="009D5C4C">
        <w:rPr>
          <w:rFonts w:ascii="Calibri" w:hAnsi="Calibri" w:cs="Calibri"/>
        </w:rPr>
        <w:t xml:space="preserve">TOGELIUS, Julian, Alex J. CHAMPANDARD, Pier Luca LANZI, Michael MATEAS, Ana PAIVA, Mike PREUSS a Kenneth O. STANLEY, 2013. Procedural Content Generation: Goals, Challenges and Actionable Steps. In: Simon M. LUCAS, Michael MATEAS, Mike PREUSS, Pieter SPRONCK a Julian TOGELIUS, ed. </w:t>
      </w:r>
      <w:r w:rsidRPr="009D5C4C">
        <w:rPr>
          <w:rFonts w:ascii="Calibri" w:hAnsi="Calibri" w:cs="Calibri"/>
          <w:i/>
          <w:iCs/>
        </w:rPr>
        <w:t>Artificial and Computational Intelligence in Games</w:t>
      </w:r>
      <w:r w:rsidRPr="009D5C4C">
        <w:rPr>
          <w:rFonts w:ascii="Calibri" w:hAnsi="Calibri" w:cs="Calibri"/>
        </w:rPr>
        <w:t xml:space="preserve"> [online]. Dagstuhl, Germany: Schloss Dagstuhl–Leibniz-Zentrum fuer Informatik, Dagstuhl Follow-Ups, s. 61–75 [vid. 2018-05-31]. ISBN 978-3-939897-62-0. Dostupné z: doi:10.4230/DFU.Vol6.12191.61</w:t>
      </w:r>
    </w:p>
    <w:p w14:paraId="29591991" w14:textId="77777777" w:rsidR="009D5C4C" w:rsidRPr="009D5C4C" w:rsidRDefault="009D5C4C" w:rsidP="009D5C4C">
      <w:pPr>
        <w:pStyle w:val="Bibliography"/>
        <w:rPr>
          <w:rFonts w:ascii="Calibri" w:hAnsi="Calibri" w:cs="Calibri"/>
        </w:rPr>
      </w:pPr>
      <w:r w:rsidRPr="009D5C4C">
        <w:rPr>
          <w:rFonts w:ascii="Calibri" w:hAnsi="Calibri" w:cs="Calibri"/>
        </w:rPr>
        <w:t xml:space="preserve">TOGELIUS, Julian, Georgios N. YANNAKAKIS, Kenneth O. STANLEY a Cameron BROWNE, 2010. Search-Based Procedural Content Generation. In: Cecilia DI CHIO, Stefano CAGNONI, Carlos COTTA, Marc EBNER, Anikó EKÁRT, Anna I. ESPARCIA-ALCAZAR, Chi-Keong GOH, Juan J. MERELO, Ferrante NERI, Mike PREUß, Julian TOGELIUS a Georgios N. YANNAKAKIS, ed. </w:t>
      </w:r>
      <w:r w:rsidRPr="009D5C4C">
        <w:rPr>
          <w:rFonts w:ascii="Calibri" w:hAnsi="Calibri" w:cs="Calibri"/>
          <w:i/>
          <w:iCs/>
        </w:rPr>
        <w:t>Applications of Evolutionary Computation</w:t>
      </w:r>
      <w:r w:rsidRPr="009D5C4C">
        <w:rPr>
          <w:rFonts w:ascii="Calibri" w:hAnsi="Calibri" w:cs="Calibri"/>
        </w:rPr>
        <w:t xml:space="preserve"> [online]. Berlin, Heidelberg: Springer Berlin Heidelberg, s. 141–150 [vid. 2018-05-31]. ISBN 978-3-642-12238-5. Dostupné z: doi:10.1007/978-3-642-12239-2_15</w:t>
      </w:r>
    </w:p>
    <w:p w14:paraId="5A36A4B8" w14:textId="77777777" w:rsidR="009D5C4C" w:rsidRPr="009D5C4C" w:rsidRDefault="009D5C4C" w:rsidP="009D5C4C">
      <w:pPr>
        <w:pStyle w:val="Bibliography"/>
        <w:rPr>
          <w:rFonts w:ascii="Calibri" w:hAnsi="Calibri" w:cs="Calibri"/>
        </w:rPr>
      </w:pPr>
      <w:r w:rsidRPr="009D5C4C">
        <w:rPr>
          <w:rFonts w:ascii="Calibri" w:hAnsi="Calibri" w:cs="Calibri"/>
        </w:rPr>
        <w:t xml:space="preserve">TUČKOVÁ, Jana, 2003. </w:t>
      </w:r>
      <w:r w:rsidRPr="009D5C4C">
        <w:rPr>
          <w:rFonts w:ascii="Calibri" w:hAnsi="Calibri" w:cs="Calibri"/>
          <w:i/>
          <w:iCs/>
        </w:rPr>
        <w:t>Úvod do teorie a aplikací umělých neuronových sítí</w:t>
      </w:r>
      <w:r w:rsidRPr="009D5C4C">
        <w:rPr>
          <w:rFonts w:ascii="Calibri" w:hAnsi="Calibri" w:cs="Calibri"/>
        </w:rPr>
        <w:t xml:space="preserve">. B.m.: ČVUT. ISBN 80-01-02800-3. </w:t>
      </w:r>
    </w:p>
    <w:p w14:paraId="7D5A1266" w14:textId="77777777" w:rsidR="009D5C4C" w:rsidRPr="009D5C4C" w:rsidRDefault="009D5C4C" w:rsidP="009D5C4C">
      <w:pPr>
        <w:pStyle w:val="Bibliography"/>
        <w:rPr>
          <w:rFonts w:ascii="Calibri" w:hAnsi="Calibri" w:cs="Calibri"/>
        </w:rPr>
      </w:pPr>
      <w:r w:rsidRPr="009D5C4C">
        <w:rPr>
          <w:rFonts w:ascii="Calibri" w:hAnsi="Calibri" w:cs="Calibri"/>
        </w:rPr>
        <w:t xml:space="preserve">VAN DER WALT, Stefan, S. Chris COLBERT a Gaël VAROQUAUX, 2011. The NumPy array: a structure for efficient numerical computation. </w:t>
      </w:r>
      <w:r w:rsidRPr="009D5C4C">
        <w:rPr>
          <w:rFonts w:ascii="Calibri" w:hAnsi="Calibri" w:cs="Calibri"/>
          <w:i/>
          <w:iCs/>
        </w:rPr>
        <w:t>Computing in Science &amp; Engineering</w:t>
      </w:r>
      <w:r w:rsidRPr="009D5C4C">
        <w:rPr>
          <w:rFonts w:ascii="Calibri" w:hAnsi="Calibri" w:cs="Calibri"/>
        </w:rPr>
        <w:t xml:space="preserve"> [online]. </w:t>
      </w:r>
      <w:r w:rsidRPr="009D5C4C">
        <w:rPr>
          <w:rFonts w:ascii="Calibri" w:hAnsi="Calibri" w:cs="Calibri"/>
          <w:b/>
          <w:bCs/>
        </w:rPr>
        <w:t>13</w:t>
      </w:r>
      <w:r w:rsidRPr="009D5C4C">
        <w:rPr>
          <w:rFonts w:ascii="Calibri" w:hAnsi="Calibri" w:cs="Calibri"/>
        </w:rPr>
        <w:t>(2), 22–30. ISSN 1521-9615. Dostupné z: doi:10.1109/MCSE.2011.37</w:t>
      </w:r>
    </w:p>
    <w:p w14:paraId="0380DCA1" w14:textId="77777777" w:rsidR="009D5C4C" w:rsidRPr="009D5C4C" w:rsidRDefault="009D5C4C" w:rsidP="009D5C4C">
      <w:pPr>
        <w:pStyle w:val="Bibliography"/>
        <w:rPr>
          <w:rFonts w:ascii="Calibri" w:hAnsi="Calibri" w:cs="Calibri"/>
        </w:rPr>
      </w:pPr>
      <w:r w:rsidRPr="009D5C4C">
        <w:rPr>
          <w:rFonts w:ascii="Calibri" w:hAnsi="Calibri" w:cs="Calibri"/>
        </w:rPr>
        <w:lastRenderedPageBreak/>
        <w:t xml:space="preserve">VLADIMÍR OLEJ a HÁJEK PETR, 2010. </w:t>
      </w:r>
      <w:r w:rsidRPr="009D5C4C">
        <w:rPr>
          <w:rFonts w:ascii="Calibri" w:hAnsi="Calibri" w:cs="Calibri"/>
          <w:i/>
          <w:iCs/>
        </w:rPr>
        <w:t>Úvod do umělé inteligence</w:t>
      </w:r>
      <w:r w:rsidRPr="009D5C4C">
        <w:rPr>
          <w:rFonts w:ascii="Calibri" w:hAnsi="Calibri" w:cs="Calibri"/>
        </w:rPr>
        <w:t xml:space="preserve">. B.m.: Univerzita Pardubice Fakulta ekonomicko-správní. ISBN 978-80-7395-307-2. </w:t>
      </w:r>
    </w:p>
    <w:p w14:paraId="019CAC7D" w14:textId="77777777" w:rsidR="009D5C4C" w:rsidRPr="009D5C4C" w:rsidRDefault="009D5C4C" w:rsidP="009D5C4C">
      <w:pPr>
        <w:pStyle w:val="Bibliography"/>
        <w:rPr>
          <w:rFonts w:ascii="Calibri" w:hAnsi="Calibri" w:cs="Calibri"/>
        </w:rPr>
      </w:pPr>
      <w:r w:rsidRPr="009D5C4C">
        <w:rPr>
          <w:rFonts w:ascii="Calibri" w:hAnsi="Calibri" w:cs="Calibri"/>
        </w:rPr>
        <w:t xml:space="preserve">YANNAKAKIS, G. N. a J. TOGELIUS, 2011. Experience-Driven Procedural Content Generation. </w:t>
      </w:r>
      <w:r w:rsidRPr="009D5C4C">
        <w:rPr>
          <w:rFonts w:ascii="Calibri" w:hAnsi="Calibri" w:cs="Calibri"/>
          <w:i/>
          <w:iCs/>
        </w:rPr>
        <w:t>IEEE Transactions on Affective Computing</w:t>
      </w:r>
      <w:r w:rsidRPr="009D5C4C">
        <w:rPr>
          <w:rFonts w:ascii="Calibri" w:hAnsi="Calibri" w:cs="Calibri"/>
        </w:rPr>
        <w:t xml:space="preserve"> [online]. </w:t>
      </w:r>
      <w:r w:rsidRPr="009D5C4C">
        <w:rPr>
          <w:rFonts w:ascii="Calibri" w:hAnsi="Calibri" w:cs="Calibri"/>
          <w:b/>
          <w:bCs/>
        </w:rPr>
        <w:t>2</w:t>
      </w:r>
      <w:r w:rsidRPr="009D5C4C">
        <w:rPr>
          <w:rFonts w:ascii="Calibri" w:hAnsi="Calibri" w:cs="Calibri"/>
        </w:rPr>
        <w:t>(3), 147–161. ISSN 1949-3045. Dostupné z: doi:10.1109/T-AFFC.2011.6</w:t>
      </w:r>
    </w:p>
    <w:p w14:paraId="2DB68C13" w14:textId="3D8EDEB6" w:rsidR="00312F03" w:rsidRPr="00312F03" w:rsidRDefault="00C836E9" w:rsidP="00312F03">
      <w:r>
        <w:fldChar w:fldCharType="end"/>
      </w:r>
    </w:p>
    <w:p w14:paraId="65CB1091" w14:textId="77777777" w:rsidR="008071AD" w:rsidRPr="00312F03" w:rsidRDefault="008071AD"/>
    <w:sectPr w:rsidR="008071AD" w:rsidRPr="00312F03" w:rsidSect="00A444A9">
      <w:footerReference w:type="default" r:id="rId38"/>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7" w:author="Ježek Bruno" w:date="2019-03-28T08:12:00Z" w:initials="JB">
    <w:p w14:paraId="504DB7EA" w14:textId="65EB3EB0" w:rsidR="00962513" w:rsidRDefault="00962513">
      <w:pPr>
        <w:pStyle w:val="CommentText"/>
      </w:pPr>
      <w:r>
        <w:rPr>
          <w:rStyle w:val="CommentReference"/>
        </w:rPr>
        <w:annotationRef/>
      </w:r>
      <w:r>
        <w:t>Používejte pevnou mezeru, ne konec řádku</w:t>
      </w:r>
    </w:p>
  </w:comment>
  <w:comment w:id="236" w:author="Pepa Sládek" w:date="2019-03-05T15:44:00Z" w:initials="PS">
    <w:p w14:paraId="25E4AA4E" w14:textId="1479DF40" w:rsidR="00962513" w:rsidRDefault="00962513">
      <w:pPr>
        <w:pStyle w:val="CommentText"/>
      </w:pPr>
      <w:r>
        <w:rPr>
          <w:rStyle w:val="CommentReference"/>
        </w:rPr>
        <w:annotationRef/>
      </w:r>
      <w:r>
        <w:t>doladit</w:t>
      </w:r>
    </w:p>
    <w:p w14:paraId="22764B2E" w14:textId="77777777" w:rsidR="00962513" w:rsidRDefault="00962513">
      <w:pPr>
        <w:pStyle w:val="CommentText"/>
      </w:pPr>
    </w:p>
  </w:comment>
  <w:comment w:id="237" w:author="Ježek Bruno" w:date="2019-03-28T08:14:00Z" w:initials="JB">
    <w:p w14:paraId="53508DF9" w14:textId="6734FD43" w:rsidR="00962513" w:rsidRDefault="00962513">
      <w:pPr>
        <w:pStyle w:val="CommentText"/>
      </w:pPr>
      <w:r>
        <w:rPr>
          <w:rStyle w:val="CommentReference"/>
        </w:rPr>
        <w:annotationRef/>
      </w:r>
      <w:r>
        <w:t>věta není odstavec, asi bych vypustil, nebo rozšířit, probereme ústně</w:t>
      </w:r>
    </w:p>
  </w:comment>
  <w:comment w:id="246" w:author="Ježek Bruno" w:date="2019-03-28T08:19:00Z" w:initials="JB">
    <w:p w14:paraId="3B3F885A" w14:textId="0E897087" w:rsidR="00962513" w:rsidRDefault="00962513">
      <w:pPr>
        <w:pStyle w:val="CommentText"/>
      </w:pPr>
      <w:r>
        <w:rPr>
          <w:rStyle w:val="CommentReference"/>
        </w:rPr>
        <w:annotationRef/>
      </w:r>
      <w:r>
        <w:t>asi ne, připomeňte mi, probereme to ústně</w:t>
      </w:r>
    </w:p>
  </w:comment>
  <w:comment w:id="250" w:author="Ježek Bruno" w:date="2019-03-28T08:22:00Z" w:initials="JB">
    <w:p w14:paraId="696B0580" w14:textId="631A7734" w:rsidR="00962513" w:rsidRDefault="00962513">
      <w:pPr>
        <w:pStyle w:val="CommentText"/>
      </w:pPr>
      <w:r>
        <w:rPr>
          <w:rStyle w:val="CommentReference"/>
        </w:rPr>
        <w:annotationRef/>
      </w:r>
      <w:r>
        <w:t>nezavedený pojem, viz kapitola</w:t>
      </w:r>
    </w:p>
  </w:comment>
  <w:comment w:id="253" w:author="Ježek Bruno" w:date="2019-03-28T08:28:00Z" w:initials="JB">
    <w:p w14:paraId="2BF2AD27" w14:textId="52819932" w:rsidR="00962513" w:rsidRDefault="00962513">
      <w:pPr>
        <w:pStyle w:val="CommentText"/>
      </w:pPr>
      <w:r>
        <w:rPr>
          <w:rStyle w:val="CommentReference"/>
        </w:rPr>
        <w:annotationRef/>
      </w:r>
      <w:r>
        <w:t>Není velké písmeno? Asi ne</w:t>
      </w:r>
    </w:p>
  </w:comment>
  <w:comment w:id="255" w:author="Ježek Bruno" w:date="2019-03-28T08:29:00Z" w:initials="JB">
    <w:p w14:paraId="60830A67" w14:textId="75EA4C85" w:rsidR="00962513" w:rsidRDefault="00962513">
      <w:pPr>
        <w:pStyle w:val="CommentText"/>
      </w:pPr>
      <w:r>
        <w:rPr>
          <w:rStyle w:val="CommentReference"/>
        </w:rPr>
        <w:annotationRef/>
      </w:r>
      <w:r>
        <w:t>Podmíněná?</w:t>
      </w:r>
    </w:p>
  </w:comment>
  <w:comment w:id="256" w:author="Ježek Bruno" w:date="2019-03-28T08:29:00Z" w:initials="JB">
    <w:p w14:paraId="3189FD09" w14:textId="221ED76E" w:rsidR="00962513" w:rsidRDefault="00962513">
      <w:pPr>
        <w:pStyle w:val="CommentText"/>
      </w:pPr>
      <w:r>
        <w:rPr>
          <w:rStyle w:val="CommentReference"/>
        </w:rPr>
        <w:annotationRef/>
      </w:r>
      <w:r>
        <w:t>Tady ale velké je</w:t>
      </w:r>
    </w:p>
  </w:comment>
  <w:comment w:id="259" w:author="Ježek Bruno" w:date="2019-03-28T08:32:00Z" w:initials="JB">
    <w:p w14:paraId="126F8062" w14:textId="2D411771" w:rsidR="00962513" w:rsidRDefault="00962513">
      <w:pPr>
        <w:pStyle w:val="CommentText"/>
      </w:pPr>
      <w:r>
        <w:rPr>
          <w:rStyle w:val="CommentReference"/>
        </w:rPr>
        <w:annotationRef/>
      </w:r>
      <w:r>
        <w:t>Nejednotnost v označení angl. X čeština</w:t>
      </w:r>
    </w:p>
  </w:comment>
  <w:comment w:id="263" w:author="Ježek Bruno" w:date="2019-03-28T08:38:00Z" w:initials="JB">
    <w:p w14:paraId="4395E5D9" w14:textId="4C964AAE" w:rsidR="00962513" w:rsidRDefault="00962513">
      <w:pPr>
        <w:pStyle w:val="CommentText"/>
      </w:pPr>
      <w:r>
        <w:rPr>
          <w:rStyle w:val="CommentReference"/>
        </w:rPr>
        <w:annotationRef/>
      </w:r>
      <w:r>
        <w:t>V posledních dvou odstavcích se ztrácí myšlenka, použijete řadu pojmů, které nebyly vysvětleny, byla by vhodná kapitola před, kde představíte obecně princip neuronových sítí a teprve potom se pustíte na hluboké</w:t>
      </w:r>
    </w:p>
  </w:comment>
  <w:comment w:id="292" w:author="Ježek Bruno" w:date="2019-03-28T08:42:00Z" w:initials="JB">
    <w:p w14:paraId="0D855647" w14:textId="44AAC9BC" w:rsidR="00962513" w:rsidRDefault="00962513">
      <w:pPr>
        <w:pStyle w:val="CommentText"/>
      </w:pPr>
      <w:r>
        <w:rPr>
          <w:rStyle w:val="CommentReference"/>
        </w:rPr>
        <w:annotationRef/>
      </w:r>
      <w:r>
        <w:t>Přidat i obrázek sigmoidy a odkázat obrázky v textu</w:t>
      </w:r>
    </w:p>
  </w:comment>
  <w:comment w:id="300" w:author="Ježek Bruno" w:date="2019-03-28T08:47:00Z" w:initials="JB">
    <w:p w14:paraId="593F8AE5" w14:textId="0F8A3B16" w:rsidR="00962513" w:rsidRDefault="00962513">
      <w:pPr>
        <w:pStyle w:val="CommentText"/>
      </w:pPr>
      <w:r>
        <w:rPr>
          <w:rStyle w:val="CommentReference"/>
        </w:rPr>
        <w:annotationRef/>
      </w:r>
      <w:r>
        <w:t>Uvést i české ekvivalenty?</w:t>
      </w:r>
    </w:p>
  </w:comment>
  <w:comment w:id="312" w:author="Ježek Bruno" w:date="2019-03-28T08:46:00Z" w:initials="JB">
    <w:p w14:paraId="71BF429D" w14:textId="552B9A65" w:rsidR="00962513" w:rsidRDefault="00962513">
      <w:pPr>
        <w:pStyle w:val="CommentText"/>
      </w:pPr>
      <w:r>
        <w:rPr>
          <w:rStyle w:val="CommentReference"/>
        </w:rPr>
        <w:annotationRef/>
      </w:r>
      <w:r>
        <w:t>Nezavedena zkratka, celý název</w:t>
      </w:r>
    </w:p>
  </w:comment>
  <w:comment w:id="313" w:author="Pepa Sládek" w:date="2019-03-01T10:41:00Z" w:initials="PS">
    <w:p w14:paraId="3FA823F9" w14:textId="3EC81142" w:rsidR="00962513" w:rsidRDefault="00962513">
      <w:pPr>
        <w:pStyle w:val="CommentText"/>
      </w:pPr>
      <w:r>
        <w:rPr>
          <w:rStyle w:val="CommentReference"/>
        </w:rPr>
        <w:annotationRef/>
      </w:r>
      <w:r>
        <w:t>Doplnit a najít citaci</w:t>
      </w:r>
    </w:p>
    <w:p w14:paraId="1C4AE174" w14:textId="77777777" w:rsidR="00962513" w:rsidRDefault="00962513">
      <w:pPr>
        <w:pStyle w:val="CommentText"/>
      </w:pPr>
    </w:p>
  </w:comment>
  <w:comment w:id="315" w:author="Pepa Sládek" w:date="2019-03-15T07:36:00Z" w:initials="PS">
    <w:p w14:paraId="2EE30E99" w14:textId="2A581DE7" w:rsidR="00962513" w:rsidRDefault="00962513">
      <w:pPr>
        <w:pStyle w:val="CommentText"/>
      </w:pPr>
      <w:r>
        <w:rPr>
          <w:rStyle w:val="CommentReference"/>
        </w:rPr>
        <w:annotationRef/>
      </w:r>
      <w:r>
        <w:t>Dokončit vysvětlení SGD</w:t>
      </w:r>
    </w:p>
    <w:p w14:paraId="67420AB2" w14:textId="77777777" w:rsidR="00962513" w:rsidRDefault="00962513">
      <w:pPr>
        <w:pStyle w:val="CommentText"/>
      </w:pPr>
    </w:p>
  </w:comment>
  <w:comment w:id="314" w:author="Ježek Bruno" w:date="2019-03-28T08:48:00Z" w:initials="JB">
    <w:p w14:paraId="653C497D" w14:textId="640E21ED" w:rsidR="00962513" w:rsidRDefault="00962513">
      <w:pPr>
        <w:pStyle w:val="CommentText"/>
      </w:pPr>
      <w:r>
        <w:rPr>
          <w:rStyle w:val="CommentReference"/>
        </w:rPr>
        <w:annotationRef/>
      </w:r>
      <w:r>
        <w:t>Něco chybí?</w:t>
      </w:r>
    </w:p>
  </w:comment>
  <w:comment w:id="317" w:author="Ježek Bruno" w:date="2019-03-28T08:49:00Z" w:initials="JB">
    <w:p w14:paraId="0E8B1C96" w14:textId="3CBE1FC1" w:rsidR="00962513" w:rsidRDefault="00962513">
      <w:pPr>
        <w:pStyle w:val="CommentText"/>
      </w:pPr>
      <w:r>
        <w:rPr>
          <w:rStyle w:val="CommentReference"/>
        </w:rPr>
        <w:annotationRef/>
      </w:r>
      <w:r>
        <w:t>Nezavedená zkratka</w:t>
      </w:r>
    </w:p>
  </w:comment>
  <w:comment w:id="322" w:author="Ježek Bruno" w:date="2019-03-28T09:12:00Z" w:initials="JB">
    <w:p w14:paraId="014E5A80" w14:textId="220AC870" w:rsidR="00962513" w:rsidRDefault="00962513">
      <w:pPr>
        <w:pStyle w:val="CommentText"/>
      </w:pPr>
      <w:r>
        <w:rPr>
          <w:rStyle w:val="CommentReference"/>
        </w:rPr>
        <w:annotationRef/>
      </w:r>
      <w:r>
        <w:t>To by mělo předcházet první zmínce o subsamplingu</w:t>
      </w:r>
    </w:p>
  </w:comment>
  <w:comment w:id="323" w:author="Ježek Bruno" w:date="2019-03-28T09:13:00Z" w:initials="JB">
    <w:p w14:paraId="5B97ED36" w14:textId="306E46E7" w:rsidR="00962513" w:rsidRDefault="00962513">
      <w:pPr>
        <w:pStyle w:val="CommentText"/>
      </w:pPr>
      <w:r>
        <w:rPr>
          <w:rStyle w:val="CommentReference"/>
        </w:rPr>
        <w:annotationRef/>
      </w:r>
      <w:r>
        <w:t>To slovo se mi nelíbí</w:t>
      </w:r>
    </w:p>
  </w:comment>
  <w:comment w:id="324" w:author="Pepa Sládek" w:date="2019-04-01T11:54:00Z" w:initials="PS">
    <w:p w14:paraId="13B04FB2" w14:textId="02722313" w:rsidR="00EB2D8C" w:rsidRDefault="00EB2D8C">
      <w:pPr>
        <w:pStyle w:val="CommentText"/>
      </w:pPr>
      <w:r>
        <w:rPr>
          <w:rStyle w:val="CommentReference"/>
        </w:rPr>
        <w:annotationRef/>
      </w:r>
      <w:r>
        <w:t>Našel jsem ho použité akorát v kontextu biologie. Vyměnim.</w:t>
      </w:r>
    </w:p>
  </w:comment>
  <w:comment w:id="325" w:author="Pepa Sládek" w:date="2019-03-22T10:28:00Z" w:initials="PS">
    <w:p w14:paraId="400FB32F" w14:textId="05790ED3" w:rsidR="00962513" w:rsidRDefault="00962513">
      <w:pPr>
        <w:pStyle w:val="CommentText"/>
      </w:pPr>
      <w:r>
        <w:rPr>
          <w:rStyle w:val="CommentReference"/>
        </w:rPr>
        <w:annotationRef/>
      </w:r>
      <w:r>
        <w:t>rozvest</w:t>
      </w:r>
    </w:p>
  </w:comment>
  <w:comment w:id="327" w:author="Ježek Bruno" w:date="2019-03-28T09:17:00Z" w:initials="JB">
    <w:p w14:paraId="5078BB42" w14:textId="4B05D876" w:rsidR="00962513" w:rsidRDefault="00962513">
      <w:pPr>
        <w:pStyle w:val="CommentText"/>
      </w:pPr>
      <w:r>
        <w:rPr>
          <w:rStyle w:val="CommentReference"/>
        </w:rPr>
        <w:annotationRef/>
      </w:r>
      <w:r>
        <w:t>nevím jestli celou novou kapitolu, možná bude stačit pouze jeden odstavec</w:t>
      </w:r>
    </w:p>
  </w:comment>
  <w:comment w:id="331" w:author="Ježek Bruno" w:date="2019-03-28T09:21:00Z" w:initials="JB">
    <w:p w14:paraId="4F5D62C8" w14:textId="2282B2F5" w:rsidR="00962513" w:rsidRDefault="00962513">
      <w:pPr>
        <w:pStyle w:val="CommentText"/>
      </w:pPr>
      <w:r>
        <w:rPr>
          <w:rStyle w:val="CommentReference"/>
        </w:rPr>
        <w:annotationRef/>
      </w:r>
      <w:r>
        <w:t>dlouhá věta, čárky, význam</w:t>
      </w:r>
    </w:p>
  </w:comment>
  <w:comment w:id="350" w:author="Pepa Sládek" w:date="2019-03-21T09:32:00Z" w:initials="PS">
    <w:p w14:paraId="2C9ED090" w14:textId="14338DA2" w:rsidR="00962513" w:rsidRDefault="00962513">
      <w:pPr>
        <w:pStyle w:val="CommentText"/>
      </w:pPr>
      <w:r>
        <w:rPr>
          <w:rStyle w:val="CommentReference"/>
        </w:rPr>
        <w:annotationRef/>
      </w:r>
      <w:r>
        <w:t>Tady je to asi blbé. Dát spíš do kapitoly 2 a trcohu rozvést?</w:t>
      </w:r>
    </w:p>
  </w:comment>
  <w:comment w:id="355" w:author="Ježek Bruno" w:date="2019-03-28T09:32:00Z" w:initials="JB">
    <w:p w14:paraId="502AA0D8" w14:textId="6D60479C" w:rsidR="00962513" w:rsidRDefault="00962513">
      <w:pPr>
        <w:pStyle w:val="CommentText"/>
      </w:pPr>
      <w:r>
        <w:rPr>
          <w:rStyle w:val="CommentReference"/>
        </w:rPr>
        <w:annotationRef/>
      </w:r>
      <w:r>
        <w:t>Co tím myslíte</w:t>
      </w:r>
    </w:p>
    <w:p w14:paraId="71B2A491" w14:textId="6C7FC7B8" w:rsidR="00962513" w:rsidRDefault="00962513">
      <w:pPr>
        <w:pStyle w:val="CommentText"/>
      </w:pPr>
      <w:r>
        <w:t>Poslední odstavce jsou až filozofické</w:t>
      </w:r>
    </w:p>
  </w:comment>
  <w:comment w:id="356" w:author="Pepa Sládek" w:date="2019-04-01T11:52:00Z" w:initials="PS">
    <w:p w14:paraId="696E35A1" w14:textId="440C53AE" w:rsidR="00EB2D8C" w:rsidRDefault="00EB2D8C">
      <w:pPr>
        <w:pStyle w:val="CommentText"/>
      </w:pPr>
      <w:r>
        <w:rPr>
          <w:rStyle w:val="CommentReference"/>
        </w:rPr>
        <w:annotationRef/>
      </w:r>
    </w:p>
  </w:comment>
  <w:comment w:id="357" w:author="Pepa Sládek" w:date="2019-03-19T10:35:00Z" w:initials="PS">
    <w:p w14:paraId="6C63783F" w14:textId="6F271C9C" w:rsidR="00962513" w:rsidRDefault="00962513">
      <w:pPr>
        <w:pStyle w:val="CommentText"/>
      </w:pPr>
      <w:r>
        <w:rPr>
          <w:rStyle w:val="CommentReference"/>
        </w:rPr>
        <w:annotationRef/>
      </w:r>
      <w:r>
        <w:t>Na jednotlivých pixelech neuronech či co!!??</w:t>
      </w:r>
    </w:p>
  </w:comment>
  <w:comment w:id="364" w:author="Ježek Bruno" w:date="2019-03-28T09:38:00Z" w:initials="JB">
    <w:p w14:paraId="2F20203B" w14:textId="4E4B6BFA" w:rsidR="00962513" w:rsidRDefault="00962513">
      <w:pPr>
        <w:pStyle w:val="CommentText"/>
      </w:pPr>
      <w:r>
        <w:rPr>
          <w:rStyle w:val="CommentReference"/>
        </w:rPr>
        <w:annotationRef/>
      </w:r>
      <w:r>
        <w:t>Obrazová ukázka?</w:t>
      </w:r>
    </w:p>
  </w:comment>
  <w:comment w:id="375" w:author="Pepa Sládek" w:date="2019-03-10T14:42:00Z" w:initials="PS">
    <w:p w14:paraId="616550FF" w14:textId="32580F12" w:rsidR="00962513" w:rsidRDefault="00962513">
      <w:pPr>
        <w:pStyle w:val="CommentText"/>
      </w:pPr>
      <w:r>
        <w:rPr>
          <w:rStyle w:val="CommentReference"/>
        </w:rPr>
        <w:annotationRef/>
      </w:r>
      <w:r>
        <w:t>LSTM</w:t>
      </w:r>
    </w:p>
  </w:comment>
  <w:comment w:id="391" w:author="Ježek Bruno" w:date="2019-03-28T09:43:00Z" w:initials="JB">
    <w:p w14:paraId="1A853165" w14:textId="4B034A98" w:rsidR="00962513" w:rsidRDefault="00962513">
      <w:pPr>
        <w:pStyle w:val="CommentText"/>
      </w:pPr>
      <w:r>
        <w:rPr>
          <w:rStyle w:val="CommentReference"/>
        </w:rPr>
        <w:annotationRef/>
      </w:r>
      <w:r>
        <w:t>Je to česky?</w:t>
      </w:r>
    </w:p>
  </w:comment>
  <w:comment w:id="392" w:author="Pepa Sládek" w:date="2019-04-01T11:51:00Z" w:initials="PS">
    <w:p w14:paraId="20DD2B6B" w14:textId="458247BB" w:rsidR="00EB2D8C" w:rsidRDefault="00EB2D8C">
      <w:pPr>
        <w:pStyle w:val="CommentText"/>
      </w:pPr>
      <w:r>
        <w:rPr>
          <w:rStyle w:val="CommentReference"/>
        </w:rPr>
        <w:annotationRef/>
      </w:r>
      <w:r>
        <w:t>Nepěkné, ale dle PČP použitelné.</w:t>
      </w:r>
    </w:p>
  </w:comment>
  <w:comment w:id="399" w:author="Pepa Sládek" w:date="2019-03-19T15:14:00Z" w:initials="PS">
    <w:p w14:paraId="60C2997C" w14:textId="54CD9EBD" w:rsidR="00962513" w:rsidRDefault="00962513">
      <w:pPr>
        <w:pStyle w:val="CommentText"/>
      </w:pPr>
      <w:r>
        <w:rPr>
          <w:rStyle w:val="CommentReference"/>
        </w:rPr>
        <w:annotationRef/>
      </w:r>
      <w:r>
        <w:t>Nějaké shrnutí téhle kapitoly</w:t>
      </w:r>
    </w:p>
  </w:comment>
  <w:comment w:id="404" w:author="Ježek Bruno" w:date="2019-03-28T09:50:00Z" w:initials="JB">
    <w:p w14:paraId="2F5953ED" w14:textId="16D6083D" w:rsidR="00962513" w:rsidRDefault="00962513">
      <w:pPr>
        <w:pStyle w:val="CommentText"/>
      </w:pPr>
      <w:r>
        <w:rPr>
          <w:rStyle w:val="CommentReference"/>
        </w:rPr>
        <w:annotationRef/>
      </w:r>
      <w:r>
        <w:t>Odkazy na web</w:t>
      </w:r>
    </w:p>
  </w:comment>
  <w:comment w:id="416" w:author="Pepa Sládek" w:date="2019-03-09T13:57:00Z" w:initials="PS">
    <w:p w14:paraId="591108CB" w14:textId="5E1FBD5F" w:rsidR="00962513" w:rsidRDefault="00962513" w:rsidP="00652D69">
      <w:pPr>
        <w:pStyle w:val="CommentText"/>
      </w:pPr>
      <w:r>
        <w:rPr>
          <w:rStyle w:val="CommentReference"/>
        </w:rPr>
        <w:annotationRef/>
      </w:r>
      <w:r>
        <w:t xml:space="preserve">. </w:t>
      </w:r>
      <w:r w:rsidRPr="00652D69">
        <w:t>https://www.tensorflow.org/guide</w:t>
      </w:r>
    </w:p>
  </w:comment>
  <w:comment w:id="420" w:author="Ježek Bruno" w:date="2019-03-28T10:02:00Z" w:initials="JB">
    <w:p w14:paraId="415E147B" w14:textId="66C93281" w:rsidR="00962513" w:rsidRDefault="00962513">
      <w:pPr>
        <w:pStyle w:val="CommentText"/>
      </w:pPr>
      <w:r>
        <w:rPr>
          <w:rStyle w:val="CommentReference"/>
        </w:rPr>
        <w:annotationRef/>
      </w:r>
      <w:r>
        <w:t>Proč najednou poznámka pod čarou, citujte web</w:t>
      </w:r>
    </w:p>
    <w:p w14:paraId="79011200" w14:textId="46ECDBBF" w:rsidR="00962513" w:rsidRDefault="00962513">
      <w:pPr>
        <w:pStyle w:val="CommentText"/>
      </w:pPr>
      <w:r>
        <w:t>Možná lépe uvést knihovnu u popisu pythonu</w:t>
      </w:r>
    </w:p>
  </w:comment>
  <w:comment w:id="422" w:author="Pepa Sládek" w:date="2019-03-24T19:09:00Z" w:initials="PS">
    <w:p w14:paraId="2A8D5C99" w14:textId="618CCE01" w:rsidR="00962513" w:rsidRDefault="00962513">
      <w:pPr>
        <w:pStyle w:val="CommentText"/>
      </w:pPr>
      <w:r>
        <w:rPr>
          <w:rStyle w:val="CommentReference"/>
        </w:rPr>
        <w:annotationRef/>
      </w:r>
      <w:r>
        <w:t>Uvidíme dle délky</w:t>
      </w:r>
    </w:p>
  </w:comment>
  <w:comment w:id="424" w:author="Ježek Bruno" w:date="2019-03-28T10:09:00Z" w:initials="JB">
    <w:p w14:paraId="0BFD700E" w14:textId="1B35C631" w:rsidR="00962513" w:rsidRDefault="00962513">
      <w:pPr>
        <w:pStyle w:val="CommentText"/>
      </w:pPr>
      <w:r>
        <w:rPr>
          <w:rStyle w:val="CommentReference"/>
        </w:rPr>
        <w:annotationRef/>
      </w:r>
      <w:r>
        <w:t xml:space="preserve">Vhodnější název, </w:t>
      </w:r>
    </w:p>
  </w:comment>
  <w:comment w:id="425" w:author="Ježek Bruno" w:date="2019-03-28T10:05:00Z" w:initials="JB">
    <w:p w14:paraId="41C24ABF" w14:textId="684D9D1F" w:rsidR="00962513" w:rsidRDefault="00962513">
      <w:pPr>
        <w:pStyle w:val="CommentText"/>
      </w:pPr>
      <w:r>
        <w:rPr>
          <w:rStyle w:val="CommentReference"/>
        </w:rPr>
        <w:annotationRef/>
      </w:r>
      <w:r>
        <w:t>nerozumím</w:t>
      </w:r>
    </w:p>
  </w:comment>
  <w:comment w:id="426" w:author="Ježek Bruno" w:date="2019-03-28T10:08:00Z" w:initials="JB">
    <w:p w14:paraId="0491990A" w14:textId="7274F58F" w:rsidR="00962513" w:rsidRDefault="00962513">
      <w:pPr>
        <w:pStyle w:val="CommentText"/>
      </w:pPr>
      <w:r>
        <w:rPr>
          <w:rStyle w:val="CommentReference"/>
        </w:rPr>
        <w:annotationRef/>
      </w:r>
      <w:r>
        <w:t>váš termín? Není lepší význam scény</w:t>
      </w:r>
    </w:p>
  </w:comment>
  <w:comment w:id="427" w:author="Pepa Sládek" w:date="2019-03-05T14:10:00Z" w:initials="PS">
    <w:p w14:paraId="5DCDFCBF" w14:textId="094F7939" w:rsidR="00962513" w:rsidRDefault="00962513">
      <w:pPr>
        <w:pStyle w:val="CommentText"/>
      </w:pPr>
      <w:r>
        <w:rPr>
          <w:rStyle w:val="CommentReference"/>
        </w:rPr>
        <w:annotationRef/>
      </w:r>
      <w:r>
        <w:t>A co druhý aspekt.</w:t>
      </w:r>
    </w:p>
  </w:comment>
  <w:comment w:id="428" w:author="Pepa Sládek" w:date="2019-02-12T10:33:00Z" w:initials="PS">
    <w:p w14:paraId="7B63129E" w14:textId="77777777" w:rsidR="00962513" w:rsidRDefault="00962513">
      <w:pPr>
        <w:pStyle w:val="CommentText"/>
      </w:pPr>
      <w:r>
        <w:rPr>
          <w:rStyle w:val="CommentReference"/>
        </w:rPr>
        <w:annotationRef/>
      </w:r>
      <w:r>
        <w:t>Předpokladem je, že se takto udrží kontext</w:t>
      </w:r>
    </w:p>
  </w:comment>
  <w:comment w:id="431" w:author="Pepa Sládek" w:date="2019-03-15T16:36:00Z" w:initials="PS">
    <w:p w14:paraId="21C75135" w14:textId="77777777" w:rsidR="00962513" w:rsidRDefault="00962513">
      <w:pPr>
        <w:pStyle w:val="CommentText"/>
      </w:pPr>
      <w:r>
        <w:rPr>
          <w:rStyle w:val="CommentReference"/>
        </w:rPr>
        <w:annotationRef/>
      </w:r>
      <w:r>
        <w:t>Cílem je co? Nagenerovat pokoj</w:t>
      </w:r>
    </w:p>
    <w:p w14:paraId="3E68E618" w14:textId="63A09029" w:rsidR="00962513" w:rsidRDefault="00962513">
      <w:pPr>
        <w:pStyle w:val="CommentText"/>
      </w:pPr>
    </w:p>
  </w:comment>
  <w:comment w:id="433" w:author="Ouhrabka Adam" w:date="2019-03-24T13:01:00Z" w:initials="OA">
    <w:p w14:paraId="43FEF4C8" w14:textId="57567F44" w:rsidR="00962513" w:rsidRDefault="00962513">
      <w:pPr>
        <w:pStyle w:val="CommentText"/>
      </w:pPr>
      <w:r>
        <w:rPr>
          <w:rStyle w:val="CommentReference"/>
        </w:rPr>
        <w:annotationRef/>
      </w:r>
      <w:r>
        <w:t>Přidat všechny vizualizace vstupních dat do přílohy?</w:t>
      </w:r>
    </w:p>
  </w:comment>
  <w:comment w:id="434" w:author="Ježek Bruno" w:date="2019-03-28T10:15:00Z" w:initials="JB">
    <w:p w14:paraId="5C1F8EC8" w14:textId="67C15E72" w:rsidR="00962513" w:rsidRDefault="00962513">
      <w:pPr>
        <w:pStyle w:val="CommentText"/>
      </w:pPr>
      <w:r>
        <w:rPr>
          <w:rStyle w:val="CommentReference"/>
        </w:rPr>
        <w:annotationRef/>
      </w:r>
      <w:r>
        <w:t>formulace</w:t>
      </w:r>
    </w:p>
  </w:comment>
  <w:comment w:id="435" w:author="Ježek Bruno" w:date="2019-03-28T10:16:00Z" w:initials="JB">
    <w:p w14:paraId="262F96FB" w14:textId="7BAFD7D4" w:rsidR="00962513" w:rsidRDefault="00962513">
      <w:pPr>
        <w:pStyle w:val="CommentText"/>
      </w:pPr>
      <w:r>
        <w:rPr>
          <w:rStyle w:val="CommentReference"/>
        </w:rPr>
        <w:annotationRef/>
      </w:r>
      <w:r>
        <w:t>obr</w:t>
      </w:r>
    </w:p>
  </w:comment>
  <w:comment w:id="443" w:author="Ježek Bruno" w:date="2019-03-28T10:26:00Z" w:initials="JB">
    <w:p w14:paraId="356FD087" w14:textId="0F1DF3F1" w:rsidR="00962513" w:rsidRDefault="00962513">
      <w:pPr>
        <w:pStyle w:val="CommentText"/>
      </w:pPr>
      <w:r>
        <w:rPr>
          <w:rStyle w:val="CommentReference"/>
        </w:rPr>
        <w:annotationRef/>
      </w:r>
      <w:r>
        <w:t>vektorizace</w:t>
      </w:r>
    </w:p>
  </w:comment>
  <w:comment w:id="444" w:author="Ježek Bruno" w:date="2019-03-28T10:18:00Z" w:initials="JB">
    <w:p w14:paraId="31EC8FE9" w14:textId="19E9D85A" w:rsidR="00962513" w:rsidRDefault="00962513">
      <w:pPr>
        <w:pStyle w:val="CommentText"/>
      </w:pPr>
      <w:r>
        <w:rPr>
          <w:rStyle w:val="CommentReference"/>
        </w:rPr>
        <w:annotationRef/>
      </w:r>
      <w:r>
        <w:t>formulace, nezačínáme Tato</w:t>
      </w:r>
    </w:p>
  </w:comment>
  <w:comment w:id="450" w:author="Ježek Bruno" w:date="2019-03-28T10:22:00Z" w:initials="JB">
    <w:p w14:paraId="29867F36" w14:textId="30311697" w:rsidR="00962513" w:rsidRDefault="00962513">
      <w:pPr>
        <w:pStyle w:val="CommentText"/>
      </w:pPr>
      <w:r>
        <w:rPr>
          <w:rStyle w:val="CommentReference"/>
        </w:rPr>
        <w:annotationRef/>
      </w:r>
      <w:r>
        <w:t>není jasné co tím je myšleno, chce to více popsat</w:t>
      </w:r>
    </w:p>
  </w:comment>
  <w:comment w:id="451" w:author="Ježek Bruno" w:date="2019-03-28T10:24:00Z" w:initials="JB">
    <w:p w14:paraId="22130D74" w14:textId="7333D8BF" w:rsidR="00962513" w:rsidRDefault="00962513">
      <w:pPr>
        <w:pStyle w:val="CommentText"/>
      </w:pPr>
      <w:r>
        <w:rPr>
          <w:rStyle w:val="CommentReference"/>
        </w:rPr>
        <w:annotationRef/>
      </w:r>
      <w:r>
        <w:t>to by mělo předcházet algoritmu, zde vysvětlujete, to co je podstatne</w:t>
      </w:r>
    </w:p>
  </w:comment>
  <w:comment w:id="458" w:author="Ježek Bruno" w:date="2019-03-28T10:27:00Z" w:initials="JB">
    <w:p w14:paraId="5DE47254" w14:textId="77777777" w:rsidR="00200A8A" w:rsidRDefault="00200A8A" w:rsidP="00200A8A">
      <w:pPr>
        <w:pStyle w:val="CommentText"/>
      </w:pPr>
      <w:r>
        <w:rPr>
          <w:rStyle w:val="CommentReference"/>
        </w:rPr>
        <w:annotationRef/>
      </w:r>
      <w:r>
        <w:t>trochu matoucí, čemu je rovno V1</w:t>
      </w:r>
    </w:p>
    <w:p w14:paraId="2002DB68" w14:textId="77777777" w:rsidR="00200A8A" w:rsidRDefault="00200A8A" w:rsidP="00200A8A">
      <w:pPr>
        <w:pStyle w:val="CommentText"/>
      </w:pPr>
    </w:p>
    <w:p w14:paraId="28A7E4EC" w14:textId="77777777" w:rsidR="00200A8A" w:rsidRDefault="00200A8A" w:rsidP="00200A8A">
      <w:pPr>
        <w:pStyle w:val="CommentText"/>
      </w:pPr>
      <w:r>
        <w:t>asi bych ten text vysvětlující příklad dal před rovnice</w:t>
      </w:r>
    </w:p>
  </w:comment>
  <w:comment w:id="459" w:author="Ježek Bruno" w:date="2019-03-29T10:22:00Z" w:initials="JB">
    <w:p w14:paraId="0ACE7BD7" w14:textId="5A7D12AF" w:rsidR="00962513" w:rsidRDefault="00962513">
      <w:pPr>
        <w:pStyle w:val="CommentText"/>
      </w:pPr>
      <w:r>
        <w:rPr>
          <w:rStyle w:val="CommentReference"/>
        </w:rPr>
        <w:annotationRef/>
      </w:r>
      <w:r>
        <w:t>tady vložit rovnice</w:t>
      </w:r>
    </w:p>
  </w:comment>
  <w:comment w:id="465" w:author="Ouhrabka Adam" w:date="2019-03-24T10:13:00Z" w:initials="OA">
    <w:p w14:paraId="39F7BE53" w14:textId="05510319" w:rsidR="00962513" w:rsidRDefault="00962513">
      <w:pPr>
        <w:pStyle w:val="CommentText"/>
      </w:pPr>
      <w:r>
        <w:rPr>
          <w:rStyle w:val="CommentReference"/>
        </w:rPr>
        <w:annotationRef/>
      </w:r>
      <w:r>
        <w:t>Tady se může dát tabulka se statistikami natrénování jednotlivých modelů. Lépe ale možná do přílohy, protože bude dlouhá.</w:t>
      </w:r>
    </w:p>
  </w:comment>
  <w:comment w:id="470" w:author="Ouhrabka Adam" w:date="2019-03-23T13:41:00Z" w:initials="OA">
    <w:p w14:paraId="670B0F07" w14:textId="42B83064" w:rsidR="00962513" w:rsidRDefault="00962513">
      <w:pPr>
        <w:pStyle w:val="CommentText"/>
      </w:pPr>
      <w:r>
        <w:rPr>
          <w:rStyle w:val="CommentReference"/>
        </w:rPr>
        <w:annotationRef/>
      </w:r>
      <w:r>
        <w:t>Najít nějaký vztah kolik to je?</w:t>
      </w:r>
    </w:p>
  </w:comment>
  <w:comment w:id="483" w:author="Ouhrabka Adam" w:date="2019-03-23T11:44:00Z" w:initials="OA">
    <w:p w14:paraId="1B8585CC" w14:textId="57A66902" w:rsidR="00962513" w:rsidRDefault="00962513">
      <w:pPr>
        <w:pStyle w:val="CommentText"/>
      </w:pPr>
      <w:r>
        <w:rPr>
          <w:rStyle w:val="CommentReference"/>
        </w:rPr>
        <w:annotationRef/>
      </w:r>
      <w:r>
        <w:t xml:space="preserve">To teda nevím. :D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4DB7EA" w15:done="0"/>
  <w15:commentEx w15:paraId="22764B2E" w15:done="0"/>
  <w15:commentEx w15:paraId="53508DF9" w15:done="0"/>
  <w15:commentEx w15:paraId="3B3F885A" w15:done="0"/>
  <w15:commentEx w15:paraId="696B0580" w15:done="0"/>
  <w15:commentEx w15:paraId="2BF2AD27" w15:done="0"/>
  <w15:commentEx w15:paraId="60830A67" w15:done="0"/>
  <w15:commentEx w15:paraId="3189FD09" w15:done="0"/>
  <w15:commentEx w15:paraId="126F8062" w15:done="0"/>
  <w15:commentEx w15:paraId="4395E5D9" w15:done="0"/>
  <w15:commentEx w15:paraId="0D855647" w15:done="0"/>
  <w15:commentEx w15:paraId="593F8AE5" w15:done="0"/>
  <w15:commentEx w15:paraId="71BF429D" w15:done="0"/>
  <w15:commentEx w15:paraId="1C4AE174" w15:done="0"/>
  <w15:commentEx w15:paraId="67420AB2" w15:done="0"/>
  <w15:commentEx w15:paraId="653C497D" w15:done="0"/>
  <w15:commentEx w15:paraId="0E8B1C96" w15:done="0"/>
  <w15:commentEx w15:paraId="014E5A80" w15:done="0"/>
  <w15:commentEx w15:paraId="5B97ED36" w15:done="0"/>
  <w15:commentEx w15:paraId="13B04FB2" w15:paraIdParent="5B97ED36" w15:done="0"/>
  <w15:commentEx w15:paraId="400FB32F" w15:done="0"/>
  <w15:commentEx w15:paraId="5078BB42" w15:done="0"/>
  <w15:commentEx w15:paraId="4F5D62C8" w15:done="0"/>
  <w15:commentEx w15:paraId="2C9ED090" w15:done="0"/>
  <w15:commentEx w15:paraId="71B2A491" w15:done="0"/>
  <w15:commentEx w15:paraId="696E35A1" w15:paraIdParent="71B2A491" w15:done="0"/>
  <w15:commentEx w15:paraId="6C63783F" w15:done="0"/>
  <w15:commentEx w15:paraId="2F20203B" w15:done="0"/>
  <w15:commentEx w15:paraId="616550FF" w15:done="0"/>
  <w15:commentEx w15:paraId="1A853165" w15:done="0"/>
  <w15:commentEx w15:paraId="20DD2B6B" w15:done="0"/>
  <w15:commentEx w15:paraId="60C2997C" w15:done="0"/>
  <w15:commentEx w15:paraId="2F5953ED" w15:done="0"/>
  <w15:commentEx w15:paraId="591108CB" w15:done="0"/>
  <w15:commentEx w15:paraId="79011200" w15:done="0"/>
  <w15:commentEx w15:paraId="2A8D5C99" w15:done="0"/>
  <w15:commentEx w15:paraId="0BFD700E" w15:done="0"/>
  <w15:commentEx w15:paraId="41C24ABF" w15:done="0"/>
  <w15:commentEx w15:paraId="0491990A" w15:done="0"/>
  <w15:commentEx w15:paraId="5DCDFCBF" w15:done="0"/>
  <w15:commentEx w15:paraId="7B63129E" w15:done="0"/>
  <w15:commentEx w15:paraId="3E68E618" w15:done="0"/>
  <w15:commentEx w15:paraId="43FEF4C8" w15:done="0"/>
  <w15:commentEx w15:paraId="5C1F8EC8" w15:done="0"/>
  <w15:commentEx w15:paraId="262F96FB" w15:done="0"/>
  <w15:commentEx w15:paraId="356FD087" w15:done="0"/>
  <w15:commentEx w15:paraId="31EC8FE9" w15:done="0"/>
  <w15:commentEx w15:paraId="29867F36" w15:done="0"/>
  <w15:commentEx w15:paraId="22130D74" w15:done="0"/>
  <w15:commentEx w15:paraId="28A7E4EC" w15:done="0"/>
  <w15:commentEx w15:paraId="0ACE7BD7" w15:done="0"/>
  <w15:commentEx w15:paraId="39F7BE53" w15:done="0"/>
  <w15:commentEx w15:paraId="670B0F07" w15:done="0"/>
  <w15:commentEx w15:paraId="1B8585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764B2E" w16cid:durableId="2040750C"/>
  <w16cid:commentId w16cid:paraId="1C4AE174" w16cid:durableId="2040750D"/>
  <w16cid:commentId w16cid:paraId="67420AB2" w16cid:durableId="2040750E"/>
  <w16cid:commentId w16cid:paraId="400FB32F" w16cid:durableId="2040750F"/>
  <w16cid:commentId w16cid:paraId="2C9ED090" w16cid:durableId="20407510"/>
  <w16cid:commentId w16cid:paraId="6C63783F" w16cid:durableId="20407511"/>
  <w16cid:commentId w16cid:paraId="616550FF" w16cid:durableId="20407512"/>
  <w16cid:commentId w16cid:paraId="60C2997C" w16cid:durableId="20407513"/>
  <w16cid:commentId w16cid:paraId="591108CB" w16cid:durableId="20407514"/>
  <w16cid:commentId w16cid:paraId="5DCDFCBF" w16cid:durableId="20407515"/>
  <w16cid:commentId w16cid:paraId="7B63129E" w16cid:durableId="20407516"/>
  <w16cid:commentId w16cid:paraId="3E68E618" w16cid:durableId="20407517"/>
  <w16cid:commentId w16cid:paraId="43FEF4C8" w16cid:durableId="2041FE38"/>
  <w16cid:commentId w16cid:paraId="39F7BE53" w16cid:durableId="2041D6C9"/>
  <w16cid:commentId w16cid:paraId="670B0F07" w16cid:durableId="2040B61C"/>
  <w16cid:commentId w16cid:paraId="1B8585CC" w16cid:durableId="20409AA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95A856" w14:textId="77777777" w:rsidR="00F66F56" w:rsidRDefault="00F66F56" w:rsidP="00FB0812">
      <w:pPr>
        <w:spacing w:after="0" w:line="240" w:lineRule="auto"/>
      </w:pPr>
      <w:r>
        <w:separator/>
      </w:r>
    </w:p>
  </w:endnote>
  <w:endnote w:type="continuationSeparator" w:id="0">
    <w:p w14:paraId="738776B6" w14:textId="77777777" w:rsidR="00F66F56" w:rsidRDefault="00F66F56" w:rsidP="00FB0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meniaSans-Bold">
    <w:altName w:val="Calibri"/>
    <w:panose1 w:val="00000000000000000000"/>
    <w:charset w:val="EE"/>
    <w:family w:val="auto"/>
    <w:notTrueType/>
    <w:pitch w:val="default"/>
    <w:sig w:usb0="00000005" w:usb1="00000000" w:usb2="00000000" w:usb3="00000000" w:csb0="00000002"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6F953" w14:textId="25342CDA" w:rsidR="00962513" w:rsidRDefault="00962513">
    <w:pPr>
      <w:pStyle w:val="Footer"/>
      <w:jc w:val="center"/>
    </w:pPr>
  </w:p>
  <w:p w14:paraId="3E81E14C" w14:textId="77777777" w:rsidR="00962513" w:rsidRDefault="009625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604536"/>
      <w:docPartObj>
        <w:docPartGallery w:val="Page Numbers (Bottom of Page)"/>
        <w:docPartUnique/>
      </w:docPartObj>
    </w:sdtPr>
    <w:sdtContent>
      <w:p w14:paraId="724F11D2" w14:textId="26712E57" w:rsidR="00962513" w:rsidRDefault="00962513">
        <w:pPr>
          <w:pStyle w:val="Footer"/>
          <w:jc w:val="center"/>
        </w:pPr>
        <w:r>
          <w:fldChar w:fldCharType="begin"/>
        </w:r>
        <w:r>
          <w:instrText>PAGE   \* MERGEFORMAT</w:instrText>
        </w:r>
        <w:r>
          <w:fldChar w:fldCharType="separate"/>
        </w:r>
        <w:r w:rsidR="007823A0">
          <w:rPr>
            <w:noProof/>
          </w:rPr>
          <w:t>7</w:t>
        </w:r>
        <w:r>
          <w:fldChar w:fldCharType="end"/>
        </w:r>
      </w:p>
    </w:sdtContent>
  </w:sdt>
  <w:p w14:paraId="5E6B8E0A" w14:textId="77777777" w:rsidR="00962513" w:rsidRDefault="009625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EA4F9B" w14:textId="77777777" w:rsidR="00F66F56" w:rsidRDefault="00F66F56" w:rsidP="00FB0812">
      <w:pPr>
        <w:spacing w:after="0" w:line="240" w:lineRule="auto"/>
      </w:pPr>
      <w:r>
        <w:separator/>
      </w:r>
    </w:p>
  </w:footnote>
  <w:footnote w:type="continuationSeparator" w:id="0">
    <w:p w14:paraId="39BC902D" w14:textId="77777777" w:rsidR="00F66F56" w:rsidRDefault="00F66F56" w:rsidP="00FB0812">
      <w:pPr>
        <w:spacing w:after="0" w:line="240" w:lineRule="auto"/>
      </w:pPr>
      <w:r>
        <w:continuationSeparator/>
      </w:r>
    </w:p>
  </w:footnote>
  <w:footnote w:id="1">
    <w:p w14:paraId="5AB7FB45" w14:textId="77777777" w:rsidR="00962513" w:rsidRDefault="00962513" w:rsidP="00496118">
      <w:pPr>
        <w:pStyle w:val="FootnoteText"/>
      </w:pPr>
      <w:r>
        <w:rPr>
          <w:rStyle w:val="FootnoteReference"/>
        </w:rPr>
        <w:footnoteRef/>
      </w:r>
      <w:r>
        <w:t xml:space="preserve"> </w:t>
      </w:r>
      <w:r w:rsidRPr="00AE7F9E">
        <w:t>Large Scale Visual Recognition Challenge</w:t>
      </w:r>
      <w:r>
        <w:t xml:space="preserve"> - soutěž v oblasti rozpoznání objektu.</w:t>
      </w:r>
    </w:p>
  </w:footnote>
  <w:footnote w:id="2">
    <w:p w14:paraId="594BAE59" w14:textId="77777777" w:rsidR="00962513" w:rsidRDefault="00962513" w:rsidP="00F70503">
      <w:pPr>
        <w:pStyle w:val="FootnoteText"/>
      </w:pPr>
      <w:r>
        <w:rPr>
          <w:rStyle w:val="FootnoteReference"/>
        </w:rPr>
        <w:footnoteRef/>
      </w:r>
      <w:r>
        <w:t xml:space="preserve"> Python knihovna pro vizualizace. Dostupné z </w:t>
      </w:r>
      <w:r w:rsidRPr="004A1861">
        <w:t>https://matplotlib.org/</w:t>
      </w:r>
      <w:r>
        <w:t>.</w:t>
      </w:r>
    </w:p>
  </w:footnote>
  <w:footnote w:id="3">
    <w:p w14:paraId="45EF4CB1" w14:textId="77777777" w:rsidR="00974D71" w:rsidRDefault="00974D71" w:rsidP="00974D71">
      <w:pPr>
        <w:pStyle w:val="FootnoteText"/>
        <w:rPr>
          <w:ins w:id="503" w:author="Pepa Sládek" w:date="2019-04-01T11:45:00Z"/>
        </w:rPr>
      </w:pPr>
      <w:ins w:id="504" w:author="Pepa Sládek" w:date="2019-04-01T11:45:00Z">
        <w:r>
          <w:rPr>
            <w:rStyle w:val="FootnoteReference"/>
          </w:rPr>
          <w:footnoteRef/>
        </w:r>
        <w:r>
          <w:t xml:space="preserve"> Kolekce dostupná na </w:t>
        </w:r>
        <w:r>
          <w:fldChar w:fldCharType="begin"/>
        </w:r>
        <w:r>
          <w:instrText xml:space="preserve"> HYPERLINK "https://www.kenney.nl/assets" </w:instrText>
        </w:r>
        <w:r>
          <w:fldChar w:fldCharType="separate"/>
        </w:r>
        <w:r>
          <w:rPr>
            <w:rStyle w:val="Hyperlink"/>
          </w:rPr>
          <w:t>https://www.kenney.nl/assets</w:t>
        </w:r>
        <w:r>
          <w:rPr>
            <w:rStyle w:val="Hyperlink"/>
          </w:rPr>
          <w:fldChar w:fldCharType="end"/>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35E"/>
    <w:multiLevelType w:val="hybridMultilevel"/>
    <w:tmpl w:val="A600FA80"/>
    <w:lvl w:ilvl="0" w:tplc="E4923DE6">
      <w:start w:val="1"/>
      <w:numFmt w:val="decimal"/>
      <w:pStyle w:val="seznamcislovany"/>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27668DC"/>
    <w:multiLevelType w:val="hybridMultilevel"/>
    <w:tmpl w:val="C7E08748"/>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248C4E23"/>
    <w:multiLevelType w:val="hybridMultilevel"/>
    <w:tmpl w:val="300CABCA"/>
    <w:lvl w:ilvl="0" w:tplc="25707C7E">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EB35037"/>
    <w:multiLevelType w:val="hybridMultilevel"/>
    <w:tmpl w:val="195E86AA"/>
    <w:lvl w:ilvl="0" w:tplc="0405000F">
      <w:start w:val="1"/>
      <w:numFmt w:val="decimal"/>
      <w:lvlText w:val="%1."/>
      <w:lvlJc w:val="left"/>
      <w:pPr>
        <w:ind w:left="1455" w:hanging="360"/>
      </w:pPr>
    </w:lvl>
    <w:lvl w:ilvl="1" w:tplc="04050019">
      <w:start w:val="1"/>
      <w:numFmt w:val="lowerLetter"/>
      <w:lvlText w:val="%2."/>
      <w:lvlJc w:val="left"/>
      <w:pPr>
        <w:ind w:left="2175" w:hanging="360"/>
      </w:p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4" w15:restartNumberingAfterBreak="0">
    <w:nsid w:val="426C788D"/>
    <w:multiLevelType w:val="multilevel"/>
    <w:tmpl w:val="0405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6A80061"/>
    <w:multiLevelType w:val="hybridMultilevel"/>
    <w:tmpl w:val="9EEC5CEC"/>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žek Bruno">
    <w15:presenceInfo w15:providerId="AD" w15:userId="S-1-5-21-2318265290-742961591-722532207-6555"/>
  </w15:person>
  <w15:person w15:author="Pepa Sládek">
    <w15:presenceInfo w15:providerId="Windows Live" w15:userId="beb253a23e39dc97"/>
  </w15:person>
  <w15:person w15:author="Ouhrabka Adam">
    <w15:presenceInfo w15:providerId="None" w15:userId="Ouhrabka Ad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680"/>
    <w:rsid w:val="0000163C"/>
    <w:rsid w:val="0000682F"/>
    <w:rsid w:val="00006D47"/>
    <w:rsid w:val="00012532"/>
    <w:rsid w:val="00012722"/>
    <w:rsid w:val="00024AB7"/>
    <w:rsid w:val="0003108C"/>
    <w:rsid w:val="0003225B"/>
    <w:rsid w:val="00032470"/>
    <w:rsid w:val="0003444E"/>
    <w:rsid w:val="00034990"/>
    <w:rsid w:val="000375AE"/>
    <w:rsid w:val="00045669"/>
    <w:rsid w:val="00045D46"/>
    <w:rsid w:val="00050CD6"/>
    <w:rsid w:val="000551D2"/>
    <w:rsid w:val="00060A18"/>
    <w:rsid w:val="000610F5"/>
    <w:rsid w:val="00065A08"/>
    <w:rsid w:val="000708C2"/>
    <w:rsid w:val="00075D5A"/>
    <w:rsid w:val="00083C0C"/>
    <w:rsid w:val="0009065F"/>
    <w:rsid w:val="000965CA"/>
    <w:rsid w:val="00096B7C"/>
    <w:rsid w:val="000B0370"/>
    <w:rsid w:val="000B6173"/>
    <w:rsid w:val="000C1BB6"/>
    <w:rsid w:val="000C1BCF"/>
    <w:rsid w:val="000C2E59"/>
    <w:rsid w:val="000C5833"/>
    <w:rsid w:val="000C6491"/>
    <w:rsid w:val="000C78B2"/>
    <w:rsid w:val="000D17CF"/>
    <w:rsid w:val="000D6660"/>
    <w:rsid w:val="000E1A3D"/>
    <w:rsid w:val="000E48FF"/>
    <w:rsid w:val="000F1F24"/>
    <w:rsid w:val="000F37C0"/>
    <w:rsid w:val="0010327C"/>
    <w:rsid w:val="00103370"/>
    <w:rsid w:val="001131C6"/>
    <w:rsid w:val="0011351E"/>
    <w:rsid w:val="001142F1"/>
    <w:rsid w:val="00125FE2"/>
    <w:rsid w:val="0013208F"/>
    <w:rsid w:val="00134238"/>
    <w:rsid w:val="001463D2"/>
    <w:rsid w:val="00146CA1"/>
    <w:rsid w:val="00151246"/>
    <w:rsid w:val="00154000"/>
    <w:rsid w:val="00154EF9"/>
    <w:rsid w:val="00155617"/>
    <w:rsid w:val="00155E3A"/>
    <w:rsid w:val="00162545"/>
    <w:rsid w:val="001662B2"/>
    <w:rsid w:val="00172A2F"/>
    <w:rsid w:val="00172B10"/>
    <w:rsid w:val="001756B6"/>
    <w:rsid w:val="00186380"/>
    <w:rsid w:val="00186975"/>
    <w:rsid w:val="001915E0"/>
    <w:rsid w:val="00191F46"/>
    <w:rsid w:val="0019539B"/>
    <w:rsid w:val="001A0463"/>
    <w:rsid w:val="001A3266"/>
    <w:rsid w:val="001A588F"/>
    <w:rsid w:val="001A76E1"/>
    <w:rsid w:val="001B1C27"/>
    <w:rsid w:val="001B67A0"/>
    <w:rsid w:val="001D17EC"/>
    <w:rsid w:val="001D4309"/>
    <w:rsid w:val="001F715E"/>
    <w:rsid w:val="001F7A87"/>
    <w:rsid w:val="00200A8A"/>
    <w:rsid w:val="00204835"/>
    <w:rsid w:val="00205022"/>
    <w:rsid w:val="00205648"/>
    <w:rsid w:val="00206526"/>
    <w:rsid w:val="00212DFE"/>
    <w:rsid w:val="00215DDE"/>
    <w:rsid w:val="00216C16"/>
    <w:rsid w:val="00216C7F"/>
    <w:rsid w:val="0021742A"/>
    <w:rsid w:val="002225F7"/>
    <w:rsid w:val="002226E4"/>
    <w:rsid w:val="00231721"/>
    <w:rsid w:val="00233971"/>
    <w:rsid w:val="00252AC0"/>
    <w:rsid w:val="002553D6"/>
    <w:rsid w:val="00255CE4"/>
    <w:rsid w:val="002632B4"/>
    <w:rsid w:val="00264424"/>
    <w:rsid w:val="0026541F"/>
    <w:rsid w:val="00266244"/>
    <w:rsid w:val="0026640B"/>
    <w:rsid w:val="0027056E"/>
    <w:rsid w:val="002709CE"/>
    <w:rsid w:val="00270C87"/>
    <w:rsid w:val="00273E31"/>
    <w:rsid w:val="002766DE"/>
    <w:rsid w:val="00280796"/>
    <w:rsid w:val="00287258"/>
    <w:rsid w:val="002965B1"/>
    <w:rsid w:val="002A1810"/>
    <w:rsid w:val="002A6D82"/>
    <w:rsid w:val="002B2140"/>
    <w:rsid w:val="002B77A7"/>
    <w:rsid w:val="002C0A84"/>
    <w:rsid w:val="002D2995"/>
    <w:rsid w:val="002D628D"/>
    <w:rsid w:val="002E0704"/>
    <w:rsid w:val="002E17AC"/>
    <w:rsid w:val="002E5147"/>
    <w:rsid w:val="002F2A38"/>
    <w:rsid w:val="00306489"/>
    <w:rsid w:val="00312F03"/>
    <w:rsid w:val="003138AB"/>
    <w:rsid w:val="003173F9"/>
    <w:rsid w:val="003229C2"/>
    <w:rsid w:val="003248FB"/>
    <w:rsid w:val="00330A75"/>
    <w:rsid w:val="00331B32"/>
    <w:rsid w:val="00332023"/>
    <w:rsid w:val="00334F94"/>
    <w:rsid w:val="00344716"/>
    <w:rsid w:val="00352879"/>
    <w:rsid w:val="00364A5C"/>
    <w:rsid w:val="00365130"/>
    <w:rsid w:val="00365FBD"/>
    <w:rsid w:val="0037063B"/>
    <w:rsid w:val="0037095C"/>
    <w:rsid w:val="00372C53"/>
    <w:rsid w:val="00375977"/>
    <w:rsid w:val="00377818"/>
    <w:rsid w:val="00383B56"/>
    <w:rsid w:val="00383DCF"/>
    <w:rsid w:val="003841B2"/>
    <w:rsid w:val="0038445A"/>
    <w:rsid w:val="00395921"/>
    <w:rsid w:val="00396329"/>
    <w:rsid w:val="003A22F9"/>
    <w:rsid w:val="003A330A"/>
    <w:rsid w:val="003A4AC7"/>
    <w:rsid w:val="003A77AD"/>
    <w:rsid w:val="003B49CF"/>
    <w:rsid w:val="003C009A"/>
    <w:rsid w:val="003C0299"/>
    <w:rsid w:val="003D0D7F"/>
    <w:rsid w:val="003D3656"/>
    <w:rsid w:val="003D6C8E"/>
    <w:rsid w:val="003F2280"/>
    <w:rsid w:val="0040279A"/>
    <w:rsid w:val="00402E37"/>
    <w:rsid w:val="00403AE6"/>
    <w:rsid w:val="0040456C"/>
    <w:rsid w:val="00406E13"/>
    <w:rsid w:val="00412E60"/>
    <w:rsid w:val="00416949"/>
    <w:rsid w:val="00421686"/>
    <w:rsid w:val="004226A9"/>
    <w:rsid w:val="0043045F"/>
    <w:rsid w:val="004323C1"/>
    <w:rsid w:val="004376E3"/>
    <w:rsid w:val="0044131E"/>
    <w:rsid w:val="00444611"/>
    <w:rsid w:val="00444C8F"/>
    <w:rsid w:val="00445DDC"/>
    <w:rsid w:val="0044776E"/>
    <w:rsid w:val="00450F1E"/>
    <w:rsid w:val="00453E50"/>
    <w:rsid w:val="00460BB6"/>
    <w:rsid w:val="00461155"/>
    <w:rsid w:val="00461341"/>
    <w:rsid w:val="004615F6"/>
    <w:rsid w:val="004624F2"/>
    <w:rsid w:val="00466BD0"/>
    <w:rsid w:val="00470F33"/>
    <w:rsid w:val="00471429"/>
    <w:rsid w:val="00471977"/>
    <w:rsid w:val="00473287"/>
    <w:rsid w:val="00490A79"/>
    <w:rsid w:val="004916E8"/>
    <w:rsid w:val="004920A3"/>
    <w:rsid w:val="00496118"/>
    <w:rsid w:val="004A1861"/>
    <w:rsid w:val="004A49D3"/>
    <w:rsid w:val="004B31DF"/>
    <w:rsid w:val="004C0032"/>
    <w:rsid w:val="004C21C0"/>
    <w:rsid w:val="004C2262"/>
    <w:rsid w:val="004C31B1"/>
    <w:rsid w:val="004E270B"/>
    <w:rsid w:val="004E63C4"/>
    <w:rsid w:val="00501FF8"/>
    <w:rsid w:val="00504230"/>
    <w:rsid w:val="0051552B"/>
    <w:rsid w:val="0052620E"/>
    <w:rsid w:val="0054232F"/>
    <w:rsid w:val="00544347"/>
    <w:rsid w:val="00547601"/>
    <w:rsid w:val="00550A50"/>
    <w:rsid w:val="0056235A"/>
    <w:rsid w:val="005679ED"/>
    <w:rsid w:val="00567F4B"/>
    <w:rsid w:val="005714CC"/>
    <w:rsid w:val="00573DA7"/>
    <w:rsid w:val="005815BF"/>
    <w:rsid w:val="00595002"/>
    <w:rsid w:val="005959D7"/>
    <w:rsid w:val="00595AF0"/>
    <w:rsid w:val="005B452A"/>
    <w:rsid w:val="005C01BE"/>
    <w:rsid w:val="005D200B"/>
    <w:rsid w:val="005D4AB0"/>
    <w:rsid w:val="005D561C"/>
    <w:rsid w:val="005E0E28"/>
    <w:rsid w:val="005E42DE"/>
    <w:rsid w:val="005F037B"/>
    <w:rsid w:val="005F3188"/>
    <w:rsid w:val="005F40F7"/>
    <w:rsid w:val="005F59B7"/>
    <w:rsid w:val="005F5C1E"/>
    <w:rsid w:val="005F6FDA"/>
    <w:rsid w:val="0060124E"/>
    <w:rsid w:val="00604460"/>
    <w:rsid w:val="00604C52"/>
    <w:rsid w:val="00621328"/>
    <w:rsid w:val="006265A3"/>
    <w:rsid w:val="006270B2"/>
    <w:rsid w:val="00631FD6"/>
    <w:rsid w:val="006321F6"/>
    <w:rsid w:val="00632EFF"/>
    <w:rsid w:val="006348F9"/>
    <w:rsid w:val="006449BA"/>
    <w:rsid w:val="0065093E"/>
    <w:rsid w:val="00652D69"/>
    <w:rsid w:val="00655F6D"/>
    <w:rsid w:val="00663F9C"/>
    <w:rsid w:val="00665BFF"/>
    <w:rsid w:val="006661A8"/>
    <w:rsid w:val="00675649"/>
    <w:rsid w:val="00682E08"/>
    <w:rsid w:val="00683C01"/>
    <w:rsid w:val="00692674"/>
    <w:rsid w:val="006941C1"/>
    <w:rsid w:val="0069492E"/>
    <w:rsid w:val="006A7513"/>
    <w:rsid w:val="006B4BF1"/>
    <w:rsid w:val="006B4EE9"/>
    <w:rsid w:val="006B6821"/>
    <w:rsid w:val="006B6E22"/>
    <w:rsid w:val="006D00BA"/>
    <w:rsid w:val="006D4236"/>
    <w:rsid w:val="006D4987"/>
    <w:rsid w:val="006D64FD"/>
    <w:rsid w:val="006D7066"/>
    <w:rsid w:val="006E0144"/>
    <w:rsid w:val="006E41C8"/>
    <w:rsid w:val="006E6371"/>
    <w:rsid w:val="006E7B0D"/>
    <w:rsid w:val="006F4EE2"/>
    <w:rsid w:val="006F5C54"/>
    <w:rsid w:val="0070200F"/>
    <w:rsid w:val="00715B21"/>
    <w:rsid w:val="00717150"/>
    <w:rsid w:val="007270B7"/>
    <w:rsid w:val="007320B5"/>
    <w:rsid w:val="00742F62"/>
    <w:rsid w:val="007531D6"/>
    <w:rsid w:val="00763A4F"/>
    <w:rsid w:val="007652B5"/>
    <w:rsid w:val="007668A8"/>
    <w:rsid w:val="00767984"/>
    <w:rsid w:val="00770957"/>
    <w:rsid w:val="007738F0"/>
    <w:rsid w:val="00776F7B"/>
    <w:rsid w:val="0078047C"/>
    <w:rsid w:val="007823A0"/>
    <w:rsid w:val="00787B97"/>
    <w:rsid w:val="00787F85"/>
    <w:rsid w:val="00790D7E"/>
    <w:rsid w:val="007911EC"/>
    <w:rsid w:val="00791C68"/>
    <w:rsid w:val="00796DBE"/>
    <w:rsid w:val="007A2F1C"/>
    <w:rsid w:val="007B426C"/>
    <w:rsid w:val="007B72C8"/>
    <w:rsid w:val="007C2005"/>
    <w:rsid w:val="007C762C"/>
    <w:rsid w:val="007D7A09"/>
    <w:rsid w:val="007E2D73"/>
    <w:rsid w:val="007E544C"/>
    <w:rsid w:val="007F3C4E"/>
    <w:rsid w:val="007F4652"/>
    <w:rsid w:val="00801128"/>
    <w:rsid w:val="0080227D"/>
    <w:rsid w:val="00804F63"/>
    <w:rsid w:val="00805B08"/>
    <w:rsid w:val="008071AD"/>
    <w:rsid w:val="008244F6"/>
    <w:rsid w:val="00833DD2"/>
    <w:rsid w:val="0083459A"/>
    <w:rsid w:val="00834A08"/>
    <w:rsid w:val="00836ACB"/>
    <w:rsid w:val="00836B5A"/>
    <w:rsid w:val="00837D96"/>
    <w:rsid w:val="0084237B"/>
    <w:rsid w:val="008434FA"/>
    <w:rsid w:val="00847F25"/>
    <w:rsid w:val="00850DC9"/>
    <w:rsid w:val="008756E0"/>
    <w:rsid w:val="00880418"/>
    <w:rsid w:val="00884992"/>
    <w:rsid w:val="00897461"/>
    <w:rsid w:val="008B66D9"/>
    <w:rsid w:val="008C1196"/>
    <w:rsid w:val="008D65F3"/>
    <w:rsid w:val="008E012D"/>
    <w:rsid w:val="008E1A76"/>
    <w:rsid w:val="008E454C"/>
    <w:rsid w:val="008F15E4"/>
    <w:rsid w:val="008F3AD1"/>
    <w:rsid w:val="008F7E52"/>
    <w:rsid w:val="0090167A"/>
    <w:rsid w:val="0090321A"/>
    <w:rsid w:val="00905AA5"/>
    <w:rsid w:val="0091074A"/>
    <w:rsid w:val="00911ACF"/>
    <w:rsid w:val="00912918"/>
    <w:rsid w:val="0091782F"/>
    <w:rsid w:val="009205E7"/>
    <w:rsid w:val="009215AD"/>
    <w:rsid w:val="0092289C"/>
    <w:rsid w:val="009250D4"/>
    <w:rsid w:val="00926DBF"/>
    <w:rsid w:val="00927065"/>
    <w:rsid w:val="0093346A"/>
    <w:rsid w:val="00941617"/>
    <w:rsid w:val="00943025"/>
    <w:rsid w:val="009566C9"/>
    <w:rsid w:val="00962513"/>
    <w:rsid w:val="00974D71"/>
    <w:rsid w:val="00983680"/>
    <w:rsid w:val="00997B97"/>
    <w:rsid w:val="009A0142"/>
    <w:rsid w:val="009A6689"/>
    <w:rsid w:val="009B4388"/>
    <w:rsid w:val="009C6462"/>
    <w:rsid w:val="009D0433"/>
    <w:rsid w:val="009D3714"/>
    <w:rsid w:val="009D545E"/>
    <w:rsid w:val="009D5C4C"/>
    <w:rsid w:val="009D6FF5"/>
    <w:rsid w:val="009E2F5F"/>
    <w:rsid w:val="009E7CDC"/>
    <w:rsid w:val="009F0575"/>
    <w:rsid w:val="009F45F5"/>
    <w:rsid w:val="009F6408"/>
    <w:rsid w:val="009F7F9D"/>
    <w:rsid w:val="00A00427"/>
    <w:rsid w:val="00A02F3A"/>
    <w:rsid w:val="00A03348"/>
    <w:rsid w:val="00A07FC2"/>
    <w:rsid w:val="00A11B5F"/>
    <w:rsid w:val="00A246F2"/>
    <w:rsid w:val="00A26542"/>
    <w:rsid w:val="00A31129"/>
    <w:rsid w:val="00A350AA"/>
    <w:rsid w:val="00A444A9"/>
    <w:rsid w:val="00A572BF"/>
    <w:rsid w:val="00A57EC7"/>
    <w:rsid w:val="00A61949"/>
    <w:rsid w:val="00A70E18"/>
    <w:rsid w:val="00A73A04"/>
    <w:rsid w:val="00A9102E"/>
    <w:rsid w:val="00A91883"/>
    <w:rsid w:val="00A93177"/>
    <w:rsid w:val="00A9690B"/>
    <w:rsid w:val="00AA0F1B"/>
    <w:rsid w:val="00AA1449"/>
    <w:rsid w:val="00AA27F0"/>
    <w:rsid w:val="00AA7C80"/>
    <w:rsid w:val="00AB023E"/>
    <w:rsid w:val="00AB0C35"/>
    <w:rsid w:val="00AB2098"/>
    <w:rsid w:val="00AB3AEB"/>
    <w:rsid w:val="00AC776C"/>
    <w:rsid w:val="00AD0874"/>
    <w:rsid w:val="00AD553E"/>
    <w:rsid w:val="00AE2ED3"/>
    <w:rsid w:val="00AE5599"/>
    <w:rsid w:val="00AE7F9E"/>
    <w:rsid w:val="00AF1D2E"/>
    <w:rsid w:val="00AF268C"/>
    <w:rsid w:val="00AF2832"/>
    <w:rsid w:val="00AF2CE6"/>
    <w:rsid w:val="00AF57AF"/>
    <w:rsid w:val="00B05FAC"/>
    <w:rsid w:val="00B06E5F"/>
    <w:rsid w:val="00B10524"/>
    <w:rsid w:val="00B1531E"/>
    <w:rsid w:val="00B1784C"/>
    <w:rsid w:val="00B20C7A"/>
    <w:rsid w:val="00B226CD"/>
    <w:rsid w:val="00B31F14"/>
    <w:rsid w:val="00B364EB"/>
    <w:rsid w:val="00B40EE7"/>
    <w:rsid w:val="00B44913"/>
    <w:rsid w:val="00B44C98"/>
    <w:rsid w:val="00B460B9"/>
    <w:rsid w:val="00B462D3"/>
    <w:rsid w:val="00B608F6"/>
    <w:rsid w:val="00B64321"/>
    <w:rsid w:val="00B6497A"/>
    <w:rsid w:val="00B700D2"/>
    <w:rsid w:val="00B707C6"/>
    <w:rsid w:val="00B72403"/>
    <w:rsid w:val="00B7782F"/>
    <w:rsid w:val="00B82BEB"/>
    <w:rsid w:val="00B954A6"/>
    <w:rsid w:val="00BA2E18"/>
    <w:rsid w:val="00BB0231"/>
    <w:rsid w:val="00BB779D"/>
    <w:rsid w:val="00BD57DA"/>
    <w:rsid w:val="00BD5CB6"/>
    <w:rsid w:val="00BE283E"/>
    <w:rsid w:val="00BE4181"/>
    <w:rsid w:val="00BF2378"/>
    <w:rsid w:val="00C017E2"/>
    <w:rsid w:val="00C10475"/>
    <w:rsid w:val="00C128A7"/>
    <w:rsid w:val="00C15D1E"/>
    <w:rsid w:val="00C21F12"/>
    <w:rsid w:val="00C25769"/>
    <w:rsid w:val="00C27FD1"/>
    <w:rsid w:val="00C30CB2"/>
    <w:rsid w:val="00C30F23"/>
    <w:rsid w:val="00C36AC5"/>
    <w:rsid w:val="00C46A53"/>
    <w:rsid w:val="00C52069"/>
    <w:rsid w:val="00C56748"/>
    <w:rsid w:val="00C60F15"/>
    <w:rsid w:val="00C727E8"/>
    <w:rsid w:val="00C733BD"/>
    <w:rsid w:val="00C836E9"/>
    <w:rsid w:val="00C843FB"/>
    <w:rsid w:val="00C87CBF"/>
    <w:rsid w:val="00C97733"/>
    <w:rsid w:val="00CA5095"/>
    <w:rsid w:val="00CA6F42"/>
    <w:rsid w:val="00CB7837"/>
    <w:rsid w:val="00CB7DEF"/>
    <w:rsid w:val="00CC29C7"/>
    <w:rsid w:val="00CD7A20"/>
    <w:rsid w:val="00CE2DD7"/>
    <w:rsid w:val="00CE4100"/>
    <w:rsid w:val="00CE582B"/>
    <w:rsid w:val="00CE67CC"/>
    <w:rsid w:val="00D0369F"/>
    <w:rsid w:val="00D06213"/>
    <w:rsid w:val="00D06C25"/>
    <w:rsid w:val="00D0759B"/>
    <w:rsid w:val="00D27CC5"/>
    <w:rsid w:val="00D32188"/>
    <w:rsid w:val="00D36699"/>
    <w:rsid w:val="00D426DC"/>
    <w:rsid w:val="00D52E88"/>
    <w:rsid w:val="00D549F1"/>
    <w:rsid w:val="00D55CD8"/>
    <w:rsid w:val="00D561B0"/>
    <w:rsid w:val="00D61CED"/>
    <w:rsid w:val="00D64732"/>
    <w:rsid w:val="00D6596A"/>
    <w:rsid w:val="00D65A78"/>
    <w:rsid w:val="00D67434"/>
    <w:rsid w:val="00D71B7E"/>
    <w:rsid w:val="00D74268"/>
    <w:rsid w:val="00D82341"/>
    <w:rsid w:val="00D84253"/>
    <w:rsid w:val="00D928F5"/>
    <w:rsid w:val="00D94B6F"/>
    <w:rsid w:val="00D96B56"/>
    <w:rsid w:val="00DA0D83"/>
    <w:rsid w:val="00DB6483"/>
    <w:rsid w:val="00DB7B6E"/>
    <w:rsid w:val="00DC2A72"/>
    <w:rsid w:val="00DC3565"/>
    <w:rsid w:val="00DD1167"/>
    <w:rsid w:val="00DD2832"/>
    <w:rsid w:val="00DD3553"/>
    <w:rsid w:val="00DD3B37"/>
    <w:rsid w:val="00DD3D28"/>
    <w:rsid w:val="00DD4B03"/>
    <w:rsid w:val="00DE262C"/>
    <w:rsid w:val="00DE4348"/>
    <w:rsid w:val="00DE665A"/>
    <w:rsid w:val="00DF05B9"/>
    <w:rsid w:val="00DF6A31"/>
    <w:rsid w:val="00E10054"/>
    <w:rsid w:val="00E114EF"/>
    <w:rsid w:val="00E163FB"/>
    <w:rsid w:val="00E17003"/>
    <w:rsid w:val="00E2273C"/>
    <w:rsid w:val="00E25BBD"/>
    <w:rsid w:val="00E37053"/>
    <w:rsid w:val="00E37186"/>
    <w:rsid w:val="00E40126"/>
    <w:rsid w:val="00E43742"/>
    <w:rsid w:val="00E449B5"/>
    <w:rsid w:val="00E50481"/>
    <w:rsid w:val="00E62DA1"/>
    <w:rsid w:val="00E662FC"/>
    <w:rsid w:val="00E67937"/>
    <w:rsid w:val="00E70450"/>
    <w:rsid w:val="00E71350"/>
    <w:rsid w:val="00E7143B"/>
    <w:rsid w:val="00E76E4B"/>
    <w:rsid w:val="00E838C3"/>
    <w:rsid w:val="00E87E9F"/>
    <w:rsid w:val="00E922D8"/>
    <w:rsid w:val="00E950EC"/>
    <w:rsid w:val="00E95442"/>
    <w:rsid w:val="00E95A94"/>
    <w:rsid w:val="00EA4416"/>
    <w:rsid w:val="00EA45E2"/>
    <w:rsid w:val="00EA5F44"/>
    <w:rsid w:val="00EA6D3B"/>
    <w:rsid w:val="00EA6DA5"/>
    <w:rsid w:val="00EB0B9D"/>
    <w:rsid w:val="00EB2872"/>
    <w:rsid w:val="00EB2D8C"/>
    <w:rsid w:val="00EC0DB4"/>
    <w:rsid w:val="00EC2DCC"/>
    <w:rsid w:val="00EC69C9"/>
    <w:rsid w:val="00ED2EDE"/>
    <w:rsid w:val="00EE1FF5"/>
    <w:rsid w:val="00EF373B"/>
    <w:rsid w:val="00EF3F47"/>
    <w:rsid w:val="00EF3F70"/>
    <w:rsid w:val="00EF6DE7"/>
    <w:rsid w:val="00EF71B4"/>
    <w:rsid w:val="00F0096B"/>
    <w:rsid w:val="00F079C6"/>
    <w:rsid w:val="00F16D3E"/>
    <w:rsid w:val="00F203C1"/>
    <w:rsid w:val="00F25EE4"/>
    <w:rsid w:val="00F451CE"/>
    <w:rsid w:val="00F51537"/>
    <w:rsid w:val="00F516D8"/>
    <w:rsid w:val="00F516E5"/>
    <w:rsid w:val="00F60EEE"/>
    <w:rsid w:val="00F619E4"/>
    <w:rsid w:val="00F66F56"/>
    <w:rsid w:val="00F70503"/>
    <w:rsid w:val="00F8472D"/>
    <w:rsid w:val="00FA2FB4"/>
    <w:rsid w:val="00FA514A"/>
    <w:rsid w:val="00FA714E"/>
    <w:rsid w:val="00FB0812"/>
    <w:rsid w:val="00FB1A31"/>
    <w:rsid w:val="00FB3671"/>
    <w:rsid w:val="00FB48F9"/>
    <w:rsid w:val="00FC113B"/>
    <w:rsid w:val="00FC7B80"/>
    <w:rsid w:val="00FD3A97"/>
    <w:rsid w:val="00FD7F65"/>
    <w:rsid w:val="00FE1834"/>
    <w:rsid w:val="00FE287A"/>
  </w:rsids>
  <m:mathPr>
    <m:mathFont m:val="Cambria Math"/>
    <m:brkBin m:val="before"/>
    <m:brkBinSub m:val="--"/>
    <m:smallFrac m:val="0"/>
    <m:dispDef/>
    <m:lMargin m:val="0"/>
    <m:rMargin m:val="0"/>
    <m:defJc m:val="centerGroup"/>
    <m:wrapIndent m:val="1440"/>
    <m:intLim m:val="subSup"/>
    <m:naryLim m:val="undOvr"/>
  </m:mathPr>
  <w:themeFontLang w:val="cs-CZ"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14A7"/>
  <w15:chartTrackingRefBased/>
  <w15:docId w15:val="{AD48590A-5AFC-47BD-848F-923C8BE8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4230"/>
    <w:pPr>
      <w:keepNext/>
      <w:keepLines/>
      <w:pageBreakBefore/>
      <w:numPr>
        <w:numId w:val="2"/>
      </w:numPr>
      <w:spacing w:before="720" w:after="360"/>
      <w:outlineLvl w:val="0"/>
    </w:pPr>
    <w:rPr>
      <w:rFonts w:ascii="Arial" w:eastAsiaTheme="majorEastAsia" w:hAnsi="Arial" w:cstheme="majorBidi"/>
      <w:b/>
      <w:color w:val="000000" w:themeColor="text1"/>
      <w:sz w:val="44"/>
      <w:szCs w:val="32"/>
    </w:rPr>
  </w:style>
  <w:style w:type="paragraph" w:styleId="Heading2">
    <w:name w:val="heading 2"/>
    <w:basedOn w:val="Normal"/>
    <w:next w:val="Normal"/>
    <w:link w:val="Heading2Char"/>
    <w:uiPriority w:val="9"/>
    <w:unhideWhenUsed/>
    <w:qFormat/>
    <w:rsid w:val="00012722"/>
    <w:pPr>
      <w:keepNext/>
      <w:keepLines/>
      <w:numPr>
        <w:ilvl w:val="1"/>
        <w:numId w:val="2"/>
      </w:numPr>
      <w:spacing w:before="360" w:after="180"/>
      <w:outlineLvl w:val="1"/>
    </w:pPr>
    <w:rPr>
      <w:rFonts w:ascii="Arial" w:eastAsiaTheme="majorEastAsia" w:hAnsi="Arial" w:cstheme="majorBidi"/>
      <w:b/>
      <w:color w:val="000000" w:themeColor="text1"/>
      <w:sz w:val="36"/>
      <w:szCs w:val="26"/>
    </w:rPr>
  </w:style>
  <w:style w:type="paragraph" w:styleId="Heading3">
    <w:name w:val="heading 3"/>
    <w:basedOn w:val="Normal"/>
    <w:next w:val="Normal"/>
    <w:link w:val="Heading3Char"/>
    <w:uiPriority w:val="9"/>
    <w:unhideWhenUsed/>
    <w:qFormat/>
    <w:rsid w:val="008756E0"/>
    <w:pPr>
      <w:keepNext/>
      <w:keepLines/>
      <w:numPr>
        <w:ilvl w:val="2"/>
        <w:numId w:val="2"/>
      </w:numPr>
      <w:tabs>
        <w:tab w:val="left" w:pos="1134"/>
      </w:tabs>
      <w:spacing w:before="320"/>
      <w:outlineLvl w:val="2"/>
    </w:pPr>
    <w:rPr>
      <w:rFonts w:ascii="Arial" w:eastAsiaTheme="majorEastAsia" w:hAnsi="Arial" w:cstheme="majorBidi"/>
      <w:b/>
      <w:sz w:val="32"/>
      <w:szCs w:val="24"/>
    </w:rPr>
  </w:style>
  <w:style w:type="paragraph" w:styleId="Heading4">
    <w:name w:val="heading 4"/>
    <w:basedOn w:val="Normal"/>
    <w:next w:val="Normal"/>
    <w:link w:val="Heading4Char"/>
    <w:uiPriority w:val="9"/>
    <w:unhideWhenUsed/>
    <w:qFormat/>
    <w:rsid w:val="008756E0"/>
    <w:pPr>
      <w:keepNext/>
      <w:keepLines/>
      <w:numPr>
        <w:ilvl w:val="3"/>
        <w:numId w:val="2"/>
      </w:numPr>
      <w:spacing w:before="240" w:after="120"/>
      <w:outlineLvl w:val="3"/>
    </w:pPr>
    <w:rPr>
      <w:rFonts w:ascii="Arial" w:eastAsiaTheme="majorEastAsia" w:hAnsi="Arial" w:cstheme="majorBidi"/>
      <w:b/>
      <w:iCs/>
      <w:sz w:val="24"/>
    </w:rPr>
  </w:style>
  <w:style w:type="paragraph" w:styleId="Heading5">
    <w:name w:val="heading 5"/>
    <w:basedOn w:val="Normal"/>
    <w:next w:val="Normal"/>
    <w:link w:val="Heading5Char"/>
    <w:uiPriority w:val="9"/>
    <w:semiHidden/>
    <w:unhideWhenUsed/>
    <w:qFormat/>
    <w:rsid w:val="00CD7A2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7A2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7A2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7A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7A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nnadpis">
    <w:name w:val="Titulní nadpis"/>
    <w:basedOn w:val="Normal"/>
    <w:link w:val="TitulnnadpisChar"/>
    <w:qFormat/>
    <w:rsid w:val="00983680"/>
    <w:pPr>
      <w:jc w:val="center"/>
    </w:pPr>
    <w:rPr>
      <w:rFonts w:ascii="Arial" w:hAnsi="Arial" w:cs="ComeniaSans-Bold"/>
      <w:b/>
      <w:bCs/>
      <w:sz w:val="38"/>
      <w:szCs w:val="38"/>
    </w:rPr>
  </w:style>
  <w:style w:type="paragraph" w:customStyle="1" w:styleId="Standartnitext">
    <w:name w:val="Standartni text"/>
    <w:basedOn w:val="Normal"/>
    <w:link w:val="StandartnitextChar"/>
    <w:qFormat/>
    <w:rsid w:val="00A03348"/>
    <w:pPr>
      <w:spacing w:after="0" w:line="360" w:lineRule="auto"/>
      <w:ind w:firstLine="709"/>
      <w:jc w:val="both"/>
    </w:pPr>
    <w:rPr>
      <w:rFonts w:ascii="Cambria" w:hAnsi="Cambria" w:cs="Arial"/>
      <w:sz w:val="24"/>
    </w:rPr>
  </w:style>
  <w:style w:type="character" w:customStyle="1" w:styleId="TitulnnadpisChar">
    <w:name w:val="Titulní nadpis Char"/>
    <w:basedOn w:val="DefaultParagraphFont"/>
    <w:link w:val="Titulnnadpis"/>
    <w:rsid w:val="00983680"/>
    <w:rPr>
      <w:rFonts w:ascii="Arial" w:hAnsi="Arial" w:cs="ComeniaSans-Bold"/>
      <w:b/>
      <w:bCs/>
      <w:sz w:val="38"/>
      <w:szCs w:val="38"/>
    </w:rPr>
  </w:style>
  <w:style w:type="character" w:customStyle="1" w:styleId="Heading1Char">
    <w:name w:val="Heading 1 Char"/>
    <w:basedOn w:val="DefaultParagraphFont"/>
    <w:link w:val="Heading1"/>
    <w:uiPriority w:val="9"/>
    <w:rsid w:val="00504230"/>
    <w:rPr>
      <w:rFonts w:ascii="Arial" w:eastAsiaTheme="majorEastAsia" w:hAnsi="Arial" w:cstheme="majorBidi"/>
      <w:b/>
      <w:color w:val="000000" w:themeColor="text1"/>
      <w:sz w:val="44"/>
      <w:szCs w:val="32"/>
    </w:rPr>
  </w:style>
  <w:style w:type="character" w:customStyle="1" w:styleId="StandartnitextChar">
    <w:name w:val="Standartni text Char"/>
    <w:basedOn w:val="DefaultParagraphFont"/>
    <w:link w:val="Standartnitext"/>
    <w:rsid w:val="00A03348"/>
    <w:rPr>
      <w:rFonts w:ascii="Cambria" w:hAnsi="Cambria" w:cs="Arial"/>
      <w:sz w:val="24"/>
    </w:rPr>
  </w:style>
  <w:style w:type="character" w:customStyle="1" w:styleId="Heading2Char">
    <w:name w:val="Heading 2 Char"/>
    <w:basedOn w:val="DefaultParagraphFont"/>
    <w:link w:val="Heading2"/>
    <w:uiPriority w:val="9"/>
    <w:rsid w:val="00012722"/>
    <w:rPr>
      <w:rFonts w:ascii="Arial" w:eastAsiaTheme="majorEastAsia" w:hAnsi="Arial" w:cstheme="majorBidi"/>
      <w:b/>
      <w:color w:val="000000" w:themeColor="text1"/>
      <w:sz w:val="36"/>
      <w:szCs w:val="26"/>
    </w:rPr>
  </w:style>
  <w:style w:type="paragraph" w:styleId="Header">
    <w:name w:val="header"/>
    <w:basedOn w:val="Normal"/>
    <w:link w:val="HeaderChar"/>
    <w:uiPriority w:val="99"/>
    <w:unhideWhenUsed/>
    <w:rsid w:val="00FB08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0812"/>
  </w:style>
  <w:style w:type="paragraph" w:styleId="Footer">
    <w:name w:val="footer"/>
    <w:basedOn w:val="Normal"/>
    <w:link w:val="FooterChar"/>
    <w:uiPriority w:val="99"/>
    <w:unhideWhenUsed/>
    <w:rsid w:val="00FB08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0812"/>
  </w:style>
  <w:style w:type="character" w:customStyle="1" w:styleId="Heading3Char">
    <w:name w:val="Heading 3 Char"/>
    <w:basedOn w:val="DefaultParagraphFont"/>
    <w:link w:val="Heading3"/>
    <w:uiPriority w:val="9"/>
    <w:rsid w:val="008756E0"/>
    <w:rPr>
      <w:rFonts w:ascii="Arial" w:eastAsiaTheme="majorEastAsia" w:hAnsi="Arial" w:cstheme="majorBidi"/>
      <w:b/>
      <w:sz w:val="32"/>
      <w:szCs w:val="24"/>
    </w:rPr>
  </w:style>
  <w:style w:type="character" w:styleId="PlaceholderText">
    <w:name w:val="Placeholder Text"/>
    <w:basedOn w:val="DefaultParagraphFont"/>
    <w:uiPriority w:val="99"/>
    <w:semiHidden/>
    <w:rsid w:val="00682E08"/>
    <w:rPr>
      <w:color w:val="808080"/>
    </w:rPr>
  </w:style>
  <w:style w:type="paragraph" w:styleId="Caption">
    <w:name w:val="caption"/>
    <w:basedOn w:val="Normal"/>
    <w:next w:val="Normal"/>
    <w:uiPriority w:val="35"/>
    <w:unhideWhenUsed/>
    <w:qFormat/>
    <w:rsid w:val="006B4BF1"/>
    <w:pPr>
      <w:spacing w:after="200" w:line="360" w:lineRule="auto"/>
      <w:jc w:val="center"/>
    </w:pPr>
    <w:rPr>
      <w:rFonts w:ascii="Cambria" w:hAnsi="Cambria"/>
      <w:i/>
      <w:iCs/>
      <w:sz w:val="20"/>
      <w:szCs w:val="18"/>
    </w:rPr>
  </w:style>
  <w:style w:type="paragraph" w:styleId="ListParagraph">
    <w:name w:val="List Paragraph"/>
    <w:basedOn w:val="Normal"/>
    <w:uiPriority w:val="34"/>
    <w:qFormat/>
    <w:rsid w:val="00834A08"/>
    <w:pPr>
      <w:ind w:left="720"/>
      <w:contextualSpacing/>
    </w:pPr>
  </w:style>
  <w:style w:type="character" w:customStyle="1" w:styleId="Heading4Char">
    <w:name w:val="Heading 4 Char"/>
    <w:basedOn w:val="DefaultParagraphFont"/>
    <w:link w:val="Heading4"/>
    <w:uiPriority w:val="9"/>
    <w:rsid w:val="008756E0"/>
    <w:rPr>
      <w:rFonts w:ascii="Arial" w:eastAsiaTheme="majorEastAsia" w:hAnsi="Arial" w:cstheme="majorBidi"/>
      <w:b/>
      <w:iCs/>
      <w:sz w:val="24"/>
    </w:rPr>
  </w:style>
  <w:style w:type="paragraph" w:styleId="NormalWeb">
    <w:name w:val="Normal (Web)"/>
    <w:basedOn w:val="Normal"/>
    <w:uiPriority w:val="99"/>
    <w:unhideWhenUsed/>
    <w:rsid w:val="00B460B9"/>
    <w:pPr>
      <w:spacing w:before="100" w:beforeAutospacing="1" w:after="100" w:afterAutospacing="1" w:line="240" w:lineRule="auto"/>
    </w:pPr>
    <w:rPr>
      <w:rFonts w:ascii="Times New Roman" w:eastAsia="Times New Roman" w:hAnsi="Times New Roman" w:cs="Times New Roman"/>
      <w:sz w:val="24"/>
      <w:szCs w:val="24"/>
      <w:lang w:eastAsia="cs-CZ" w:bidi="he-IL"/>
    </w:rPr>
  </w:style>
  <w:style w:type="character" w:styleId="CommentReference">
    <w:name w:val="annotation reference"/>
    <w:basedOn w:val="DefaultParagraphFont"/>
    <w:uiPriority w:val="99"/>
    <w:semiHidden/>
    <w:unhideWhenUsed/>
    <w:rsid w:val="00125FE2"/>
    <w:rPr>
      <w:sz w:val="16"/>
      <w:szCs w:val="16"/>
    </w:rPr>
  </w:style>
  <w:style w:type="paragraph" w:styleId="CommentText">
    <w:name w:val="annotation text"/>
    <w:basedOn w:val="Normal"/>
    <w:link w:val="CommentTextChar"/>
    <w:uiPriority w:val="99"/>
    <w:semiHidden/>
    <w:unhideWhenUsed/>
    <w:rsid w:val="00125FE2"/>
    <w:pPr>
      <w:spacing w:line="240" w:lineRule="auto"/>
    </w:pPr>
    <w:rPr>
      <w:sz w:val="20"/>
      <w:szCs w:val="20"/>
    </w:rPr>
  </w:style>
  <w:style w:type="character" w:customStyle="1" w:styleId="CommentTextChar">
    <w:name w:val="Comment Text Char"/>
    <w:basedOn w:val="DefaultParagraphFont"/>
    <w:link w:val="CommentText"/>
    <w:uiPriority w:val="99"/>
    <w:semiHidden/>
    <w:rsid w:val="00125FE2"/>
    <w:rPr>
      <w:sz w:val="20"/>
      <w:szCs w:val="20"/>
    </w:rPr>
  </w:style>
  <w:style w:type="paragraph" w:styleId="CommentSubject">
    <w:name w:val="annotation subject"/>
    <w:basedOn w:val="CommentText"/>
    <w:next w:val="CommentText"/>
    <w:link w:val="CommentSubjectChar"/>
    <w:uiPriority w:val="99"/>
    <w:semiHidden/>
    <w:unhideWhenUsed/>
    <w:rsid w:val="00125FE2"/>
    <w:rPr>
      <w:b/>
      <w:bCs/>
    </w:rPr>
  </w:style>
  <w:style w:type="character" w:customStyle="1" w:styleId="CommentSubjectChar">
    <w:name w:val="Comment Subject Char"/>
    <w:basedOn w:val="CommentTextChar"/>
    <w:link w:val="CommentSubject"/>
    <w:uiPriority w:val="99"/>
    <w:semiHidden/>
    <w:rsid w:val="00125FE2"/>
    <w:rPr>
      <w:b/>
      <w:bCs/>
      <w:sz w:val="20"/>
      <w:szCs w:val="20"/>
    </w:rPr>
  </w:style>
  <w:style w:type="paragraph" w:styleId="BalloonText">
    <w:name w:val="Balloon Text"/>
    <w:basedOn w:val="Normal"/>
    <w:link w:val="BalloonTextChar"/>
    <w:uiPriority w:val="99"/>
    <w:semiHidden/>
    <w:unhideWhenUsed/>
    <w:rsid w:val="00125F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FE2"/>
    <w:rPr>
      <w:rFonts w:ascii="Segoe UI" w:hAnsi="Segoe UI" w:cs="Segoe UI"/>
      <w:sz w:val="18"/>
      <w:szCs w:val="18"/>
    </w:rPr>
  </w:style>
  <w:style w:type="paragraph" w:customStyle="1" w:styleId="Headingwithoutnumber">
    <w:name w:val="Heading without number"/>
    <w:basedOn w:val="Heading1"/>
    <w:link w:val="HeadingwithoutnumberChar"/>
    <w:qFormat/>
    <w:rsid w:val="00B226CD"/>
    <w:pPr>
      <w:numPr>
        <w:numId w:val="0"/>
      </w:numPr>
    </w:pPr>
  </w:style>
  <w:style w:type="paragraph" w:styleId="FootnoteText">
    <w:name w:val="footnote text"/>
    <w:basedOn w:val="Normal"/>
    <w:link w:val="FootnoteTextChar"/>
    <w:uiPriority w:val="99"/>
    <w:semiHidden/>
    <w:unhideWhenUsed/>
    <w:rsid w:val="00AE7F9E"/>
    <w:pPr>
      <w:spacing w:after="0" w:line="240" w:lineRule="auto"/>
    </w:pPr>
    <w:rPr>
      <w:sz w:val="20"/>
      <w:szCs w:val="20"/>
    </w:rPr>
  </w:style>
  <w:style w:type="character" w:customStyle="1" w:styleId="HeadingwithoutnumberChar">
    <w:name w:val="Heading without number Char"/>
    <w:basedOn w:val="Heading1Char"/>
    <w:link w:val="Headingwithoutnumber"/>
    <w:rsid w:val="00B226CD"/>
    <w:rPr>
      <w:rFonts w:ascii="Arial" w:eastAsiaTheme="majorEastAsia" w:hAnsi="Arial" w:cstheme="majorBidi"/>
      <w:b/>
      <w:color w:val="000000" w:themeColor="text1"/>
      <w:sz w:val="44"/>
      <w:szCs w:val="32"/>
    </w:rPr>
  </w:style>
  <w:style w:type="character" w:customStyle="1" w:styleId="FootnoteTextChar">
    <w:name w:val="Footnote Text Char"/>
    <w:basedOn w:val="DefaultParagraphFont"/>
    <w:link w:val="FootnoteText"/>
    <w:uiPriority w:val="99"/>
    <w:semiHidden/>
    <w:rsid w:val="00AE7F9E"/>
    <w:rPr>
      <w:sz w:val="20"/>
      <w:szCs w:val="20"/>
    </w:rPr>
  </w:style>
  <w:style w:type="character" w:styleId="FootnoteReference">
    <w:name w:val="footnote reference"/>
    <w:basedOn w:val="DefaultParagraphFont"/>
    <w:uiPriority w:val="99"/>
    <w:semiHidden/>
    <w:unhideWhenUsed/>
    <w:rsid w:val="00AE7F9E"/>
    <w:rPr>
      <w:vertAlign w:val="superscript"/>
    </w:rPr>
  </w:style>
  <w:style w:type="character" w:customStyle="1" w:styleId="Heading5Char">
    <w:name w:val="Heading 5 Char"/>
    <w:basedOn w:val="DefaultParagraphFont"/>
    <w:link w:val="Heading5"/>
    <w:uiPriority w:val="9"/>
    <w:semiHidden/>
    <w:rsid w:val="00CD7A2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D7A2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D7A2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D7A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7A2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D7A20"/>
    <w:pPr>
      <w:spacing w:after="100"/>
    </w:pPr>
  </w:style>
  <w:style w:type="paragraph" w:styleId="TOC2">
    <w:name w:val="toc 2"/>
    <w:basedOn w:val="Normal"/>
    <w:next w:val="Normal"/>
    <w:autoRedefine/>
    <w:uiPriority w:val="39"/>
    <w:unhideWhenUsed/>
    <w:rsid w:val="00CD7A20"/>
    <w:pPr>
      <w:spacing w:after="100"/>
      <w:ind w:left="220"/>
    </w:pPr>
  </w:style>
  <w:style w:type="paragraph" w:styleId="TOC3">
    <w:name w:val="toc 3"/>
    <w:basedOn w:val="Normal"/>
    <w:next w:val="Normal"/>
    <w:autoRedefine/>
    <w:uiPriority w:val="39"/>
    <w:unhideWhenUsed/>
    <w:rsid w:val="00CD7A20"/>
    <w:pPr>
      <w:spacing w:after="100"/>
      <w:ind w:left="440"/>
    </w:pPr>
  </w:style>
  <w:style w:type="paragraph" w:styleId="TOC4">
    <w:name w:val="toc 4"/>
    <w:basedOn w:val="Normal"/>
    <w:next w:val="Normal"/>
    <w:autoRedefine/>
    <w:uiPriority w:val="39"/>
    <w:unhideWhenUsed/>
    <w:rsid w:val="00CD7A20"/>
    <w:pPr>
      <w:spacing w:after="100"/>
      <w:ind w:left="660"/>
    </w:pPr>
  </w:style>
  <w:style w:type="character" w:styleId="Hyperlink">
    <w:name w:val="Hyperlink"/>
    <w:basedOn w:val="DefaultParagraphFont"/>
    <w:uiPriority w:val="99"/>
    <w:unhideWhenUsed/>
    <w:rsid w:val="00CD7A20"/>
    <w:rPr>
      <w:color w:val="0563C1" w:themeColor="hyperlink"/>
      <w:u w:val="single"/>
    </w:rPr>
  </w:style>
  <w:style w:type="table" w:styleId="TableGrid">
    <w:name w:val="Table Grid"/>
    <w:basedOn w:val="TableNormal"/>
    <w:uiPriority w:val="39"/>
    <w:rsid w:val="00FB3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B36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FB36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ulkatext">
    <w:name w:val="tabulka text"/>
    <w:basedOn w:val="Standartnitext"/>
    <w:link w:val="tabulkatextChar"/>
    <w:qFormat/>
    <w:rsid w:val="00C46A53"/>
    <w:pPr>
      <w:keepLines/>
      <w:spacing w:before="120" w:after="120" w:line="240" w:lineRule="auto"/>
      <w:ind w:firstLine="0"/>
      <w:jc w:val="left"/>
    </w:pPr>
    <w:rPr>
      <w:bCs/>
      <w:sz w:val="22"/>
    </w:rPr>
  </w:style>
  <w:style w:type="table" w:styleId="PlainTable2">
    <w:name w:val="Plain Table 2"/>
    <w:basedOn w:val="TableNormal"/>
    <w:uiPriority w:val="42"/>
    <w:rsid w:val="0026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abulkatextChar">
    <w:name w:val="tabulka text Char"/>
    <w:basedOn w:val="StandartnitextChar"/>
    <w:link w:val="tabulkatext"/>
    <w:rsid w:val="00C46A53"/>
    <w:rPr>
      <w:rFonts w:ascii="Cambria" w:hAnsi="Cambria" w:cs="Arial"/>
      <w:bCs/>
      <w:sz w:val="24"/>
    </w:rPr>
  </w:style>
  <w:style w:type="table" w:styleId="GridTable1Light">
    <w:name w:val="Grid Table 1 Light"/>
    <w:basedOn w:val="TableNormal"/>
    <w:uiPriority w:val="46"/>
    <w:rsid w:val="002664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eznamcislovany">
    <w:name w:val="seznam cislovany"/>
    <w:basedOn w:val="Standartnitext"/>
    <w:link w:val="seznamcislovanyChar"/>
    <w:qFormat/>
    <w:rsid w:val="00CA6F42"/>
    <w:pPr>
      <w:numPr>
        <w:numId w:val="3"/>
      </w:numPr>
    </w:pPr>
  </w:style>
  <w:style w:type="character" w:customStyle="1" w:styleId="seznamcislovanyChar">
    <w:name w:val="seznam cislovany Char"/>
    <w:basedOn w:val="StandartnitextChar"/>
    <w:link w:val="seznamcislovany"/>
    <w:rsid w:val="00CA6F42"/>
    <w:rPr>
      <w:rFonts w:ascii="Cambria" w:hAnsi="Cambria" w:cs="Arial"/>
      <w:sz w:val="24"/>
    </w:rPr>
  </w:style>
  <w:style w:type="paragraph" w:customStyle="1" w:styleId="Code">
    <w:name w:val="Code"/>
    <w:basedOn w:val="Standartnitext"/>
    <w:link w:val="CodeChar"/>
    <w:qFormat/>
    <w:rsid w:val="008756E0"/>
    <w:pPr>
      <w:keepLines/>
      <w:suppressAutoHyphens/>
      <w:spacing w:before="240" w:after="240"/>
      <w:ind w:firstLine="0"/>
      <w:contextualSpacing/>
    </w:pPr>
    <w:rPr>
      <w:rFonts w:ascii="Consolas" w:hAnsi="Consolas"/>
      <w:sz w:val="22"/>
    </w:rPr>
  </w:style>
  <w:style w:type="character" w:customStyle="1" w:styleId="CodeChar">
    <w:name w:val="Code Char"/>
    <w:basedOn w:val="StandartnitextChar"/>
    <w:link w:val="Code"/>
    <w:rsid w:val="008756E0"/>
    <w:rPr>
      <w:rFonts w:ascii="Consolas" w:hAnsi="Consolas" w:cs="Arial"/>
      <w:sz w:val="24"/>
    </w:rPr>
  </w:style>
  <w:style w:type="paragraph" w:customStyle="1" w:styleId="Rovnice">
    <w:name w:val="Rovnice"/>
    <w:basedOn w:val="Normal"/>
    <w:qFormat/>
    <w:rsid w:val="008F15E4"/>
    <w:pPr>
      <w:keepNext/>
      <w:keepLines/>
      <w:spacing w:before="240" w:after="240" w:line="360" w:lineRule="auto"/>
      <w:jc w:val="center"/>
    </w:pPr>
    <w:rPr>
      <w:rFonts w:ascii="Cambria" w:eastAsiaTheme="minorEastAsia" w:hAnsi="Cambria" w:cs="Arial"/>
      <w:sz w:val="24"/>
    </w:rPr>
  </w:style>
  <w:style w:type="paragraph" w:customStyle="1" w:styleId="Citace">
    <w:name w:val="Citace"/>
    <w:basedOn w:val="Standartnitext"/>
    <w:qFormat/>
    <w:rsid w:val="00683C01"/>
    <w:pPr>
      <w:keepNext/>
      <w:keepLines/>
      <w:suppressAutoHyphens/>
    </w:pPr>
    <w:rPr>
      <w:lang w:bidi="he-IL"/>
    </w:rPr>
  </w:style>
  <w:style w:type="paragraph" w:customStyle="1" w:styleId="CAPITION">
    <w:name w:val="CAPITION"/>
    <w:basedOn w:val="Standartnitext"/>
    <w:qFormat/>
    <w:rsid w:val="00C25769"/>
    <w:pPr>
      <w:keepLines/>
      <w:spacing w:after="400" w:line="240" w:lineRule="auto"/>
      <w:ind w:firstLine="0"/>
      <w:jc w:val="center"/>
    </w:pPr>
    <w:rPr>
      <w:sz w:val="20"/>
    </w:rPr>
  </w:style>
  <w:style w:type="paragraph" w:customStyle="1" w:styleId="Obrzek">
    <w:name w:val="Obrázek"/>
    <w:basedOn w:val="Standartnitext"/>
    <w:qFormat/>
    <w:rsid w:val="00C46A53"/>
    <w:pPr>
      <w:keepNext/>
      <w:keepLines/>
      <w:ind w:firstLine="0"/>
      <w:jc w:val="center"/>
    </w:pPr>
    <w:rPr>
      <w:noProof/>
      <w:lang w:eastAsia="cs-CZ"/>
    </w:rPr>
  </w:style>
  <w:style w:type="paragraph" w:customStyle="1" w:styleId="Captiontable">
    <w:name w:val="Caption table"/>
    <w:basedOn w:val="CAPITION"/>
    <w:qFormat/>
    <w:rsid w:val="008756E0"/>
    <w:pPr>
      <w:keepNext/>
      <w:keepLines w:val="0"/>
      <w:spacing w:before="400" w:after="200"/>
    </w:pPr>
  </w:style>
  <w:style w:type="paragraph" w:styleId="Bibliography">
    <w:name w:val="Bibliography"/>
    <w:basedOn w:val="Normal"/>
    <w:next w:val="Normal"/>
    <w:uiPriority w:val="37"/>
    <w:unhideWhenUsed/>
    <w:rsid w:val="00C836E9"/>
    <w:pPr>
      <w:spacing w:after="240" w:line="240" w:lineRule="auto"/>
    </w:pPr>
  </w:style>
  <w:style w:type="paragraph" w:customStyle="1" w:styleId="Standartnitextbezodsazeni">
    <w:name w:val="Standartni text bez odsazeni"/>
    <w:basedOn w:val="Standartnitext"/>
    <w:qFormat/>
    <w:rsid w:val="00155E3A"/>
    <w:pPr>
      <w:ind w:firstLine="0"/>
    </w:pPr>
  </w:style>
  <w:style w:type="paragraph" w:styleId="Revision">
    <w:name w:val="Revision"/>
    <w:hidden/>
    <w:uiPriority w:val="99"/>
    <w:semiHidden/>
    <w:rsid w:val="009A0142"/>
    <w:pPr>
      <w:spacing w:after="0" w:line="240" w:lineRule="auto"/>
    </w:pPr>
  </w:style>
  <w:style w:type="character" w:customStyle="1" w:styleId="citacekurzvou">
    <w:name w:val="citace kurzívou"/>
    <w:basedOn w:val="DefaultParagraphFont"/>
    <w:uiPriority w:val="1"/>
    <w:qFormat/>
    <w:rsid w:val="00AB0C35"/>
    <w:rPr>
      <w:i/>
    </w:rPr>
  </w:style>
  <w:style w:type="character" w:styleId="FollowedHyperlink">
    <w:name w:val="FollowedHyperlink"/>
    <w:basedOn w:val="DefaultParagraphFont"/>
    <w:uiPriority w:val="99"/>
    <w:semiHidden/>
    <w:unhideWhenUsed/>
    <w:rsid w:val="004C00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41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microsoft.com/office/2007/relationships/hdphoto" Target="media/hdphoto1.wdp"/><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6/09/relationships/commentsIds" Target="commentsIds.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meniaSans-Bold">
    <w:altName w:val="Calibri"/>
    <w:panose1 w:val="00000000000000000000"/>
    <w:charset w:val="EE"/>
    <w:family w:val="auto"/>
    <w:notTrueType/>
    <w:pitch w:val="default"/>
    <w:sig w:usb0="00000005" w:usb1="00000000" w:usb2="00000000" w:usb3="00000000" w:csb0="00000002"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808"/>
    <w:rsid w:val="00973808"/>
    <w:rsid w:val="00EC0A0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38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7E547-52B0-412A-A040-D27398935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27254</Words>
  <Characters>160799</Characters>
  <Application>Microsoft Office Word</Application>
  <DocSecurity>0</DocSecurity>
  <Lines>1339</Lines>
  <Paragraphs>375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187678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Pepa Sládek</dc:creator>
  <cp:keywords/>
  <dc:description/>
  <cp:lastModifiedBy>Pepa Sládek</cp:lastModifiedBy>
  <cp:revision>2</cp:revision>
  <dcterms:created xsi:type="dcterms:W3CDTF">2019-04-01T10:37:00Z</dcterms:created>
  <dcterms:modified xsi:type="dcterms:W3CDTF">2019-04-01T10:37:00Z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zotero-version="5.0.64"&gt;&lt;session id="2LP8LKcZ"/&gt;&lt;style id="http://www.zotero.org/styles/iso690-author-date-cs" hasBibliography="1" bibliographyStyleHasBeenSet="1"/&gt;&lt;prefs&gt;&lt;pref name="fieldType" value="Field"/&gt;&lt;/prefs&gt;&lt;/data&gt;</vt:lpwstr>
  </property>
</Properties>
</file>