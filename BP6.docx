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77777777" w:rsidR="00983680" w:rsidRPr="00983680" w:rsidRDefault="00983680" w:rsidP="00983680">
      <w:pPr>
        <w:rPr>
          <w:rFonts w:ascii="Arial" w:hAnsi="Arial" w:cs="Arial"/>
          <w:b/>
          <w:bCs/>
          <w:sz w:val="24"/>
          <w:szCs w:val="24"/>
        </w:rPr>
      </w:pPr>
      <w:r w:rsidRPr="00983680">
        <w:rPr>
          <w:rFonts w:ascii="Arial" w:hAnsi="Arial" w:cs="Arial"/>
          <w:b/>
          <w:bCs/>
          <w:sz w:val="24"/>
          <w:szCs w:val="24"/>
        </w:rPr>
        <w:t>2017</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4FEDB9C2" w:rsidR="00983680" w:rsidRDefault="00983680" w:rsidP="00983680">
      <w:pPr>
        <w:spacing w:line="360" w:lineRule="auto"/>
        <w:rPr>
          <w:rFonts w:ascii="Cambria" w:hAnsi="Cambria" w:cs="Arial"/>
          <w:sz w:val="24"/>
        </w:rPr>
      </w:pPr>
    </w:p>
    <w:p w14:paraId="6DFC189F" w14:textId="2D38EE0E" w:rsidR="00E24F42" w:rsidRDefault="00E24F42" w:rsidP="00983680">
      <w:pPr>
        <w:spacing w:line="360" w:lineRule="auto"/>
        <w:rPr>
          <w:rFonts w:ascii="Cambria" w:hAnsi="Cambria" w:cs="Arial"/>
          <w:sz w:val="24"/>
        </w:rPr>
      </w:pPr>
    </w:p>
    <w:p w14:paraId="7C11694C" w14:textId="77777777" w:rsidR="00E24F42" w:rsidRDefault="00E24F42" w:rsidP="00983680">
      <w:pPr>
        <w:spacing w:line="360" w:lineRule="auto"/>
        <w:rPr>
          <w:rFonts w:ascii="Cambria" w:hAnsi="Cambria" w:cs="Arial"/>
          <w:sz w:val="24"/>
        </w:rPr>
      </w:pPr>
    </w:p>
    <w:p w14:paraId="7E8BF511" w14:textId="55535A84" w:rsidR="009A0142" w:rsidRDefault="00232EDF" w:rsidP="001C1E87">
      <w:pPr>
        <w:spacing w:line="360" w:lineRule="auto"/>
        <w:rPr>
          <w:rFonts w:ascii="Cambria" w:hAnsi="Cambria" w:cs="Arial"/>
          <w:sz w:val="24"/>
        </w:rPr>
      </w:pPr>
      <w:r w:rsidRPr="000551D2">
        <w:rPr>
          <w:rStyle w:val="StandartnitextChar"/>
        </w:rPr>
        <w:t>Hradec Králové</w:t>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t>duben</w:t>
      </w:r>
      <w:r>
        <w:rPr>
          <w:rFonts w:ascii="Cambria" w:hAnsi="Cambria" w:cs="Arial"/>
          <w:sz w:val="24"/>
        </w:rPr>
        <w:t xml:space="preserve"> 2018</w:t>
      </w:r>
      <w:r w:rsidR="009A0142">
        <w:rPr>
          <w:rFonts w:ascii="Cambria" w:hAnsi="Cambria" w:cs="Arial"/>
          <w:sz w:val="24"/>
        </w:rPr>
        <w:br w:type="page"/>
      </w:r>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V Hradci Králové dne</w:t>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3BB438DD" w:rsidR="000551D2" w:rsidRDefault="000551D2" w:rsidP="00983680">
      <w:pPr>
        <w:spacing w:line="360" w:lineRule="auto"/>
        <w:rPr>
          <w:rFonts w:ascii="Cambria" w:hAnsi="Cambria" w:cs="Arial"/>
          <w:sz w:val="24"/>
        </w:rPr>
      </w:pPr>
    </w:p>
    <w:p w14:paraId="0BF63A06" w14:textId="001CB374" w:rsidR="00E24F42" w:rsidRDefault="00E24F42" w:rsidP="00983680">
      <w:pPr>
        <w:spacing w:line="360" w:lineRule="auto"/>
        <w:rPr>
          <w:rFonts w:ascii="Cambria" w:hAnsi="Cambria" w:cs="Arial"/>
          <w:sz w:val="24"/>
        </w:rPr>
      </w:pPr>
    </w:p>
    <w:p w14:paraId="681D1040" w14:textId="3E056069" w:rsidR="00E24F42" w:rsidRDefault="00E24F42" w:rsidP="00983680">
      <w:pPr>
        <w:spacing w:line="360" w:lineRule="auto"/>
        <w:rPr>
          <w:rFonts w:ascii="Cambria" w:hAnsi="Cambria" w:cs="Arial"/>
          <w:sz w:val="24"/>
        </w:rPr>
      </w:pPr>
    </w:p>
    <w:p w14:paraId="6F50795A" w14:textId="7D4C7065" w:rsidR="00E24F42" w:rsidRDefault="00E24F42" w:rsidP="00983680">
      <w:pPr>
        <w:spacing w:line="360" w:lineRule="auto"/>
        <w:rPr>
          <w:rFonts w:ascii="Cambria" w:hAnsi="Cambria" w:cs="Arial"/>
          <w:sz w:val="24"/>
        </w:rPr>
      </w:pPr>
    </w:p>
    <w:p w14:paraId="7880D8E3" w14:textId="020D6299" w:rsidR="00E24F42" w:rsidRDefault="00E24F42" w:rsidP="00983680">
      <w:pPr>
        <w:spacing w:line="360" w:lineRule="auto"/>
        <w:rPr>
          <w:rFonts w:ascii="Cambria" w:hAnsi="Cambria" w:cs="Arial"/>
          <w:sz w:val="24"/>
        </w:rPr>
      </w:pPr>
    </w:p>
    <w:p w14:paraId="568C2ADF" w14:textId="5A559C0E" w:rsidR="00E24F42" w:rsidRDefault="00E24F42" w:rsidP="00983680">
      <w:pPr>
        <w:spacing w:line="360" w:lineRule="auto"/>
        <w:rPr>
          <w:rFonts w:ascii="Cambria" w:hAnsi="Cambria" w:cs="Arial"/>
          <w:sz w:val="24"/>
        </w:rPr>
      </w:pPr>
    </w:p>
    <w:p w14:paraId="2150BD46" w14:textId="3179E765" w:rsidR="00E24F42" w:rsidRDefault="00E24F42" w:rsidP="00983680">
      <w:pPr>
        <w:spacing w:line="360" w:lineRule="auto"/>
        <w:rPr>
          <w:rFonts w:ascii="Cambria" w:hAnsi="Cambria" w:cs="Arial"/>
          <w:sz w:val="24"/>
        </w:rPr>
      </w:pPr>
    </w:p>
    <w:p w14:paraId="2CAED3AD" w14:textId="49FB6059" w:rsidR="00E24F42" w:rsidRDefault="00E24F42" w:rsidP="00983680">
      <w:pPr>
        <w:spacing w:line="360" w:lineRule="auto"/>
        <w:rPr>
          <w:rFonts w:ascii="Cambria" w:hAnsi="Cambria" w:cs="Arial"/>
          <w:sz w:val="24"/>
        </w:rPr>
      </w:pPr>
    </w:p>
    <w:p w14:paraId="4BAC21A1" w14:textId="2592FB86" w:rsidR="00E24F42" w:rsidRDefault="00E24F42" w:rsidP="00983680">
      <w:pPr>
        <w:spacing w:line="360" w:lineRule="auto"/>
        <w:rPr>
          <w:rFonts w:ascii="Cambria" w:hAnsi="Cambria" w:cs="Arial"/>
          <w:sz w:val="24"/>
        </w:rPr>
      </w:pPr>
    </w:p>
    <w:p w14:paraId="12C81BF3" w14:textId="21E4EBB5" w:rsidR="00E24F42" w:rsidRDefault="00E24F42" w:rsidP="00983680">
      <w:pPr>
        <w:spacing w:line="360" w:lineRule="auto"/>
        <w:rPr>
          <w:rFonts w:ascii="Cambria" w:hAnsi="Cambria" w:cs="Arial"/>
          <w:sz w:val="24"/>
        </w:rPr>
      </w:pPr>
    </w:p>
    <w:p w14:paraId="66333B98" w14:textId="568222F0" w:rsidR="00E24F42" w:rsidRDefault="00E24F42" w:rsidP="00983680">
      <w:pPr>
        <w:spacing w:line="360" w:lineRule="auto"/>
        <w:rPr>
          <w:rFonts w:ascii="Cambria" w:hAnsi="Cambria" w:cs="Arial"/>
          <w:sz w:val="24"/>
        </w:rPr>
      </w:pPr>
    </w:p>
    <w:p w14:paraId="59834088" w14:textId="1B4F781A" w:rsidR="00E24F42" w:rsidRDefault="00E24F42" w:rsidP="00983680">
      <w:pPr>
        <w:spacing w:line="360" w:lineRule="auto"/>
        <w:rPr>
          <w:rFonts w:ascii="Cambria" w:hAnsi="Cambria" w:cs="Arial"/>
          <w:sz w:val="24"/>
        </w:rPr>
      </w:pPr>
    </w:p>
    <w:p w14:paraId="52BF36FD" w14:textId="0CAD74EF" w:rsidR="00E24F42" w:rsidRDefault="00E24F42" w:rsidP="00983680">
      <w:pPr>
        <w:spacing w:line="360" w:lineRule="auto"/>
        <w:rPr>
          <w:rFonts w:ascii="Cambria" w:hAnsi="Cambria" w:cs="Arial"/>
          <w:sz w:val="24"/>
        </w:rPr>
      </w:pPr>
    </w:p>
    <w:p w14:paraId="756BB350" w14:textId="4966D22F" w:rsidR="00E24F42" w:rsidRDefault="00E24F42" w:rsidP="00983680">
      <w:pPr>
        <w:spacing w:line="360" w:lineRule="auto"/>
        <w:rPr>
          <w:rFonts w:ascii="Cambria" w:hAnsi="Cambria" w:cs="Arial"/>
          <w:sz w:val="24"/>
        </w:rPr>
      </w:pPr>
    </w:p>
    <w:p w14:paraId="089A30F1" w14:textId="279038F9" w:rsidR="00E24F42" w:rsidRDefault="00E24F42" w:rsidP="00983680">
      <w:pPr>
        <w:spacing w:line="360" w:lineRule="auto"/>
        <w:rPr>
          <w:rFonts w:ascii="Cambria" w:hAnsi="Cambria" w:cs="Arial"/>
          <w:sz w:val="24"/>
        </w:rPr>
      </w:pPr>
    </w:p>
    <w:p w14:paraId="62E66230" w14:textId="7AF66975" w:rsidR="00E24F42" w:rsidRDefault="00E24F42" w:rsidP="00983680">
      <w:pPr>
        <w:spacing w:line="360" w:lineRule="auto"/>
        <w:rPr>
          <w:rFonts w:ascii="Cambria" w:hAnsi="Cambria" w:cs="Arial"/>
          <w:sz w:val="24"/>
        </w:rPr>
      </w:pPr>
    </w:p>
    <w:p w14:paraId="5A38A90F" w14:textId="4ABA9285" w:rsidR="00E24F42" w:rsidRDefault="00E24F42" w:rsidP="00983680">
      <w:pPr>
        <w:spacing w:line="360" w:lineRule="auto"/>
        <w:rPr>
          <w:rFonts w:ascii="Cambria" w:hAnsi="Cambria" w:cs="Arial"/>
          <w:sz w:val="24"/>
        </w:rPr>
      </w:pPr>
    </w:p>
    <w:p w14:paraId="7293CBA2" w14:textId="2AF80575" w:rsidR="00E24F42" w:rsidRDefault="00E24F42" w:rsidP="00983680">
      <w:pPr>
        <w:spacing w:line="360" w:lineRule="auto"/>
        <w:rPr>
          <w:rFonts w:ascii="Cambria" w:hAnsi="Cambria" w:cs="Arial"/>
          <w:sz w:val="24"/>
        </w:rPr>
      </w:pPr>
    </w:p>
    <w:p w14:paraId="07F619DF" w14:textId="66467760" w:rsidR="00E24F42" w:rsidRDefault="00E24F42" w:rsidP="00983680">
      <w:pPr>
        <w:spacing w:line="360" w:lineRule="auto"/>
        <w:rPr>
          <w:rFonts w:ascii="Cambria" w:hAnsi="Cambria" w:cs="Arial"/>
          <w:sz w:val="24"/>
        </w:rPr>
      </w:pPr>
    </w:p>
    <w:p w14:paraId="385E9815" w14:textId="1FFD4149" w:rsidR="00E24F42" w:rsidRDefault="00E24F42" w:rsidP="00983680">
      <w:pPr>
        <w:spacing w:line="360" w:lineRule="auto"/>
        <w:rPr>
          <w:rFonts w:ascii="Cambria" w:hAnsi="Cambria" w:cs="Arial"/>
          <w:sz w:val="24"/>
        </w:rPr>
      </w:pPr>
    </w:p>
    <w:p w14:paraId="51BE5753" w14:textId="0E28E1C6" w:rsidR="00E24F42" w:rsidRDefault="00E24F42" w:rsidP="00983680">
      <w:pPr>
        <w:spacing w:line="360" w:lineRule="auto"/>
        <w:rPr>
          <w:rFonts w:ascii="Cambria" w:hAnsi="Cambria" w:cs="Arial"/>
          <w:sz w:val="24"/>
        </w:rPr>
      </w:pPr>
    </w:p>
    <w:p w14:paraId="516A1B81" w14:textId="6EAE1501" w:rsidR="00E24F42" w:rsidRDefault="00E24F42" w:rsidP="00983680">
      <w:pPr>
        <w:spacing w:line="360" w:lineRule="auto"/>
        <w:rPr>
          <w:rFonts w:ascii="Cambria" w:hAnsi="Cambria" w:cs="Arial"/>
          <w:sz w:val="24"/>
        </w:rPr>
      </w:pPr>
    </w:p>
    <w:p w14:paraId="2768ABD8" w14:textId="699FE84C" w:rsidR="00E24F42" w:rsidRDefault="00E24F42" w:rsidP="00983680">
      <w:pPr>
        <w:spacing w:line="360" w:lineRule="auto"/>
        <w:rPr>
          <w:rFonts w:ascii="Cambria" w:hAnsi="Cambria" w:cs="Arial"/>
          <w:sz w:val="24"/>
        </w:rPr>
      </w:pPr>
    </w:p>
    <w:p w14:paraId="369F9CD4" w14:textId="6E576E1B" w:rsidR="00E24F42" w:rsidRDefault="00E24F42" w:rsidP="00983680">
      <w:pPr>
        <w:spacing w:line="360" w:lineRule="auto"/>
        <w:rPr>
          <w:rFonts w:ascii="Cambria" w:hAnsi="Cambria" w:cs="Arial"/>
          <w:sz w:val="24"/>
        </w:rPr>
      </w:pPr>
    </w:p>
    <w:p w14:paraId="2B2801B6" w14:textId="38D67F5B" w:rsidR="00E24F42" w:rsidRDefault="00E24F42" w:rsidP="00983680">
      <w:pPr>
        <w:spacing w:line="360" w:lineRule="auto"/>
        <w:rPr>
          <w:rFonts w:ascii="Cambria" w:hAnsi="Cambria" w:cs="Arial"/>
          <w:sz w:val="24"/>
        </w:rPr>
      </w:pPr>
    </w:p>
    <w:p w14:paraId="17E0908A" w14:textId="1D15C6BE" w:rsidR="00E24F42" w:rsidRDefault="00E24F42" w:rsidP="00983680">
      <w:pPr>
        <w:spacing w:line="360" w:lineRule="auto"/>
        <w:rPr>
          <w:rFonts w:ascii="Cambria" w:hAnsi="Cambria" w:cs="Arial"/>
          <w:sz w:val="24"/>
        </w:rPr>
      </w:pPr>
    </w:p>
    <w:p w14:paraId="67761ADF" w14:textId="38F1D187" w:rsidR="00E24F42" w:rsidRDefault="00E24F42" w:rsidP="00983680">
      <w:pPr>
        <w:spacing w:line="360" w:lineRule="auto"/>
        <w:rPr>
          <w:rFonts w:ascii="Cambria" w:hAnsi="Cambria" w:cs="Arial"/>
          <w:sz w:val="24"/>
        </w:rPr>
      </w:pPr>
    </w:p>
    <w:p w14:paraId="2FFFECD4" w14:textId="082D511E" w:rsidR="00E24F42" w:rsidRDefault="00E24F42" w:rsidP="00983680">
      <w:pPr>
        <w:spacing w:line="360" w:lineRule="auto"/>
        <w:rPr>
          <w:rFonts w:ascii="Cambria" w:hAnsi="Cambria" w:cs="Arial"/>
          <w:sz w:val="24"/>
        </w:rPr>
      </w:pPr>
    </w:p>
    <w:p w14:paraId="4D8DA60B" w14:textId="4E27CC09" w:rsidR="00E24F42" w:rsidRDefault="00E24F42" w:rsidP="00983680">
      <w:pPr>
        <w:spacing w:line="360" w:lineRule="auto"/>
        <w:rPr>
          <w:rFonts w:ascii="Cambria" w:hAnsi="Cambria" w:cs="Arial"/>
          <w:sz w:val="24"/>
        </w:rPr>
      </w:pPr>
    </w:p>
    <w:p w14:paraId="67CB5F84" w14:textId="67CF06CE" w:rsidR="00E24F42" w:rsidRDefault="00E24F42" w:rsidP="00983680">
      <w:pPr>
        <w:spacing w:line="360" w:lineRule="auto"/>
        <w:rPr>
          <w:rFonts w:ascii="Cambria" w:hAnsi="Cambria" w:cs="Arial"/>
          <w:sz w:val="24"/>
        </w:rPr>
      </w:pPr>
    </w:p>
    <w:p w14:paraId="0C44F49D" w14:textId="4C68F477" w:rsidR="00E24F42" w:rsidRDefault="00E24F42" w:rsidP="00983680">
      <w:pPr>
        <w:spacing w:line="360" w:lineRule="auto"/>
        <w:rPr>
          <w:rFonts w:ascii="Cambria" w:hAnsi="Cambria" w:cs="Arial"/>
          <w:sz w:val="24"/>
        </w:rPr>
      </w:pPr>
    </w:p>
    <w:p w14:paraId="7177535E" w14:textId="09C62AB2" w:rsidR="00E24F42" w:rsidRDefault="00E24F42" w:rsidP="00983680">
      <w:pPr>
        <w:spacing w:line="360" w:lineRule="auto"/>
        <w:rPr>
          <w:rFonts w:ascii="Cambria" w:hAnsi="Cambria" w:cs="Arial"/>
          <w:sz w:val="24"/>
        </w:rPr>
      </w:pPr>
    </w:p>
    <w:p w14:paraId="1260B7B9" w14:textId="2374EB82" w:rsidR="00E24F42" w:rsidRDefault="00E24F42" w:rsidP="00983680">
      <w:pPr>
        <w:spacing w:line="360" w:lineRule="auto"/>
        <w:rPr>
          <w:rFonts w:ascii="Cambria" w:hAnsi="Cambria" w:cs="Arial"/>
          <w:sz w:val="24"/>
        </w:rPr>
      </w:pPr>
    </w:p>
    <w:p w14:paraId="577B8FA6" w14:textId="12300E79" w:rsidR="00E24F42" w:rsidRDefault="00E24F42" w:rsidP="00983680">
      <w:pPr>
        <w:spacing w:line="360" w:lineRule="auto"/>
        <w:rPr>
          <w:rFonts w:ascii="Cambria" w:hAnsi="Cambria" w:cs="Arial"/>
          <w:sz w:val="24"/>
        </w:rPr>
      </w:pPr>
    </w:p>
    <w:p w14:paraId="4522F334" w14:textId="77777777" w:rsidR="00E24F42" w:rsidRPr="00E24F42" w:rsidRDefault="00E24F42" w:rsidP="00E24F42">
      <w:pPr>
        <w:spacing w:line="360" w:lineRule="auto"/>
        <w:rPr>
          <w:rFonts w:ascii="Cambria" w:hAnsi="Cambria" w:cs="Arial"/>
          <w:sz w:val="24"/>
        </w:rPr>
      </w:pPr>
      <w:r w:rsidRPr="00E24F42">
        <w:rPr>
          <w:rFonts w:ascii="Cambria" w:hAnsi="Cambria" w:cs="Arial"/>
          <w:sz w:val="24"/>
        </w:rPr>
        <w:t>Poděkování:</w:t>
      </w:r>
    </w:p>
    <w:p w14:paraId="58A7ECEE" w14:textId="541D8F02" w:rsidR="00E24F42" w:rsidRDefault="00E24F42" w:rsidP="00E24F42">
      <w:pPr>
        <w:spacing w:line="360" w:lineRule="auto"/>
        <w:rPr>
          <w:rFonts w:ascii="Cambria" w:hAnsi="Cambria" w:cs="Arial"/>
          <w:sz w:val="24"/>
        </w:rPr>
      </w:pPr>
      <w:r w:rsidRPr="00E24F42">
        <w:rPr>
          <w:rFonts w:ascii="Cambria" w:hAnsi="Cambria" w:cs="Arial"/>
          <w:sz w:val="24"/>
        </w:rPr>
        <w:t>Děkuji vedoucímu práce Ing. Bruno Jež</w:t>
      </w:r>
      <w:r>
        <w:rPr>
          <w:rFonts w:ascii="Cambria" w:hAnsi="Cambria" w:cs="Arial"/>
          <w:sz w:val="24"/>
        </w:rPr>
        <w:t>kovi</w:t>
      </w:r>
      <w:r w:rsidRPr="00E24F42">
        <w:rPr>
          <w:rFonts w:ascii="Cambria" w:hAnsi="Cambria" w:cs="Arial"/>
          <w:sz w:val="24"/>
        </w:rPr>
        <w:t>, Ph.D. za</w:t>
      </w:r>
      <w:r>
        <w:rPr>
          <w:rFonts w:ascii="Cambria" w:hAnsi="Cambria" w:cs="Arial"/>
          <w:sz w:val="24"/>
        </w:rPr>
        <w:t xml:space="preserve"> pomoc, přísup, ochotu a pozitivní motivaci při</w:t>
      </w:r>
      <w:r w:rsidRPr="00E24F42">
        <w:rPr>
          <w:rFonts w:ascii="Cambria" w:hAnsi="Cambria" w:cs="Arial"/>
          <w:sz w:val="24"/>
        </w:rPr>
        <w:t xml:space="preserve"> odborné</w:t>
      </w:r>
      <w:r>
        <w:rPr>
          <w:rFonts w:ascii="Cambria" w:hAnsi="Cambria" w:cs="Arial"/>
          <w:sz w:val="24"/>
        </w:rPr>
        <w:t>m</w:t>
      </w:r>
      <w:r w:rsidRPr="00E24F42">
        <w:rPr>
          <w:rFonts w:ascii="Cambria" w:hAnsi="Cambria" w:cs="Arial"/>
          <w:sz w:val="24"/>
        </w:rPr>
        <w:t xml:space="preserve"> vedení</w:t>
      </w:r>
      <w:r>
        <w:rPr>
          <w:rFonts w:ascii="Cambria" w:hAnsi="Cambria" w:cs="Arial"/>
          <w:sz w:val="24"/>
        </w:rPr>
        <w:t xml:space="preserve"> této</w:t>
      </w:r>
      <w:r w:rsidR="006C16BA">
        <w:rPr>
          <w:rFonts w:ascii="Cambria" w:hAnsi="Cambria" w:cs="Arial"/>
          <w:sz w:val="24"/>
        </w:rPr>
        <w:t xml:space="preserve"> bakalářské</w:t>
      </w:r>
      <w:r>
        <w:rPr>
          <w:rFonts w:ascii="Cambria" w:hAnsi="Cambria" w:cs="Arial"/>
          <w:sz w:val="24"/>
        </w:rPr>
        <w:t xml:space="preserve"> práce.</w:t>
      </w:r>
    </w:p>
    <w:p w14:paraId="7CBC24D5" w14:textId="77777777" w:rsidR="000551D2" w:rsidRDefault="000551D2" w:rsidP="00504230">
      <w:pPr>
        <w:pStyle w:val="Headingwithoutnumber"/>
      </w:pPr>
      <w:bookmarkStart w:id="0" w:name="_Toc3812455"/>
      <w:r>
        <w:lastRenderedPageBreak/>
        <w:t>Anotace</w:t>
      </w:r>
      <w:bookmarkEnd w:id="0"/>
    </w:p>
    <w:p w14:paraId="73A72175" w14:textId="4037CFBE" w:rsidR="001C1E87" w:rsidRDefault="00E24F42" w:rsidP="001C1E87">
      <w:pPr>
        <w:pStyle w:val="Standartnitext"/>
      </w:pPr>
      <w:r>
        <w:t>V práci je v kontextu strojového učení navržena metoda</w:t>
      </w:r>
      <w:r w:rsidR="002D540A">
        <w:t xml:space="preserve"> kombinace dopředných hlubokých neuronových sítí</w:t>
      </w:r>
      <w:r>
        <w:t xml:space="preserve"> pro generování</w:t>
      </w:r>
      <w:r w:rsidR="002D540A">
        <w:t xml:space="preserve"> </w:t>
      </w:r>
      <w:r w:rsidR="00B7281E">
        <w:t>distribuce objektových tříd v</w:t>
      </w:r>
      <w:r>
        <w:t xml:space="preserve"> d</w:t>
      </w:r>
      <w:r w:rsidR="002D540A">
        <w:t>vojrozměrné</w:t>
      </w:r>
      <w:r w:rsidR="00441DED">
        <w:t xml:space="preserve"> grafické</w:t>
      </w:r>
      <w:r w:rsidR="002D540A">
        <w:t xml:space="preserve"> scén</w:t>
      </w:r>
      <w:r w:rsidR="00B7281E">
        <w:t>ě</w:t>
      </w:r>
      <w:r w:rsidR="002D540A">
        <w:t>. Ve vztahu k tomuto záměru jsou v kontextu počítačové grafiky představeny teoretická východiska. Jedná se o oblast strojového učení, neuronových sítí a procedurálního generování obsahu.</w:t>
      </w:r>
      <w:r w:rsidR="001C1E87">
        <w:t xml:space="preserve"> V praktické části je navržená metoda aplikována na generování jednoduché scény pokoje.</w:t>
      </w:r>
    </w:p>
    <w:p w14:paraId="5B016266" w14:textId="74B663CB" w:rsidR="00441DED" w:rsidRPr="00441DED" w:rsidRDefault="00441DED" w:rsidP="00441DED">
      <w:pPr>
        <w:rPr>
          <w:rFonts w:ascii="Cambria" w:hAnsi="Cambria" w:cs="Arial"/>
          <w:sz w:val="24"/>
        </w:rPr>
      </w:pPr>
      <w:r>
        <w:br w:type="page"/>
      </w:r>
    </w:p>
    <w:p w14:paraId="0DD7A3AA" w14:textId="77777777" w:rsidR="000551D2" w:rsidRDefault="000551D2" w:rsidP="00504230">
      <w:pPr>
        <w:pStyle w:val="Headingwithoutnumber"/>
      </w:pPr>
      <w:bookmarkStart w:id="1" w:name="_Toc3812456"/>
      <w:r>
        <w:lastRenderedPageBreak/>
        <w:t>Annotation</w:t>
      </w:r>
      <w:bookmarkEnd w:id="1"/>
    </w:p>
    <w:p w14:paraId="583FBD77" w14:textId="146B7EAB" w:rsidR="00441DED" w:rsidRDefault="002D540A" w:rsidP="002D540A">
      <w:pPr>
        <w:pStyle w:val="Standartnitext"/>
      </w:pPr>
      <w:r>
        <w:t>The thesis proposes a method of combining multiple deep forward neural networks in order to generate</w:t>
      </w:r>
      <w:r w:rsidR="00B7281E">
        <w:t xml:space="preserve"> distribution of objects in</w:t>
      </w:r>
      <w:r>
        <w:t xml:space="preserve"> 2D scene. In relation to this intention, the main concepts of machine learning, neural networks and procedural content generation, are </w:t>
      </w:r>
      <w:r w:rsidR="00B7281E">
        <w:t>presented here</w:t>
      </w:r>
      <w:r w:rsidR="00441DED">
        <w:t>. Additionaly these concepts are contextualized within the field of computer graphics</w:t>
      </w:r>
      <w:r w:rsidR="00B7281E">
        <w:t xml:space="preserve"> and used in a practical example of proposed method</w:t>
      </w:r>
      <w:r w:rsidR="001C1E87">
        <w:t xml:space="preserve">. </w:t>
      </w:r>
    </w:p>
    <w:p w14:paraId="433E8B25" w14:textId="16DE4203" w:rsidR="00CD7A20" w:rsidRPr="00441DED" w:rsidRDefault="00441DED" w:rsidP="00441DED">
      <w:pPr>
        <w:rPr>
          <w:rFonts w:ascii="Cambria" w:hAnsi="Cambria" w:cs="Arial"/>
          <w:sz w:val="24"/>
        </w:rPr>
      </w:pPr>
      <w:r>
        <w:br w:type="page"/>
      </w:r>
    </w:p>
    <w:p w14:paraId="59D4ABF2" w14:textId="3F76E65A" w:rsidR="00CD7A20" w:rsidRDefault="00B226CD" w:rsidP="00B226CD">
      <w:pPr>
        <w:pStyle w:val="Headingwithoutnumber"/>
      </w:pPr>
      <w:r>
        <w:lastRenderedPageBreak/>
        <w:t>Obsah</w:t>
      </w:r>
    </w:p>
    <w:p w14:paraId="2637258A" w14:textId="66C51215" w:rsidR="00673F79" w:rsidRDefault="009A0142">
      <w:pPr>
        <w:pStyle w:val="TOC2"/>
        <w:tabs>
          <w:tab w:val="left" w:pos="880"/>
          <w:tab w:val="right" w:leader="dot" w:pos="8777"/>
        </w:tabs>
        <w:rPr>
          <w:rFonts w:eastAsiaTheme="minorEastAsia"/>
          <w:noProof/>
          <w:lang w:eastAsia="cs-CZ"/>
        </w:rPr>
      </w:pPr>
      <w:r>
        <w:fldChar w:fldCharType="begin"/>
      </w:r>
      <w:r>
        <w:instrText xml:space="preserve"> TOC \o "2-3" \h \z \t "Nadpis 1;1" </w:instrText>
      </w:r>
      <w:r>
        <w:fldChar w:fldCharType="separate"/>
      </w:r>
      <w:hyperlink w:anchor="_Toc5973922" w:history="1">
        <w:r w:rsidR="00673F79" w:rsidRPr="000973A1">
          <w:rPr>
            <w:rStyle w:val="Hyperlink"/>
            <w:noProof/>
            <w:lang w:bidi="he-IL"/>
          </w:rPr>
          <w:t>2.1</w:t>
        </w:r>
        <w:r w:rsidR="00673F79">
          <w:rPr>
            <w:rFonts w:eastAsiaTheme="minorEastAsia"/>
            <w:noProof/>
            <w:lang w:eastAsia="cs-CZ"/>
          </w:rPr>
          <w:tab/>
        </w:r>
        <w:r w:rsidR="00673F79" w:rsidRPr="000973A1">
          <w:rPr>
            <w:rStyle w:val="Hyperlink"/>
            <w:noProof/>
          </w:rPr>
          <w:t>Rozli</w:t>
        </w:r>
        <w:r w:rsidR="00673F79" w:rsidRPr="000973A1">
          <w:rPr>
            <w:rStyle w:val="Hyperlink"/>
            <w:noProof/>
            <w:lang w:bidi="he-IL"/>
          </w:rPr>
          <w:t>šení diskriminativních a generativních modelů</w:t>
        </w:r>
        <w:r w:rsidR="00673F79">
          <w:rPr>
            <w:noProof/>
            <w:webHidden/>
          </w:rPr>
          <w:tab/>
        </w:r>
        <w:r w:rsidR="00673F79">
          <w:rPr>
            <w:noProof/>
            <w:webHidden/>
          </w:rPr>
          <w:fldChar w:fldCharType="begin"/>
        </w:r>
        <w:r w:rsidR="00673F79">
          <w:rPr>
            <w:noProof/>
            <w:webHidden/>
          </w:rPr>
          <w:instrText xml:space="preserve"> PAGEREF _Toc5973922 \h </w:instrText>
        </w:r>
        <w:r w:rsidR="00673F79">
          <w:rPr>
            <w:noProof/>
            <w:webHidden/>
          </w:rPr>
        </w:r>
        <w:r w:rsidR="00673F79">
          <w:rPr>
            <w:noProof/>
            <w:webHidden/>
          </w:rPr>
          <w:fldChar w:fldCharType="separate"/>
        </w:r>
        <w:r w:rsidR="00673F79">
          <w:rPr>
            <w:noProof/>
            <w:webHidden/>
          </w:rPr>
          <w:t>4</w:t>
        </w:r>
        <w:r w:rsidR="00673F79">
          <w:rPr>
            <w:noProof/>
            <w:webHidden/>
          </w:rPr>
          <w:fldChar w:fldCharType="end"/>
        </w:r>
      </w:hyperlink>
    </w:p>
    <w:p w14:paraId="2CA7D5FB" w14:textId="6566C7C7" w:rsidR="00673F79" w:rsidRDefault="00673F79">
      <w:pPr>
        <w:pStyle w:val="TOC2"/>
        <w:tabs>
          <w:tab w:val="left" w:pos="880"/>
          <w:tab w:val="right" w:leader="dot" w:pos="8777"/>
        </w:tabs>
        <w:rPr>
          <w:rFonts w:eastAsiaTheme="minorEastAsia"/>
          <w:noProof/>
          <w:lang w:eastAsia="cs-CZ"/>
        </w:rPr>
      </w:pPr>
      <w:hyperlink w:anchor="_Toc5973923" w:history="1">
        <w:r w:rsidRPr="000973A1">
          <w:rPr>
            <w:rStyle w:val="Hyperlink"/>
            <w:noProof/>
          </w:rPr>
          <w:t>2.2</w:t>
        </w:r>
        <w:r>
          <w:rPr>
            <w:rFonts w:eastAsiaTheme="minorEastAsia"/>
            <w:noProof/>
            <w:lang w:eastAsia="cs-CZ"/>
          </w:rPr>
          <w:tab/>
        </w:r>
        <w:r w:rsidRPr="000973A1">
          <w:rPr>
            <w:rStyle w:val="Hyperlink"/>
            <w:noProof/>
          </w:rPr>
          <w:t>Metody strojového učení s omezením na neuronové sítě</w:t>
        </w:r>
        <w:r>
          <w:rPr>
            <w:noProof/>
            <w:webHidden/>
          </w:rPr>
          <w:tab/>
        </w:r>
        <w:r>
          <w:rPr>
            <w:noProof/>
            <w:webHidden/>
          </w:rPr>
          <w:fldChar w:fldCharType="begin"/>
        </w:r>
        <w:r>
          <w:rPr>
            <w:noProof/>
            <w:webHidden/>
          </w:rPr>
          <w:instrText xml:space="preserve"> PAGEREF _Toc5973923 \h </w:instrText>
        </w:r>
        <w:r>
          <w:rPr>
            <w:noProof/>
            <w:webHidden/>
          </w:rPr>
        </w:r>
        <w:r>
          <w:rPr>
            <w:noProof/>
            <w:webHidden/>
          </w:rPr>
          <w:fldChar w:fldCharType="separate"/>
        </w:r>
        <w:r>
          <w:rPr>
            <w:noProof/>
            <w:webHidden/>
          </w:rPr>
          <w:t>5</w:t>
        </w:r>
        <w:r>
          <w:rPr>
            <w:noProof/>
            <w:webHidden/>
          </w:rPr>
          <w:fldChar w:fldCharType="end"/>
        </w:r>
      </w:hyperlink>
    </w:p>
    <w:p w14:paraId="3DC8D686" w14:textId="786BB7B9" w:rsidR="00673F79" w:rsidRDefault="00673F79">
      <w:pPr>
        <w:pStyle w:val="TOC3"/>
        <w:tabs>
          <w:tab w:val="left" w:pos="1320"/>
          <w:tab w:val="right" w:leader="dot" w:pos="8777"/>
        </w:tabs>
        <w:rPr>
          <w:rFonts w:eastAsiaTheme="minorEastAsia"/>
          <w:noProof/>
          <w:lang w:eastAsia="cs-CZ"/>
        </w:rPr>
      </w:pPr>
      <w:hyperlink w:anchor="_Toc5973924" w:history="1">
        <w:r w:rsidRPr="000973A1">
          <w:rPr>
            <w:rStyle w:val="Hyperlink"/>
            <w:noProof/>
            <w:lang w:bidi="x-none"/>
            <w14:scene3d>
              <w14:camera w14:prst="orthographicFront"/>
              <w14:lightRig w14:rig="threePt" w14:dir="t">
                <w14:rot w14:lat="0" w14:lon="0" w14:rev="0"/>
              </w14:lightRig>
            </w14:scene3d>
          </w:rPr>
          <w:t>2.2.1</w:t>
        </w:r>
        <w:r>
          <w:rPr>
            <w:rFonts w:eastAsiaTheme="minorEastAsia"/>
            <w:noProof/>
            <w:lang w:eastAsia="cs-CZ"/>
          </w:rPr>
          <w:tab/>
        </w:r>
        <w:r w:rsidRPr="000973A1">
          <w:rPr>
            <w:rStyle w:val="Hyperlink"/>
            <w:noProof/>
          </w:rPr>
          <w:t>Hluboké dopředné neuronové sítě</w:t>
        </w:r>
        <w:r>
          <w:rPr>
            <w:noProof/>
            <w:webHidden/>
          </w:rPr>
          <w:tab/>
        </w:r>
        <w:r>
          <w:rPr>
            <w:noProof/>
            <w:webHidden/>
          </w:rPr>
          <w:fldChar w:fldCharType="begin"/>
        </w:r>
        <w:r>
          <w:rPr>
            <w:noProof/>
            <w:webHidden/>
          </w:rPr>
          <w:instrText xml:space="preserve"> PAGEREF _Toc5973924 \h </w:instrText>
        </w:r>
        <w:r>
          <w:rPr>
            <w:noProof/>
            <w:webHidden/>
          </w:rPr>
        </w:r>
        <w:r>
          <w:rPr>
            <w:noProof/>
            <w:webHidden/>
          </w:rPr>
          <w:fldChar w:fldCharType="separate"/>
        </w:r>
        <w:r>
          <w:rPr>
            <w:noProof/>
            <w:webHidden/>
          </w:rPr>
          <w:t>5</w:t>
        </w:r>
        <w:r>
          <w:rPr>
            <w:noProof/>
            <w:webHidden/>
          </w:rPr>
          <w:fldChar w:fldCharType="end"/>
        </w:r>
      </w:hyperlink>
    </w:p>
    <w:p w14:paraId="5CDAB270" w14:textId="502F2C7F" w:rsidR="00673F79" w:rsidRDefault="00673F79">
      <w:pPr>
        <w:pStyle w:val="TOC3"/>
        <w:tabs>
          <w:tab w:val="left" w:pos="1320"/>
          <w:tab w:val="right" w:leader="dot" w:pos="8777"/>
        </w:tabs>
        <w:rPr>
          <w:rFonts w:eastAsiaTheme="minorEastAsia"/>
          <w:noProof/>
          <w:lang w:eastAsia="cs-CZ"/>
        </w:rPr>
      </w:pPr>
      <w:hyperlink w:anchor="_Toc5973925" w:history="1">
        <w:r w:rsidRPr="000973A1">
          <w:rPr>
            <w:rStyle w:val="Hyperlink"/>
            <w:noProof/>
            <w:lang w:bidi="x-none"/>
            <w14:scene3d>
              <w14:camera w14:prst="orthographicFront"/>
              <w14:lightRig w14:rig="threePt" w14:dir="t">
                <w14:rot w14:lat="0" w14:lon="0" w14:rev="0"/>
              </w14:lightRig>
            </w14:scene3d>
          </w:rPr>
          <w:t>2.2.2</w:t>
        </w:r>
        <w:r>
          <w:rPr>
            <w:rFonts w:eastAsiaTheme="minorEastAsia"/>
            <w:noProof/>
            <w:lang w:eastAsia="cs-CZ"/>
          </w:rPr>
          <w:tab/>
        </w:r>
        <w:r w:rsidRPr="000973A1">
          <w:rPr>
            <w:rStyle w:val="Hyperlink"/>
            <w:noProof/>
          </w:rPr>
          <w:t>Učení neuronových sítí</w:t>
        </w:r>
        <w:r>
          <w:rPr>
            <w:noProof/>
            <w:webHidden/>
          </w:rPr>
          <w:tab/>
        </w:r>
        <w:r>
          <w:rPr>
            <w:noProof/>
            <w:webHidden/>
          </w:rPr>
          <w:fldChar w:fldCharType="begin"/>
        </w:r>
        <w:r>
          <w:rPr>
            <w:noProof/>
            <w:webHidden/>
          </w:rPr>
          <w:instrText xml:space="preserve"> PAGEREF _Toc5973925 \h </w:instrText>
        </w:r>
        <w:r>
          <w:rPr>
            <w:noProof/>
            <w:webHidden/>
          </w:rPr>
        </w:r>
        <w:r>
          <w:rPr>
            <w:noProof/>
            <w:webHidden/>
          </w:rPr>
          <w:fldChar w:fldCharType="separate"/>
        </w:r>
        <w:r>
          <w:rPr>
            <w:noProof/>
            <w:webHidden/>
          </w:rPr>
          <w:t>8</w:t>
        </w:r>
        <w:r>
          <w:rPr>
            <w:noProof/>
            <w:webHidden/>
          </w:rPr>
          <w:fldChar w:fldCharType="end"/>
        </w:r>
      </w:hyperlink>
    </w:p>
    <w:p w14:paraId="4CFC51C5" w14:textId="35B8F56B" w:rsidR="00673F79" w:rsidRDefault="00673F79">
      <w:pPr>
        <w:pStyle w:val="TOC3"/>
        <w:tabs>
          <w:tab w:val="left" w:pos="1320"/>
          <w:tab w:val="right" w:leader="dot" w:pos="8777"/>
        </w:tabs>
        <w:rPr>
          <w:rFonts w:eastAsiaTheme="minorEastAsia"/>
          <w:noProof/>
          <w:lang w:eastAsia="cs-CZ"/>
        </w:rPr>
      </w:pPr>
      <w:hyperlink w:anchor="_Toc5973926" w:history="1">
        <w:r w:rsidRPr="000973A1">
          <w:rPr>
            <w:rStyle w:val="Hyperlink"/>
            <w:noProof/>
            <w:lang w:bidi="x-none"/>
            <w14:scene3d>
              <w14:camera w14:prst="orthographicFront"/>
              <w14:lightRig w14:rig="threePt" w14:dir="t">
                <w14:rot w14:lat="0" w14:lon="0" w14:rev="0"/>
              </w14:lightRig>
            </w14:scene3d>
          </w:rPr>
          <w:t>2.2.3</w:t>
        </w:r>
        <w:r>
          <w:rPr>
            <w:rFonts w:eastAsiaTheme="minorEastAsia"/>
            <w:noProof/>
            <w:lang w:eastAsia="cs-CZ"/>
          </w:rPr>
          <w:tab/>
        </w:r>
        <w:r w:rsidRPr="000973A1">
          <w:rPr>
            <w:rStyle w:val="Hyperlink"/>
            <w:noProof/>
          </w:rPr>
          <w:t>Konvoluční neuronové sítě</w:t>
        </w:r>
        <w:r>
          <w:rPr>
            <w:noProof/>
            <w:webHidden/>
          </w:rPr>
          <w:tab/>
        </w:r>
        <w:r>
          <w:rPr>
            <w:noProof/>
            <w:webHidden/>
          </w:rPr>
          <w:fldChar w:fldCharType="begin"/>
        </w:r>
        <w:r>
          <w:rPr>
            <w:noProof/>
            <w:webHidden/>
          </w:rPr>
          <w:instrText xml:space="preserve"> PAGEREF _Toc5973926 \h </w:instrText>
        </w:r>
        <w:r>
          <w:rPr>
            <w:noProof/>
            <w:webHidden/>
          </w:rPr>
        </w:r>
        <w:r>
          <w:rPr>
            <w:noProof/>
            <w:webHidden/>
          </w:rPr>
          <w:fldChar w:fldCharType="separate"/>
        </w:r>
        <w:r>
          <w:rPr>
            <w:noProof/>
            <w:webHidden/>
          </w:rPr>
          <w:t>9</w:t>
        </w:r>
        <w:r>
          <w:rPr>
            <w:noProof/>
            <w:webHidden/>
          </w:rPr>
          <w:fldChar w:fldCharType="end"/>
        </w:r>
      </w:hyperlink>
    </w:p>
    <w:p w14:paraId="06D9DFAA" w14:textId="772A462B" w:rsidR="00673F79" w:rsidRDefault="00673F79">
      <w:pPr>
        <w:pStyle w:val="TOC3"/>
        <w:tabs>
          <w:tab w:val="left" w:pos="1320"/>
          <w:tab w:val="right" w:leader="dot" w:pos="8777"/>
        </w:tabs>
        <w:rPr>
          <w:rFonts w:eastAsiaTheme="minorEastAsia"/>
          <w:noProof/>
          <w:lang w:eastAsia="cs-CZ"/>
        </w:rPr>
      </w:pPr>
      <w:hyperlink w:anchor="_Toc5973927" w:history="1">
        <w:r w:rsidRPr="000973A1">
          <w:rPr>
            <w:rStyle w:val="Hyperlink"/>
            <w:noProof/>
            <w:lang w:bidi="x-none"/>
            <w14:scene3d>
              <w14:camera w14:prst="orthographicFront"/>
              <w14:lightRig w14:rig="threePt" w14:dir="t">
                <w14:rot w14:lat="0" w14:lon="0" w14:rev="0"/>
              </w14:lightRig>
            </w14:scene3d>
          </w:rPr>
          <w:t>2.2.4</w:t>
        </w:r>
        <w:r>
          <w:rPr>
            <w:rFonts w:eastAsiaTheme="minorEastAsia"/>
            <w:noProof/>
            <w:lang w:eastAsia="cs-CZ"/>
          </w:rPr>
          <w:tab/>
        </w:r>
        <w:r w:rsidRPr="000973A1">
          <w:rPr>
            <w:rStyle w:val="Hyperlink"/>
            <w:noProof/>
          </w:rPr>
          <w:t>Generative adversarial neural networks</w:t>
        </w:r>
        <w:r>
          <w:rPr>
            <w:noProof/>
            <w:webHidden/>
          </w:rPr>
          <w:tab/>
        </w:r>
        <w:r>
          <w:rPr>
            <w:noProof/>
            <w:webHidden/>
          </w:rPr>
          <w:fldChar w:fldCharType="begin"/>
        </w:r>
        <w:r>
          <w:rPr>
            <w:noProof/>
            <w:webHidden/>
          </w:rPr>
          <w:instrText xml:space="preserve"> PAGEREF _Toc5973927 \h </w:instrText>
        </w:r>
        <w:r>
          <w:rPr>
            <w:noProof/>
            <w:webHidden/>
          </w:rPr>
        </w:r>
        <w:r>
          <w:rPr>
            <w:noProof/>
            <w:webHidden/>
          </w:rPr>
          <w:fldChar w:fldCharType="separate"/>
        </w:r>
        <w:r>
          <w:rPr>
            <w:noProof/>
            <w:webHidden/>
          </w:rPr>
          <w:t>12</w:t>
        </w:r>
        <w:r>
          <w:rPr>
            <w:noProof/>
            <w:webHidden/>
          </w:rPr>
          <w:fldChar w:fldCharType="end"/>
        </w:r>
      </w:hyperlink>
    </w:p>
    <w:p w14:paraId="6F664237" w14:textId="242EC598" w:rsidR="00673F79" w:rsidRDefault="00673F79">
      <w:pPr>
        <w:pStyle w:val="TOC2"/>
        <w:tabs>
          <w:tab w:val="left" w:pos="880"/>
          <w:tab w:val="right" w:leader="dot" w:pos="8777"/>
        </w:tabs>
        <w:rPr>
          <w:rFonts w:eastAsiaTheme="minorEastAsia"/>
          <w:noProof/>
          <w:lang w:eastAsia="cs-CZ"/>
        </w:rPr>
      </w:pPr>
      <w:hyperlink w:anchor="_Toc5973928" w:history="1">
        <w:r w:rsidRPr="000973A1">
          <w:rPr>
            <w:rStyle w:val="Hyperlink"/>
            <w:noProof/>
          </w:rPr>
          <w:t>3.1</w:t>
        </w:r>
        <w:r>
          <w:rPr>
            <w:rFonts w:eastAsiaTheme="minorEastAsia"/>
            <w:noProof/>
            <w:lang w:eastAsia="cs-CZ"/>
          </w:rPr>
          <w:tab/>
        </w:r>
        <w:r w:rsidRPr="000973A1">
          <w:rPr>
            <w:rStyle w:val="Hyperlink"/>
            <w:noProof/>
          </w:rPr>
          <w:t>Klasifikace PCG algoritmů</w:t>
        </w:r>
        <w:r>
          <w:rPr>
            <w:noProof/>
            <w:webHidden/>
          </w:rPr>
          <w:tab/>
        </w:r>
        <w:r>
          <w:rPr>
            <w:noProof/>
            <w:webHidden/>
          </w:rPr>
          <w:fldChar w:fldCharType="begin"/>
        </w:r>
        <w:r>
          <w:rPr>
            <w:noProof/>
            <w:webHidden/>
          </w:rPr>
          <w:instrText xml:space="preserve"> PAGEREF _Toc5973928 \h </w:instrText>
        </w:r>
        <w:r>
          <w:rPr>
            <w:noProof/>
            <w:webHidden/>
          </w:rPr>
        </w:r>
        <w:r>
          <w:rPr>
            <w:noProof/>
            <w:webHidden/>
          </w:rPr>
          <w:fldChar w:fldCharType="separate"/>
        </w:r>
        <w:r>
          <w:rPr>
            <w:noProof/>
            <w:webHidden/>
          </w:rPr>
          <w:t>14</w:t>
        </w:r>
        <w:r>
          <w:rPr>
            <w:noProof/>
            <w:webHidden/>
          </w:rPr>
          <w:fldChar w:fldCharType="end"/>
        </w:r>
      </w:hyperlink>
    </w:p>
    <w:p w14:paraId="4107206E" w14:textId="5FB9C6C8" w:rsidR="00673F79" w:rsidRDefault="00673F79">
      <w:pPr>
        <w:pStyle w:val="TOC2"/>
        <w:tabs>
          <w:tab w:val="left" w:pos="880"/>
          <w:tab w:val="right" w:leader="dot" w:pos="8777"/>
        </w:tabs>
        <w:rPr>
          <w:rFonts w:eastAsiaTheme="minorEastAsia"/>
          <w:noProof/>
          <w:lang w:eastAsia="cs-CZ"/>
        </w:rPr>
      </w:pPr>
      <w:hyperlink w:anchor="_Toc5973929" w:history="1">
        <w:r w:rsidRPr="000973A1">
          <w:rPr>
            <w:rStyle w:val="Hyperlink"/>
            <w:noProof/>
          </w:rPr>
          <w:t>3.2</w:t>
        </w:r>
        <w:r>
          <w:rPr>
            <w:rFonts w:eastAsiaTheme="minorEastAsia"/>
            <w:noProof/>
            <w:lang w:eastAsia="cs-CZ"/>
          </w:rPr>
          <w:tab/>
        </w:r>
        <w:r w:rsidRPr="000973A1">
          <w:rPr>
            <w:rStyle w:val="Hyperlink"/>
            <w:noProof/>
          </w:rPr>
          <w:t>Tradiční metody procedurálního generování</w:t>
        </w:r>
        <w:r>
          <w:rPr>
            <w:noProof/>
            <w:webHidden/>
          </w:rPr>
          <w:tab/>
        </w:r>
        <w:r>
          <w:rPr>
            <w:noProof/>
            <w:webHidden/>
          </w:rPr>
          <w:fldChar w:fldCharType="begin"/>
        </w:r>
        <w:r>
          <w:rPr>
            <w:noProof/>
            <w:webHidden/>
          </w:rPr>
          <w:instrText xml:space="preserve"> PAGEREF _Toc5973929 \h </w:instrText>
        </w:r>
        <w:r>
          <w:rPr>
            <w:noProof/>
            <w:webHidden/>
          </w:rPr>
        </w:r>
        <w:r>
          <w:rPr>
            <w:noProof/>
            <w:webHidden/>
          </w:rPr>
          <w:fldChar w:fldCharType="separate"/>
        </w:r>
        <w:r>
          <w:rPr>
            <w:noProof/>
            <w:webHidden/>
          </w:rPr>
          <w:t>14</w:t>
        </w:r>
        <w:r>
          <w:rPr>
            <w:noProof/>
            <w:webHidden/>
          </w:rPr>
          <w:fldChar w:fldCharType="end"/>
        </w:r>
      </w:hyperlink>
    </w:p>
    <w:p w14:paraId="4973FDE4" w14:textId="2865F293" w:rsidR="00673F79" w:rsidRDefault="00673F79">
      <w:pPr>
        <w:pStyle w:val="TOC2"/>
        <w:tabs>
          <w:tab w:val="left" w:pos="880"/>
          <w:tab w:val="right" w:leader="dot" w:pos="8777"/>
        </w:tabs>
        <w:rPr>
          <w:rFonts w:eastAsiaTheme="minorEastAsia"/>
          <w:noProof/>
          <w:lang w:eastAsia="cs-CZ"/>
        </w:rPr>
      </w:pPr>
      <w:hyperlink w:anchor="_Toc5973930" w:history="1">
        <w:r w:rsidRPr="000973A1">
          <w:rPr>
            <w:rStyle w:val="Hyperlink"/>
            <w:noProof/>
          </w:rPr>
          <w:t>3.3</w:t>
        </w:r>
        <w:r>
          <w:rPr>
            <w:rFonts w:eastAsiaTheme="minorEastAsia"/>
            <w:noProof/>
            <w:lang w:eastAsia="cs-CZ"/>
          </w:rPr>
          <w:tab/>
        </w:r>
        <w:r w:rsidRPr="000973A1">
          <w:rPr>
            <w:rStyle w:val="Hyperlink"/>
            <w:noProof/>
          </w:rPr>
          <w:t>Motivace, účel a vize používání PCG</w:t>
        </w:r>
        <w:r>
          <w:rPr>
            <w:noProof/>
            <w:webHidden/>
          </w:rPr>
          <w:tab/>
        </w:r>
        <w:r>
          <w:rPr>
            <w:noProof/>
            <w:webHidden/>
          </w:rPr>
          <w:fldChar w:fldCharType="begin"/>
        </w:r>
        <w:r>
          <w:rPr>
            <w:noProof/>
            <w:webHidden/>
          </w:rPr>
          <w:instrText xml:space="preserve"> PAGEREF _Toc5973930 \h </w:instrText>
        </w:r>
        <w:r>
          <w:rPr>
            <w:noProof/>
            <w:webHidden/>
          </w:rPr>
        </w:r>
        <w:r>
          <w:rPr>
            <w:noProof/>
            <w:webHidden/>
          </w:rPr>
          <w:fldChar w:fldCharType="separate"/>
        </w:r>
        <w:r>
          <w:rPr>
            <w:noProof/>
            <w:webHidden/>
          </w:rPr>
          <w:t>15</w:t>
        </w:r>
        <w:r>
          <w:rPr>
            <w:noProof/>
            <w:webHidden/>
          </w:rPr>
          <w:fldChar w:fldCharType="end"/>
        </w:r>
      </w:hyperlink>
    </w:p>
    <w:p w14:paraId="01DFFD2E" w14:textId="669DFD36" w:rsidR="00673F79" w:rsidRDefault="00673F79">
      <w:pPr>
        <w:pStyle w:val="TOC2"/>
        <w:tabs>
          <w:tab w:val="left" w:pos="880"/>
          <w:tab w:val="right" w:leader="dot" w:pos="8777"/>
        </w:tabs>
        <w:rPr>
          <w:rFonts w:eastAsiaTheme="minorEastAsia"/>
          <w:noProof/>
          <w:lang w:eastAsia="cs-CZ"/>
        </w:rPr>
      </w:pPr>
      <w:hyperlink w:anchor="_Toc5973931" w:history="1">
        <w:r w:rsidRPr="000973A1">
          <w:rPr>
            <w:rStyle w:val="Hyperlink"/>
            <w:noProof/>
          </w:rPr>
          <w:t>4.1</w:t>
        </w:r>
        <w:r>
          <w:rPr>
            <w:rFonts w:eastAsiaTheme="minorEastAsia"/>
            <w:noProof/>
            <w:lang w:eastAsia="cs-CZ"/>
          </w:rPr>
          <w:tab/>
        </w:r>
        <w:r w:rsidRPr="000973A1">
          <w:rPr>
            <w:rStyle w:val="Hyperlink"/>
            <w:noProof/>
          </w:rPr>
          <w:t>Současné experimenty PCGML</w:t>
        </w:r>
        <w:r>
          <w:rPr>
            <w:noProof/>
            <w:webHidden/>
          </w:rPr>
          <w:tab/>
        </w:r>
        <w:r>
          <w:rPr>
            <w:noProof/>
            <w:webHidden/>
          </w:rPr>
          <w:fldChar w:fldCharType="begin"/>
        </w:r>
        <w:r>
          <w:rPr>
            <w:noProof/>
            <w:webHidden/>
          </w:rPr>
          <w:instrText xml:space="preserve"> PAGEREF _Toc5973931 \h </w:instrText>
        </w:r>
        <w:r>
          <w:rPr>
            <w:noProof/>
            <w:webHidden/>
          </w:rPr>
        </w:r>
        <w:r>
          <w:rPr>
            <w:noProof/>
            <w:webHidden/>
          </w:rPr>
          <w:fldChar w:fldCharType="separate"/>
        </w:r>
        <w:r>
          <w:rPr>
            <w:noProof/>
            <w:webHidden/>
          </w:rPr>
          <w:t>19</w:t>
        </w:r>
        <w:r>
          <w:rPr>
            <w:noProof/>
            <w:webHidden/>
          </w:rPr>
          <w:fldChar w:fldCharType="end"/>
        </w:r>
      </w:hyperlink>
    </w:p>
    <w:p w14:paraId="09009007" w14:textId="64E0E496" w:rsidR="00673F79" w:rsidRDefault="00673F79">
      <w:pPr>
        <w:pStyle w:val="TOC2"/>
        <w:tabs>
          <w:tab w:val="left" w:pos="880"/>
          <w:tab w:val="right" w:leader="dot" w:pos="8777"/>
        </w:tabs>
        <w:rPr>
          <w:rFonts w:eastAsiaTheme="minorEastAsia"/>
          <w:noProof/>
          <w:lang w:eastAsia="cs-CZ"/>
        </w:rPr>
      </w:pPr>
      <w:hyperlink w:anchor="_Toc5973932" w:history="1">
        <w:r w:rsidRPr="000973A1">
          <w:rPr>
            <w:rStyle w:val="Hyperlink"/>
            <w:noProof/>
          </w:rPr>
          <w:t>5.1</w:t>
        </w:r>
        <w:r>
          <w:rPr>
            <w:rFonts w:eastAsiaTheme="minorEastAsia"/>
            <w:noProof/>
            <w:lang w:eastAsia="cs-CZ"/>
          </w:rPr>
          <w:tab/>
        </w:r>
        <w:r w:rsidRPr="000973A1">
          <w:rPr>
            <w:rStyle w:val="Hyperlink"/>
            <w:noProof/>
          </w:rPr>
          <w:t>Python</w:t>
        </w:r>
        <w:r>
          <w:rPr>
            <w:noProof/>
            <w:webHidden/>
          </w:rPr>
          <w:tab/>
        </w:r>
        <w:r>
          <w:rPr>
            <w:noProof/>
            <w:webHidden/>
          </w:rPr>
          <w:fldChar w:fldCharType="begin"/>
        </w:r>
        <w:r>
          <w:rPr>
            <w:noProof/>
            <w:webHidden/>
          </w:rPr>
          <w:instrText xml:space="preserve"> PAGEREF _Toc5973932 \h </w:instrText>
        </w:r>
        <w:r>
          <w:rPr>
            <w:noProof/>
            <w:webHidden/>
          </w:rPr>
        </w:r>
        <w:r>
          <w:rPr>
            <w:noProof/>
            <w:webHidden/>
          </w:rPr>
          <w:fldChar w:fldCharType="separate"/>
        </w:r>
        <w:r>
          <w:rPr>
            <w:noProof/>
            <w:webHidden/>
          </w:rPr>
          <w:t>23</w:t>
        </w:r>
        <w:r>
          <w:rPr>
            <w:noProof/>
            <w:webHidden/>
          </w:rPr>
          <w:fldChar w:fldCharType="end"/>
        </w:r>
      </w:hyperlink>
    </w:p>
    <w:p w14:paraId="75A20681" w14:textId="76DAA141" w:rsidR="00673F79" w:rsidRDefault="00673F79">
      <w:pPr>
        <w:pStyle w:val="TOC2"/>
        <w:tabs>
          <w:tab w:val="left" w:pos="880"/>
          <w:tab w:val="right" w:leader="dot" w:pos="8777"/>
        </w:tabs>
        <w:rPr>
          <w:rFonts w:eastAsiaTheme="minorEastAsia"/>
          <w:noProof/>
          <w:lang w:eastAsia="cs-CZ"/>
        </w:rPr>
      </w:pPr>
      <w:hyperlink w:anchor="_Toc5973933" w:history="1">
        <w:r w:rsidRPr="000973A1">
          <w:rPr>
            <w:rStyle w:val="Hyperlink"/>
            <w:noProof/>
          </w:rPr>
          <w:t>5.2</w:t>
        </w:r>
        <w:r>
          <w:rPr>
            <w:rFonts w:eastAsiaTheme="minorEastAsia"/>
            <w:noProof/>
            <w:lang w:eastAsia="cs-CZ"/>
          </w:rPr>
          <w:tab/>
        </w:r>
        <w:r w:rsidRPr="000973A1">
          <w:rPr>
            <w:rStyle w:val="Hyperlink"/>
            <w:noProof/>
          </w:rPr>
          <w:t>NumPy</w:t>
        </w:r>
        <w:r>
          <w:rPr>
            <w:noProof/>
            <w:webHidden/>
          </w:rPr>
          <w:tab/>
        </w:r>
        <w:r>
          <w:rPr>
            <w:noProof/>
            <w:webHidden/>
          </w:rPr>
          <w:fldChar w:fldCharType="begin"/>
        </w:r>
        <w:r>
          <w:rPr>
            <w:noProof/>
            <w:webHidden/>
          </w:rPr>
          <w:instrText xml:space="preserve"> PAGEREF _Toc5973933 \h </w:instrText>
        </w:r>
        <w:r>
          <w:rPr>
            <w:noProof/>
            <w:webHidden/>
          </w:rPr>
        </w:r>
        <w:r>
          <w:rPr>
            <w:noProof/>
            <w:webHidden/>
          </w:rPr>
          <w:fldChar w:fldCharType="separate"/>
        </w:r>
        <w:r>
          <w:rPr>
            <w:noProof/>
            <w:webHidden/>
          </w:rPr>
          <w:t>23</w:t>
        </w:r>
        <w:r>
          <w:rPr>
            <w:noProof/>
            <w:webHidden/>
          </w:rPr>
          <w:fldChar w:fldCharType="end"/>
        </w:r>
      </w:hyperlink>
    </w:p>
    <w:p w14:paraId="63E068E8" w14:textId="389026A8" w:rsidR="00673F79" w:rsidRDefault="00673F79">
      <w:pPr>
        <w:pStyle w:val="TOC2"/>
        <w:tabs>
          <w:tab w:val="left" w:pos="880"/>
          <w:tab w:val="right" w:leader="dot" w:pos="8777"/>
        </w:tabs>
        <w:rPr>
          <w:rFonts w:eastAsiaTheme="minorEastAsia"/>
          <w:noProof/>
          <w:lang w:eastAsia="cs-CZ"/>
        </w:rPr>
      </w:pPr>
      <w:hyperlink w:anchor="_Toc5973934" w:history="1">
        <w:r w:rsidRPr="000973A1">
          <w:rPr>
            <w:rStyle w:val="Hyperlink"/>
            <w:noProof/>
          </w:rPr>
          <w:t>5.3</w:t>
        </w:r>
        <w:r>
          <w:rPr>
            <w:rFonts w:eastAsiaTheme="minorEastAsia"/>
            <w:noProof/>
            <w:lang w:eastAsia="cs-CZ"/>
          </w:rPr>
          <w:tab/>
        </w:r>
        <w:r w:rsidRPr="000973A1">
          <w:rPr>
            <w:rStyle w:val="Hyperlink"/>
            <w:noProof/>
          </w:rPr>
          <w:t>TensorFlow</w:t>
        </w:r>
        <w:r>
          <w:rPr>
            <w:noProof/>
            <w:webHidden/>
          </w:rPr>
          <w:tab/>
        </w:r>
        <w:r>
          <w:rPr>
            <w:noProof/>
            <w:webHidden/>
          </w:rPr>
          <w:fldChar w:fldCharType="begin"/>
        </w:r>
        <w:r>
          <w:rPr>
            <w:noProof/>
            <w:webHidden/>
          </w:rPr>
          <w:instrText xml:space="preserve"> PAGEREF _Toc5973934 \h </w:instrText>
        </w:r>
        <w:r>
          <w:rPr>
            <w:noProof/>
            <w:webHidden/>
          </w:rPr>
        </w:r>
        <w:r>
          <w:rPr>
            <w:noProof/>
            <w:webHidden/>
          </w:rPr>
          <w:fldChar w:fldCharType="separate"/>
        </w:r>
        <w:r>
          <w:rPr>
            <w:noProof/>
            <w:webHidden/>
          </w:rPr>
          <w:t>24</w:t>
        </w:r>
        <w:r>
          <w:rPr>
            <w:noProof/>
            <w:webHidden/>
          </w:rPr>
          <w:fldChar w:fldCharType="end"/>
        </w:r>
      </w:hyperlink>
    </w:p>
    <w:p w14:paraId="3325661F" w14:textId="64AFB517" w:rsidR="00673F79" w:rsidRDefault="00673F79">
      <w:pPr>
        <w:pStyle w:val="TOC2"/>
        <w:tabs>
          <w:tab w:val="left" w:pos="880"/>
          <w:tab w:val="right" w:leader="dot" w:pos="8777"/>
        </w:tabs>
        <w:rPr>
          <w:rFonts w:eastAsiaTheme="minorEastAsia"/>
          <w:noProof/>
          <w:lang w:eastAsia="cs-CZ"/>
        </w:rPr>
      </w:pPr>
      <w:hyperlink w:anchor="_Toc5973935" w:history="1">
        <w:r w:rsidRPr="000973A1">
          <w:rPr>
            <w:rStyle w:val="Hyperlink"/>
            <w:noProof/>
          </w:rPr>
          <w:t>5.4</w:t>
        </w:r>
        <w:r>
          <w:rPr>
            <w:rFonts w:eastAsiaTheme="minorEastAsia"/>
            <w:noProof/>
            <w:lang w:eastAsia="cs-CZ"/>
          </w:rPr>
          <w:tab/>
        </w:r>
        <w:r w:rsidRPr="000973A1">
          <w:rPr>
            <w:rStyle w:val="Hyperlink"/>
            <w:noProof/>
          </w:rPr>
          <w:t>Keras</w:t>
        </w:r>
        <w:r>
          <w:rPr>
            <w:noProof/>
            <w:webHidden/>
          </w:rPr>
          <w:tab/>
        </w:r>
        <w:r>
          <w:rPr>
            <w:noProof/>
            <w:webHidden/>
          </w:rPr>
          <w:fldChar w:fldCharType="begin"/>
        </w:r>
        <w:r>
          <w:rPr>
            <w:noProof/>
            <w:webHidden/>
          </w:rPr>
          <w:instrText xml:space="preserve"> PAGEREF _Toc5973935 \h </w:instrText>
        </w:r>
        <w:r>
          <w:rPr>
            <w:noProof/>
            <w:webHidden/>
          </w:rPr>
        </w:r>
        <w:r>
          <w:rPr>
            <w:noProof/>
            <w:webHidden/>
          </w:rPr>
          <w:fldChar w:fldCharType="separate"/>
        </w:r>
        <w:r>
          <w:rPr>
            <w:noProof/>
            <w:webHidden/>
          </w:rPr>
          <w:t>25</w:t>
        </w:r>
        <w:r>
          <w:rPr>
            <w:noProof/>
            <w:webHidden/>
          </w:rPr>
          <w:fldChar w:fldCharType="end"/>
        </w:r>
      </w:hyperlink>
    </w:p>
    <w:p w14:paraId="3CCB84EF" w14:textId="5CB5F303" w:rsidR="00673F79" w:rsidRDefault="00673F79">
      <w:pPr>
        <w:pStyle w:val="TOC2"/>
        <w:tabs>
          <w:tab w:val="left" w:pos="880"/>
          <w:tab w:val="right" w:leader="dot" w:pos="8777"/>
        </w:tabs>
        <w:rPr>
          <w:rFonts w:eastAsiaTheme="minorEastAsia"/>
          <w:noProof/>
          <w:lang w:eastAsia="cs-CZ"/>
        </w:rPr>
      </w:pPr>
      <w:hyperlink w:anchor="_Toc5973936" w:history="1">
        <w:r w:rsidRPr="000973A1">
          <w:rPr>
            <w:rStyle w:val="Hyperlink"/>
            <w:noProof/>
          </w:rPr>
          <w:t>6.1</w:t>
        </w:r>
        <w:r>
          <w:rPr>
            <w:rFonts w:eastAsiaTheme="minorEastAsia"/>
            <w:noProof/>
            <w:lang w:eastAsia="cs-CZ"/>
          </w:rPr>
          <w:tab/>
        </w:r>
        <w:r w:rsidRPr="000973A1">
          <w:rPr>
            <w:rStyle w:val="Hyperlink"/>
            <w:noProof/>
          </w:rPr>
          <w:t>Reprezentace scény</w:t>
        </w:r>
        <w:r>
          <w:rPr>
            <w:noProof/>
            <w:webHidden/>
          </w:rPr>
          <w:tab/>
        </w:r>
        <w:r>
          <w:rPr>
            <w:noProof/>
            <w:webHidden/>
          </w:rPr>
          <w:fldChar w:fldCharType="begin"/>
        </w:r>
        <w:r>
          <w:rPr>
            <w:noProof/>
            <w:webHidden/>
          </w:rPr>
          <w:instrText xml:space="preserve"> PAGEREF _Toc5973936 \h </w:instrText>
        </w:r>
        <w:r>
          <w:rPr>
            <w:noProof/>
            <w:webHidden/>
          </w:rPr>
        </w:r>
        <w:r>
          <w:rPr>
            <w:noProof/>
            <w:webHidden/>
          </w:rPr>
          <w:fldChar w:fldCharType="separate"/>
        </w:r>
        <w:r>
          <w:rPr>
            <w:noProof/>
            <w:webHidden/>
          </w:rPr>
          <w:t>26</w:t>
        </w:r>
        <w:r>
          <w:rPr>
            <w:noProof/>
            <w:webHidden/>
          </w:rPr>
          <w:fldChar w:fldCharType="end"/>
        </w:r>
      </w:hyperlink>
    </w:p>
    <w:p w14:paraId="66B79E36" w14:textId="63F8B2D7" w:rsidR="00673F79" w:rsidRDefault="00673F79">
      <w:pPr>
        <w:pStyle w:val="TOC2"/>
        <w:tabs>
          <w:tab w:val="left" w:pos="880"/>
          <w:tab w:val="right" w:leader="dot" w:pos="8777"/>
        </w:tabs>
        <w:rPr>
          <w:rFonts w:eastAsiaTheme="minorEastAsia"/>
          <w:noProof/>
          <w:lang w:eastAsia="cs-CZ"/>
        </w:rPr>
      </w:pPr>
      <w:hyperlink w:anchor="_Toc5973937" w:history="1">
        <w:r w:rsidRPr="000973A1">
          <w:rPr>
            <w:rStyle w:val="Hyperlink"/>
            <w:noProof/>
          </w:rPr>
          <w:t>6.2</w:t>
        </w:r>
        <w:r>
          <w:rPr>
            <w:rFonts w:eastAsiaTheme="minorEastAsia"/>
            <w:noProof/>
            <w:lang w:eastAsia="cs-CZ"/>
          </w:rPr>
          <w:tab/>
        </w:r>
        <w:r w:rsidRPr="000973A1">
          <w:rPr>
            <w:rStyle w:val="Hyperlink"/>
            <w:noProof/>
          </w:rPr>
          <w:t>Popis algoritmu a modelové situace</w:t>
        </w:r>
        <w:r>
          <w:rPr>
            <w:noProof/>
            <w:webHidden/>
          </w:rPr>
          <w:tab/>
        </w:r>
        <w:r>
          <w:rPr>
            <w:noProof/>
            <w:webHidden/>
          </w:rPr>
          <w:fldChar w:fldCharType="begin"/>
        </w:r>
        <w:r>
          <w:rPr>
            <w:noProof/>
            <w:webHidden/>
          </w:rPr>
          <w:instrText xml:space="preserve"> PAGEREF _Toc5973937 \h </w:instrText>
        </w:r>
        <w:r>
          <w:rPr>
            <w:noProof/>
            <w:webHidden/>
          </w:rPr>
        </w:r>
        <w:r>
          <w:rPr>
            <w:noProof/>
            <w:webHidden/>
          </w:rPr>
          <w:fldChar w:fldCharType="separate"/>
        </w:r>
        <w:r>
          <w:rPr>
            <w:noProof/>
            <w:webHidden/>
          </w:rPr>
          <w:t>27</w:t>
        </w:r>
        <w:r>
          <w:rPr>
            <w:noProof/>
            <w:webHidden/>
          </w:rPr>
          <w:fldChar w:fldCharType="end"/>
        </w:r>
      </w:hyperlink>
    </w:p>
    <w:p w14:paraId="2D3D7235" w14:textId="39656B09" w:rsidR="00673F79" w:rsidRDefault="00673F79">
      <w:pPr>
        <w:pStyle w:val="TOC3"/>
        <w:tabs>
          <w:tab w:val="left" w:pos="1320"/>
          <w:tab w:val="right" w:leader="dot" w:pos="8777"/>
        </w:tabs>
        <w:rPr>
          <w:rFonts w:eastAsiaTheme="minorEastAsia"/>
          <w:noProof/>
          <w:lang w:eastAsia="cs-CZ"/>
        </w:rPr>
      </w:pPr>
      <w:hyperlink w:anchor="_Toc5973938" w:history="1">
        <w:r w:rsidRPr="000973A1">
          <w:rPr>
            <w:rStyle w:val="Hyperlink"/>
            <w:noProof/>
            <w:lang w:bidi="x-none"/>
            <w14:scene3d>
              <w14:camera w14:prst="orthographicFront"/>
              <w14:lightRig w14:rig="threePt" w14:dir="t">
                <w14:rot w14:lat="0" w14:lon="0" w14:rev="0"/>
              </w14:lightRig>
            </w14:scene3d>
          </w:rPr>
          <w:t>6.2.1</w:t>
        </w:r>
        <w:r>
          <w:rPr>
            <w:rFonts w:eastAsiaTheme="minorEastAsia"/>
            <w:noProof/>
            <w:lang w:eastAsia="cs-CZ"/>
          </w:rPr>
          <w:tab/>
        </w:r>
        <w:r w:rsidRPr="000973A1">
          <w:rPr>
            <w:rStyle w:val="Hyperlink"/>
            <w:noProof/>
          </w:rPr>
          <w:t>Charakteristika vstupních dat</w:t>
        </w:r>
        <w:r>
          <w:rPr>
            <w:noProof/>
            <w:webHidden/>
          </w:rPr>
          <w:tab/>
        </w:r>
        <w:r>
          <w:rPr>
            <w:noProof/>
            <w:webHidden/>
          </w:rPr>
          <w:fldChar w:fldCharType="begin"/>
        </w:r>
        <w:r>
          <w:rPr>
            <w:noProof/>
            <w:webHidden/>
          </w:rPr>
          <w:instrText xml:space="preserve"> PAGEREF _Toc5973938 \h </w:instrText>
        </w:r>
        <w:r>
          <w:rPr>
            <w:noProof/>
            <w:webHidden/>
          </w:rPr>
        </w:r>
        <w:r>
          <w:rPr>
            <w:noProof/>
            <w:webHidden/>
          </w:rPr>
          <w:fldChar w:fldCharType="separate"/>
        </w:r>
        <w:r>
          <w:rPr>
            <w:noProof/>
            <w:webHidden/>
          </w:rPr>
          <w:t>27</w:t>
        </w:r>
        <w:r>
          <w:rPr>
            <w:noProof/>
            <w:webHidden/>
          </w:rPr>
          <w:fldChar w:fldCharType="end"/>
        </w:r>
      </w:hyperlink>
    </w:p>
    <w:p w14:paraId="29532702" w14:textId="2D2028DC" w:rsidR="00673F79" w:rsidRDefault="00673F79">
      <w:pPr>
        <w:pStyle w:val="TOC3"/>
        <w:tabs>
          <w:tab w:val="left" w:pos="1320"/>
          <w:tab w:val="right" w:leader="dot" w:pos="8777"/>
        </w:tabs>
        <w:rPr>
          <w:rFonts w:eastAsiaTheme="minorEastAsia"/>
          <w:noProof/>
          <w:lang w:eastAsia="cs-CZ"/>
        </w:rPr>
      </w:pPr>
      <w:hyperlink w:anchor="_Toc5973939" w:history="1">
        <w:r w:rsidRPr="000973A1">
          <w:rPr>
            <w:rStyle w:val="Hyperlink"/>
            <w:noProof/>
            <w:lang w:bidi="x-none"/>
            <w14:scene3d>
              <w14:camera w14:prst="orthographicFront"/>
              <w14:lightRig w14:rig="threePt" w14:dir="t">
                <w14:rot w14:lat="0" w14:lon="0" w14:rev="0"/>
              </w14:lightRig>
            </w14:scene3d>
          </w:rPr>
          <w:t>6.2.2</w:t>
        </w:r>
        <w:r>
          <w:rPr>
            <w:rFonts w:eastAsiaTheme="minorEastAsia"/>
            <w:noProof/>
            <w:lang w:eastAsia="cs-CZ"/>
          </w:rPr>
          <w:tab/>
        </w:r>
        <w:r w:rsidRPr="000973A1">
          <w:rPr>
            <w:rStyle w:val="Hyperlink"/>
            <w:noProof/>
          </w:rPr>
          <w:t>Vektorizace dat</w:t>
        </w:r>
        <w:r>
          <w:rPr>
            <w:noProof/>
            <w:webHidden/>
          </w:rPr>
          <w:tab/>
        </w:r>
        <w:r>
          <w:rPr>
            <w:noProof/>
            <w:webHidden/>
          </w:rPr>
          <w:fldChar w:fldCharType="begin"/>
        </w:r>
        <w:r>
          <w:rPr>
            <w:noProof/>
            <w:webHidden/>
          </w:rPr>
          <w:instrText xml:space="preserve"> PAGEREF _Toc5973939 \h </w:instrText>
        </w:r>
        <w:r>
          <w:rPr>
            <w:noProof/>
            <w:webHidden/>
          </w:rPr>
        </w:r>
        <w:r>
          <w:rPr>
            <w:noProof/>
            <w:webHidden/>
          </w:rPr>
          <w:fldChar w:fldCharType="separate"/>
        </w:r>
        <w:r>
          <w:rPr>
            <w:noProof/>
            <w:webHidden/>
          </w:rPr>
          <w:t>29</w:t>
        </w:r>
        <w:r>
          <w:rPr>
            <w:noProof/>
            <w:webHidden/>
          </w:rPr>
          <w:fldChar w:fldCharType="end"/>
        </w:r>
      </w:hyperlink>
    </w:p>
    <w:p w14:paraId="760C43B3" w14:textId="428723D5" w:rsidR="00673F79" w:rsidRDefault="00673F79">
      <w:pPr>
        <w:pStyle w:val="TOC3"/>
        <w:tabs>
          <w:tab w:val="left" w:pos="1320"/>
          <w:tab w:val="right" w:leader="dot" w:pos="8777"/>
        </w:tabs>
        <w:rPr>
          <w:rFonts w:eastAsiaTheme="minorEastAsia"/>
          <w:noProof/>
          <w:lang w:eastAsia="cs-CZ"/>
        </w:rPr>
      </w:pPr>
      <w:hyperlink w:anchor="_Toc5973940" w:history="1">
        <w:r w:rsidRPr="000973A1">
          <w:rPr>
            <w:rStyle w:val="Hyperlink"/>
            <w:noProof/>
            <w:lang w:bidi="x-none"/>
            <w14:scene3d>
              <w14:camera w14:prst="orthographicFront"/>
              <w14:lightRig w14:rig="threePt" w14:dir="t">
                <w14:rot w14:lat="0" w14:lon="0" w14:rev="0"/>
              </w14:lightRig>
            </w14:scene3d>
          </w:rPr>
          <w:t>6.2.3</w:t>
        </w:r>
        <w:r>
          <w:rPr>
            <w:rFonts w:eastAsiaTheme="minorEastAsia"/>
            <w:noProof/>
            <w:lang w:eastAsia="cs-CZ"/>
          </w:rPr>
          <w:tab/>
        </w:r>
        <w:r w:rsidRPr="000973A1">
          <w:rPr>
            <w:rStyle w:val="Hyperlink"/>
            <w:noProof/>
          </w:rPr>
          <w:t>Natrénování modelů</w:t>
        </w:r>
        <w:r>
          <w:rPr>
            <w:noProof/>
            <w:webHidden/>
          </w:rPr>
          <w:tab/>
        </w:r>
        <w:r>
          <w:rPr>
            <w:noProof/>
            <w:webHidden/>
          </w:rPr>
          <w:fldChar w:fldCharType="begin"/>
        </w:r>
        <w:r>
          <w:rPr>
            <w:noProof/>
            <w:webHidden/>
          </w:rPr>
          <w:instrText xml:space="preserve"> PAGEREF _Toc5973940 \h </w:instrText>
        </w:r>
        <w:r>
          <w:rPr>
            <w:noProof/>
            <w:webHidden/>
          </w:rPr>
        </w:r>
        <w:r>
          <w:rPr>
            <w:noProof/>
            <w:webHidden/>
          </w:rPr>
          <w:fldChar w:fldCharType="separate"/>
        </w:r>
        <w:r>
          <w:rPr>
            <w:noProof/>
            <w:webHidden/>
          </w:rPr>
          <w:t>32</w:t>
        </w:r>
        <w:r>
          <w:rPr>
            <w:noProof/>
            <w:webHidden/>
          </w:rPr>
          <w:fldChar w:fldCharType="end"/>
        </w:r>
      </w:hyperlink>
    </w:p>
    <w:p w14:paraId="4F8E3146" w14:textId="318DD1B8" w:rsidR="00673F79" w:rsidRDefault="00673F79">
      <w:pPr>
        <w:pStyle w:val="TOC3"/>
        <w:tabs>
          <w:tab w:val="left" w:pos="1320"/>
          <w:tab w:val="right" w:leader="dot" w:pos="8777"/>
        </w:tabs>
        <w:rPr>
          <w:rFonts w:eastAsiaTheme="minorEastAsia"/>
          <w:noProof/>
          <w:lang w:eastAsia="cs-CZ"/>
        </w:rPr>
      </w:pPr>
      <w:hyperlink w:anchor="_Toc5973941" w:history="1">
        <w:r w:rsidRPr="000973A1">
          <w:rPr>
            <w:rStyle w:val="Hyperlink"/>
            <w:noProof/>
            <w:lang w:bidi="x-none"/>
            <w14:scene3d>
              <w14:camera w14:prst="orthographicFront"/>
              <w14:lightRig w14:rig="threePt" w14:dir="t">
                <w14:rot w14:lat="0" w14:lon="0" w14:rev="0"/>
              </w14:lightRig>
            </w14:scene3d>
          </w:rPr>
          <w:t>6.2.4</w:t>
        </w:r>
        <w:r>
          <w:rPr>
            <w:rFonts w:eastAsiaTheme="minorEastAsia"/>
            <w:noProof/>
            <w:lang w:eastAsia="cs-CZ"/>
          </w:rPr>
          <w:tab/>
        </w:r>
        <w:r w:rsidRPr="000973A1">
          <w:rPr>
            <w:rStyle w:val="Hyperlink"/>
            <w:noProof/>
          </w:rPr>
          <w:t>Generování scén</w:t>
        </w:r>
        <w:r>
          <w:rPr>
            <w:noProof/>
            <w:webHidden/>
          </w:rPr>
          <w:tab/>
        </w:r>
        <w:r>
          <w:rPr>
            <w:noProof/>
            <w:webHidden/>
          </w:rPr>
          <w:fldChar w:fldCharType="begin"/>
        </w:r>
        <w:r>
          <w:rPr>
            <w:noProof/>
            <w:webHidden/>
          </w:rPr>
          <w:instrText xml:space="preserve"> PAGEREF _Toc5973941 \h </w:instrText>
        </w:r>
        <w:r>
          <w:rPr>
            <w:noProof/>
            <w:webHidden/>
          </w:rPr>
        </w:r>
        <w:r>
          <w:rPr>
            <w:noProof/>
            <w:webHidden/>
          </w:rPr>
          <w:fldChar w:fldCharType="separate"/>
        </w:r>
        <w:r>
          <w:rPr>
            <w:noProof/>
            <w:webHidden/>
          </w:rPr>
          <w:t>34</w:t>
        </w:r>
        <w:r>
          <w:rPr>
            <w:noProof/>
            <w:webHidden/>
          </w:rPr>
          <w:fldChar w:fldCharType="end"/>
        </w:r>
      </w:hyperlink>
    </w:p>
    <w:p w14:paraId="1D051F07" w14:textId="68211AD9" w:rsidR="00673F79" w:rsidRDefault="00673F79">
      <w:pPr>
        <w:pStyle w:val="TOC3"/>
        <w:tabs>
          <w:tab w:val="left" w:pos="1320"/>
          <w:tab w:val="right" w:leader="dot" w:pos="8777"/>
        </w:tabs>
        <w:rPr>
          <w:rFonts w:eastAsiaTheme="minorEastAsia"/>
          <w:noProof/>
          <w:lang w:eastAsia="cs-CZ"/>
        </w:rPr>
      </w:pPr>
      <w:hyperlink w:anchor="_Toc5973942" w:history="1">
        <w:r w:rsidRPr="000973A1">
          <w:rPr>
            <w:rStyle w:val="Hyperlink"/>
            <w:noProof/>
            <w:lang w:bidi="x-none"/>
            <w14:scene3d>
              <w14:camera w14:prst="orthographicFront"/>
              <w14:lightRig w14:rig="threePt" w14:dir="t">
                <w14:rot w14:lat="0" w14:lon="0" w14:rev="0"/>
              </w14:lightRig>
            </w14:scene3d>
          </w:rPr>
          <w:t>6.2.5</w:t>
        </w:r>
        <w:r>
          <w:rPr>
            <w:rFonts w:eastAsiaTheme="minorEastAsia"/>
            <w:noProof/>
            <w:lang w:eastAsia="cs-CZ"/>
          </w:rPr>
          <w:tab/>
        </w:r>
        <w:r w:rsidRPr="000973A1">
          <w:rPr>
            <w:rStyle w:val="Hyperlink"/>
            <w:noProof/>
          </w:rPr>
          <w:t>Parametrizace algoritmu</w:t>
        </w:r>
        <w:r>
          <w:rPr>
            <w:noProof/>
            <w:webHidden/>
          </w:rPr>
          <w:tab/>
        </w:r>
        <w:r>
          <w:rPr>
            <w:noProof/>
            <w:webHidden/>
          </w:rPr>
          <w:fldChar w:fldCharType="begin"/>
        </w:r>
        <w:r>
          <w:rPr>
            <w:noProof/>
            <w:webHidden/>
          </w:rPr>
          <w:instrText xml:space="preserve"> PAGEREF _Toc5973942 \h </w:instrText>
        </w:r>
        <w:r>
          <w:rPr>
            <w:noProof/>
            <w:webHidden/>
          </w:rPr>
        </w:r>
        <w:r>
          <w:rPr>
            <w:noProof/>
            <w:webHidden/>
          </w:rPr>
          <w:fldChar w:fldCharType="separate"/>
        </w:r>
        <w:r>
          <w:rPr>
            <w:noProof/>
            <w:webHidden/>
          </w:rPr>
          <w:t>37</w:t>
        </w:r>
        <w:r>
          <w:rPr>
            <w:noProof/>
            <w:webHidden/>
          </w:rPr>
          <w:fldChar w:fldCharType="end"/>
        </w:r>
      </w:hyperlink>
    </w:p>
    <w:p w14:paraId="688405CA" w14:textId="5807CF69" w:rsidR="00673F79" w:rsidRDefault="00673F79">
      <w:pPr>
        <w:pStyle w:val="TOC2"/>
        <w:tabs>
          <w:tab w:val="left" w:pos="880"/>
          <w:tab w:val="right" w:leader="dot" w:pos="8777"/>
        </w:tabs>
        <w:rPr>
          <w:rFonts w:eastAsiaTheme="minorEastAsia"/>
          <w:noProof/>
          <w:lang w:eastAsia="cs-CZ"/>
        </w:rPr>
      </w:pPr>
      <w:hyperlink w:anchor="_Toc5973943" w:history="1">
        <w:r w:rsidRPr="000973A1">
          <w:rPr>
            <w:rStyle w:val="Hyperlink"/>
            <w:noProof/>
          </w:rPr>
          <w:t>7.1</w:t>
        </w:r>
        <w:r>
          <w:rPr>
            <w:rFonts w:eastAsiaTheme="minorEastAsia"/>
            <w:noProof/>
            <w:lang w:eastAsia="cs-CZ"/>
          </w:rPr>
          <w:tab/>
        </w:r>
        <w:r w:rsidRPr="000973A1">
          <w:rPr>
            <w:rStyle w:val="Hyperlink"/>
            <w:noProof/>
          </w:rPr>
          <w:t>Jednotkové testování</w:t>
        </w:r>
        <w:r>
          <w:rPr>
            <w:noProof/>
            <w:webHidden/>
          </w:rPr>
          <w:tab/>
        </w:r>
        <w:r>
          <w:rPr>
            <w:noProof/>
            <w:webHidden/>
          </w:rPr>
          <w:fldChar w:fldCharType="begin"/>
        </w:r>
        <w:r>
          <w:rPr>
            <w:noProof/>
            <w:webHidden/>
          </w:rPr>
          <w:instrText xml:space="preserve"> PAGEREF _Toc5973943 \h </w:instrText>
        </w:r>
        <w:r>
          <w:rPr>
            <w:noProof/>
            <w:webHidden/>
          </w:rPr>
        </w:r>
        <w:r>
          <w:rPr>
            <w:noProof/>
            <w:webHidden/>
          </w:rPr>
          <w:fldChar w:fldCharType="separate"/>
        </w:r>
        <w:r>
          <w:rPr>
            <w:noProof/>
            <w:webHidden/>
          </w:rPr>
          <w:t>38</w:t>
        </w:r>
        <w:r>
          <w:rPr>
            <w:noProof/>
            <w:webHidden/>
          </w:rPr>
          <w:fldChar w:fldCharType="end"/>
        </w:r>
      </w:hyperlink>
    </w:p>
    <w:p w14:paraId="2BDF03B4" w14:textId="4B795EBE" w:rsidR="00673F79" w:rsidRDefault="00673F79">
      <w:pPr>
        <w:pStyle w:val="TOC3"/>
        <w:tabs>
          <w:tab w:val="left" w:pos="1320"/>
          <w:tab w:val="right" w:leader="dot" w:pos="8777"/>
        </w:tabs>
        <w:rPr>
          <w:rFonts w:eastAsiaTheme="minorEastAsia"/>
          <w:noProof/>
          <w:lang w:eastAsia="cs-CZ"/>
        </w:rPr>
      </w:pPr>
      <w:hyperlink w:anchor="_Toc5973944" w:history="1">
        <w:r w:rsidRPr="000973A1">
          <w:rPr>
            <w:rStyle w:val="Hyperlink"/>
            <w:noProof/>
            <w:lang w:bidi="x-none"/>
            <w14:scene3d>
              <w14:camera w14:prst="orthographicFront"/>
              <w14:lightRig w14:rig="threePt" w14:dir="t">
                <w14:rot w14:lat="0" w14:lon="0" w14:rev="0"/>
              </w14:lightRig>
            </w14:scene3d>
          </w:rPr>
          <w:t>7.1.1</w:t>
        </w:r>
        <w:r>
          <w:rPr>
            <w:rFonts w:eastAsiaTheme="minorEastAsia"/>
            <w:noProof/>
            <w:lang w:eastAsia="cs-CZ"/>
          </w:rPr>
          <w:tab/>
        </w:r>
        <w:r w:rsidRPr="000973A1">
          <w:rPr>
            <w:rStyle w:val="Hyperlink"/>
            <w:noProof/>
          </w:rPr>
          <w:t>Test obsazeného souseda</w:t>
        </w:r>
        <w:r>
          <w:rPr>
            <w:noProof/>
            <w:webHidden/>
          </w:rPr>
          <w:tab/>
        </w:r>
        <w:r>
          <w:rPr>
            <w:noProof/>
            <w:webHidden/>
          </w:rPr>
          <w:fldChar w:fldCharType="begin"/>
        </w:r>
        <w:r>
          <w:rPr>
            <w:noProof/>
            <w:webHidden/>
          </w:rPr>
          <w:instrText xml:space="preserve"> PAGEREF _Toc5973944 \h </w:instrText>
        </w:r>
        <w:r>
          <w:rPr>
            <w:noProof/>
            <w:webHidden/>
          </w:rPr>
        </w:r>
        <w:r>
          <w:rPr>
            <w:noProof/>
            <w:webHidden/>
          </w:rPr>
          <w:fldChar w:fldCharType="separate"/>
        </w:r>
        <w:r>
          <w:rPr>
            <w:noProof/>
            <w:webHidden/>
          </w:rPr>
          <w:t>39</w:t>
        </w:r>
        <w:r>
          <w:rPr>
            <w:noProof/>
            <w:webHidden/>
          </w:rPr>
          <w:fldChar w:fldCharType="end"/>
        </w:r>
      </w:hyperlink>
    </w:p>
    <w:p w14:paraId="259DEAC2" w14:textId="75101AF7" w:rsidR="00673F79" w:rsidRDefault="00673F79">
      <w:pPr>
        <w:pStyle w:val="TOC3"/>
        <w:tabs>
          <w:tab w:val="left" w:pos="1320"/>
          <w:tab w:val="right" w:leader="dot" w:pos="8777"/>
        </w:tabs>
        <w:rPr>
          <w:rFonts w:eastAsiaTheme="minorEastAsia"/>
          <w:noProof/>
          <w:lang w:eastAsia="cs-CZ"/>
        </w:rPr>
      </w:pPr>
      <w:hyperlink w:anchor="_Toc5973945" w:history="1">
        <w:r w:rsidRPr="000973A1">
          <w:rPr>
            <w:rStyle w:val="Hyperlink"/>
            <w:noProof/>
            <w:lang w:bidi="x-none"/>
            <w14:scene3d>
              <w14:camera w14:prst="orthographicFront"/>
              <w14:lightRig w14:rig="threePt" w14:dir="t">
                <w14:rot w14:lat="0" w14:lon="0" w14:rev="0"/>
              </w14:lightRig>
            </w14:scene3d>
          </w:rPr>
          <w:t>7.1.2</w:t>
        </w:r>
        <w:r>
          <w:rPr>
            <w:rFonts w:eastAsiaTheme="minorEastAsia"/>
            <w:noProof/>
            <w:lang w:eastAsia="cs-CZ"/>
          </w:rPr>
          <w:tab/>
        </w:r>
        <w:r w:rsidRPr="000973A1">
          <w:rPr>
            <w:rStyle w:val="Hyperlink"/>
            <w:noProof/>
          </w:rPr>
          <w:t>Test volného souseda</w:t>
        </w:r>
        <w:r>
          <w:rPr>
            <w:noProof/>
            <w:webHidden/>
          </w:rPr>
          <w:tab/>
        </w:r>
        <w:r>
          <w:rPr>
            <w:noProof/>
            <w:webHidden/>
          </w:rPr>
          <w:fldChar w:fldCharType="begin"/>
        </w:r>
        <w:r>
          <w:rPr>
            <w:noProof/>
            <w:webHidden/>
          </w:rPr>
          <w:instrText xml:space="preserve"> PAGEREF _Toc5973945 \h </w:instrText>
        </w:r>
        <w:r>
          <w:rPr>
            <w:noProof/>
            <w:webHidden/>
          </w:rPr>
        </w:r>
        <w:r>
          <w:rPr>
            <w:noProof/>
            <w:webHidden/>
          </w:rPr>
          <w:fldChar w:fldCharType="separate"/>
        </w:r>
        <w:r>
          <w:rPr>
            <w:noProof/>
            <w:webHidden/>
          </w:rPr>
          <w:t>39</w:t>
        </w:r>
        <w:r>
          <w:rPr>
            <w:noProof/>
            <w:webHidden/>
          </w:rPr>
          <w:fldChar w:fldCharType="end"/>
        </w:r>
      </w:hyperlink>
    </w:p>
    <w:p w14:paraId="3643CA33" w14:textId="1456DF2B" w:rsidR="00673F79" w:rsidRDefault="00673F79">
      <w:pPr>
        <w:pStyle w:val="TOC3"/>
        <w:tabs>
          <w:tab w:val="left" w:pos="1320"/>
          <w:tab w:val="right" w:leader="dot" w:pos="8777"/>
        </w:tabs>
        <w:rPr>
          <w:rFonts w:eastAsiaTheme="minorEastAsia"/>
          <w:noProof/>
          <w:lang w:eastAsia="cs-CZ"/>
        </w:rPr>
      </w:pPr>
      <w:hyperlink w:anchor="_Toc5973946" w:history="1">
        <w:r w:rsidRPr="000973A1">
          <w:rPr>
            <w:rStyle w:val="Hyperlink"/>
            <w:noProof/>
            <w:lang w:bidi="x-none"/>
            <w14:scene3d>
              <w14:camera w14:prst="orthographicFront"/>
              <w14:lightRig w14:rig="threePt" w14:dir="t">
                <w14:rot w14:lat="0" w14:lon="0" w14:rev="0"/>
              </w14:lightRig>
            </w14:scene3d>
          </w:rPr>
          <w:t>7.1.3</w:t>
        </w:r>
        <w:r>
          <w:rPr>
            <w:rFonts w:eastAsiaTheme="minorEastAsia"/>
            <w:noProof/>
            <w:lang w:eastAsia="cs-CZ"/>
          </w:rPr>
          <w:tab/>
        </w:r>
        <w:r w:rsidRPr="000973A1">
          <w:rPr>
            <w:rStyle w:val="Hyperlink"/>
            <w:noProof/>
          </w:rPr>
          <w:t>Opakovaný test sousendosti</w:t>
        </w:r>
        <w:r>
          <w:rPr>
            <w:noProof/>
            <w:webHidden/>
          </w:rPr>
          <w:tab/>
        </w:r>
        <w:r>
          <w:rPr>
            <w:noProof/>
            <w:webHidden/>
          </w:rPr>
          <w:fldChar w:fldCharType="begin"/>
        </w:r>
        <w:r>
          <w:rPr>
            <w:noProof/>
            <w:webHidden/>
          </w:rPr>
          <w:instrText xml:space="preserve"> PAGEREF _Toc5973946 \h </w:instrText>
        </w:r>
        <w:r>
          <w:rPr>
            <w:noProof/>
            <w:webHidden/>
          </w:rPr>
        </w:r>
        <w:r>
          <w:rPr>
            <w:noProof/>
            <w:webHidden/>
          </w:rPr>
          <w:fldChar w:fldCharType="separate"/>
        </w:r>
        <w:r>
          <w:rPr>
            <w:noProof/>
            <w:webHidden/>
          </w:rPr>
          <w:t>40</w:t>
        </w:r>
        <w:r>
          <w:rPr>
            <w:noProof/>
            <w:webHidden/>
          </w:rPr>
          <w:fldChar w:fldCharType="end"/>
        </w:r>
      </w:hyperlink>
    </w:p>
    <w:p w14:paraId="61B0E96E" w14:textId="756F8CC3" w:rsidR="00673F79" w:rsidRDefault="00673F79">
      <w:pPr>
        <w:pStyle w:val="TOC3"/>
        <w:tabs>
          <w:tab w:val="left" w:pos="1320"/>
          <w:tab w:val="right" w:leader="dot" w:pos="8777"/>
        </w:tabs>
        <w:rPr>
          <w:rFonts w:eastAsiaTheme="minorEastAsia"/>
          <w:noProof/>
          <w:lang w:eastAsia="cs-CZ"/>
        </w:rPr>
      </w:pPr>
      <w:hyperlink w:anchor="_Toc5973947" w:history="1">
        <w:r w:rsidRPr="000973A1">
          <w:rPr>
            <w:rStyle w:val="Hyperlink"/>
            <w:noProof/>
            <w:lang w:val="en-US" w:bidi="x-none"/>
            <w14:scene3d>
              <w14:camera w14:prst="orthographicFront"/>
              <w14:lightRig w14:rig="threePt" w14:dir="t">
                <w14:rot w14:lat="0" w14:lon="0" w14:rev="0"/>
              </w14:lightRig>
            </w14:scene3d>
          </w:rPr>
          <w:t>7.1.4</w:t>
        </w:r>
        <w:r>
          <w:rPr>
            <w:rFonts w:eastAsiaTheme="minorEastAsia"/>
            <w:noProof/>
            <w:lang w:eastAsia="cs-CZ"/>
          </w:rPr>
          <w:tab/>
        </w:r>
        <w:r w:rsidRPr="000973A1">
          <w:rPr>
            <w:rStyle w:val="Hyperlink"/>
            <w:noProof/>
          </w:rPr>
          <w:t>Testování blízkého souseda na objektu skříně</w:t>
        </w:r>
        <w:r>
          <w:rPr>
            <w:noProof/>
            <w:webHidden/>
          </w:rPr>
          <w:tab/>
        </w:r>
        <w:r>
          <w:rPr>
            <w:noProof/>
            <w:webHidden/>
          </w:rPr>
          <w:fldChar w:fldCharType="begin"/>
        </w:r>
        <w:r>
          <w:rPr>
            <w:noProof/>
            <w:webHidden/>
          </w:rPr>
          <w:instrText xml:space="preserve"> PAGEREF _Toc5973947 \h </w:instrText>
        </w:r>
        <w:r>
          <w:rPr>
            <w:noProof/>
            <w:webHidden/>
          </w:rPr>
        </w:r>
        <w:r>
          <w:rPr>
            <w:noProof/>
            <w:webHidden/>
          </w:rPr>
          <w:fldChar w:fldCharType="separate"/>
        </w:r>
        <w:r>
          <w:rPr>
            <w:noProof/>
            <w:webHidden/>
          </w:rPr>
          <w:t>41</w:t>
        </w:r>
        <w:r>
          <w:rPr>
            <w:noProof/>
            <w:webHidden/>
          </w:rPr>
          <w:fldChar w:fldCharType="end"/>
        </w:r>
      </w:hyperlink>
    </w:p>
    <w:p w14:paraId="5AF8182C" w14:textId="5C8B4BC7" w:rsidR="00673F79" w:rsidRDefault="00673F79">
      <w:pPr>
        <w:pStyle w:val="TOC3"/>
        <w:tabs>
          <w:tab w:val="left" w:pos="1320"/>
          <w:tab w:val="right" w:leader="dot" w:pos="8777"/>
        </w:tabs>
        <w:rPr>
          <w:rFonts w:eastAsiaTheme="minorEastAsia"/>
          <w:noProof/>
          <w:lang w:eastAsia="cs-CZ"/>
        </w:rPr>
      </w:pPr>
      <w:hyperlink w:anchor="_Toc5973948" w:history="1">
        <w:r w:rsidRPr="000973A1">
          <w:rPr>
            <w:rStyle w:val="Hyperlink"/>
            <w:noProof/>
            <w:lang w:val="en-US" w:bidi="x-none"/>
            <w14:scene3d>
              <w14:camera w14:prst="orthographicFront"/>
              <w14:lightRig w14:rig="threePt" w14:dir="t">
                <w14:rot w14:lat="0" w14:lon="0" w14:rev="0"/>
              </w14:lightRig>
            </w14:scene3d>
          </w:rPr>
          <w:t>7.1.5</w:t>
        </w:r>
        <w:r>
          <w:rPr>
            <w:rFonts w:eastAsiaTheme="minorEastAsia"/>
            <w:noProof/>
            <w:lang w:eastAsia="cs-CZ"/>
          </w:rPr>
          <w:tab/>
        </w:r>
        <w:r w:rsidRPr="000973A1">
          <w:rPr>
            <w:rStyle w:val="Hyperlink"/>
            <w:noProof/>
          </w:rPr>
          <w:t>Testování prostorovosti</w:t>
        </w:r>
        <w:r>
          <w:rPr>
            <w:noProof/>
            <w:webHidden/>
          </w:rPr>
          <w:tab/>
        </w:r>
        <w:r>
          <w:rPr>
            <w:noProof/>
            <w:webHidden/>
          </w:rPr>
          <w:fldChar w:fldCharType="begin"/>
        </w:r>
        <w:r>
          <w:rPr>
            <w:noProof/>
            <w:webHidden/>
          </w:rPr>
          <w:instrText xml:space="preserve"> PAGEREF _Toc5973948 \h </w:instrText>
        </w:r>
        <w:r>
          <w:rPr>
            <w:noProof/>
            <w:webHidden/>
          </w:rPr>
        </w:r>
        <w:r>
          <w:rPr>
            <w:noProof/>
            <w:webHidden/>
          </w:rPr>
          <w:fldChar w:fldCharType="separate"/>
        </w:r>
        <w:r>
          <w:rPr>
            <w:noProof/>
            <w:webHidden/>
          </w:rPr>
          <w:t>42</w:t>
        </w:r>
        <w:r>
          <w:rPr>
            <w:noProof/>
            <w:webHidden/>
          </w:rPr>
          <w:fldChar w:fldCharType="end"/>
        </w:r>
      </w:hyperlink>
    </w:p>
    <w:p w14:paraId="7AC42972" w14:textId="3C7B5EA0" w:rsidR="00673F79" w:rsidRDefault="00673F79">
      <w:pPr>
        <w:pStyle w:val="TOC3"/>
        <w:tabs>
          <w:tab w:val="left" w:pos="1320"/>
          <w:tab w:val="right" w:leader="dot" w:pos="8777"/>
        </w:tabs>
        <w:rPr>
          <w:rFonts w:eastAsiaTheme="minorEastAsia"/>
          <w:noProof/>
          <w:lang w:eastAsia="cs-CZ"/>
        </w:rPr>
      </w:pPr>
      <w:hyperlink w:anchor="_Toc5973949" w:history="1">
        <w:r w:rsidRPr="000973A1">
          <w:rPr>
            <w:rStyle w:val="Hyperlink"/>
            <w:noProof/>
            <w:lang w:val="en-US" w:bidi="x-none"/>
            <w14:scene3d>
              <w14:camera w14:prst="orthographicFront"/>
              <w14:lightRig w14:rig="threePt" w14:dir="t">
                <w14:rot w14:lat="0" w14:lon="0" w14:rev="0"/>
              </w14:lightRig>
            </w14:scene3d>
          </w:rPr>
          <w:t>7.1.6</w:t>
        </w:r>
        <w:r>
          <w:rPr>
            <w:rFonts w:eastAsiaTheme="minorEastAsia"/>
            <w:noProof/>
            <w:lang w:eastAsia="cs-CZ"/>
          </w:rPr>
          <w:tab/>
        </w:r>
        <w:r w:rsidRPr="000973A1">
          <w:rPr>
            <w:rStyle w:val="Hyperlink"/>
            <w:noProof/>
          </w:rPr>
          <w:t>Testování zasazení objektu mezi jiné</w:t>
        </w:r>
        <w:r>
          <w:rPr>
            <w:noProof/>
            <w:webHidden/>
          </w:rPr>
          <w:tab/>
        </w:r>
        <w:r>
          <w:rPr>
            <w:noProof/>
            <w:webHidden/>
          </w:rPr>
          <w:fldChar w:fldCharType="begin"/>
        </w:r>
        <w:r>
          <w:rPr>
            <w:noProof/>
            <w:webHidden/>
          </w:rPr>
          <w:instrText xml:space="preserve"> PAGEREF _Toc5973949 \h </w:instrText>
        </w:r>
        <w:r>
          <w:rPr>
            <w:noProof/>
            <w:webHidden/>
          </w:rPr>
        </w:r>
        <w:r>
          <w:rPr>
            <w:noProof/>
            <w:webHidden/>
          </w:rPr>
          <w:fldChar w:fldCharType="separate"/>
        </w:r>
        <w:r>
          <w:rPr>
            <w:noProof/>
            <w:webHidden/>
          </w:rPr>
          <w:t>43</w:t>
        </w:r>
        <w:r>
          <w:rPr>
            <w:noProof/>
            <w:webHidden/>
          </w:rPr>
          <w:fldChar w:fldCharType="end"/>
        </w:r>
      </w:hyperlink>
    </w:p>
    <w:p w14:paraId="5276F5F8" w14:textId="67933CBC" w:rsidR="00673F79" w:rsidRDefault="00673F79">
      <w:pPr>
        <w:pStyle w:val="TOC2"/>
        <w:tabs>
          <w:tab w:val="left" w:pos="880"/>
          <w:tab w:val="right" w:leader="dot" w:pos="8777"/>
        </w:tabs>
        <w:rPr>
          <w:rFonts w:eastAsiaTheme="minorEastAsia"/>
          <w:noProof/>
          <w:lang w:eastAsia="cs-CZ"/>
        </w:rPr>
      </w:pPr>
      <w:hyperlink w:anchor="_Toc5973950" w:history="1">
        <w:r w:rsidRPr="000973A1">
          <w:rPr>
            <w:rStyle w:val="Hyperlink"/>
            <w:noProof/>
          </w:rPr>
          <w:t>7.2</w:t>
        </w:r>
        <w:r>
          <w:rPr>
            <w:rFonts w:eastAsiaTheme="minorEastAsia"/>
            <w:noProof/>
            <w:lang w:eastAsia="cs-CZ"/>
          </w:rPr>
          <w:tab/>
        </w:r>
        <w:r w:rsidRPr="000973A1">
          <w:rPr>
            <w:rStyle w:val="Hyperlink"/>
            <w:noProof/>
          </w:rPr>
          <w:t>Integrační testování</w:t>
        </w:r>
        <w:r>
          <w:rPr>
            <w:noProof/>
            <w:webHidden/>
          </w:rPr>
          <w:tab/>
        </w:r>
        <w:r>
          <w:rPr>
            <w:noProof/>
            <w:webHidden/>
          </w:rPr>
          <w:fldChar w:fldCharType="begin"/>
        </w:r>
        <w:r>
          <w:rPr>
            <w:noProof/>
            <w:webHidden/>
          </w:rPr>
          <w:instrText xml:space="preserve"> PAGEREF _Toc5973950 \h </w:instrText>
        </w:r>
        <w:r>
          <w:rPr>
            <w:noProof/>
            <w:webHidden/>
          </w:rPr>
        </w:r>
        <w:r>
          <w:rPr>
            <w:noProof/>
            <w:webHidden/>
          </w:rPr>
          <w:fldChar w:fldCharType="separate"/>
        </w:r>
        <w:r>
          <w:rPr>
            <w:noProof/>
            <w:webHidden/>
          </w:rPr>
          <w:t>44</w:t>
        </w:r>
        <w:r>
          <w:rPr>
            <w:noProof/>
            <w:webHidden/>
          </w:rPr>
          <w:fldChar w:fldCharType="end"/>
        </w:r>
      </w:hyperlink>
    </w:p>
    <w:p w14:paraId="38C7192A" w14:textId="544048C1" w:rsidR="00673F79" w:rsidRDefault="00673F79">
      <w:pPr>
        <w:pStyle w:val="TOC2"/>
        <w:tabs>
          <w:tab w:val="left" w:pos="880"/>
          <w:tab w:val="right" w:leader="dot" w:pos="8777"/>
        </w:tabs>
        <w:rPr>
          <w:rFonts w:eastAsiaTheme="minorEastAsia"/>
          <w:noProof/>
          <w:lang w:eastAsia="cs-CZ"/>
        </w:rPr>
      </w:pPr>
      <w:hyperlink w:anchor="_Toc5973951" w:history="1">
        <w:r w:rsidRPr="000973A1">
          <w:rPr>
            <w:rStyle w:val="Hyperlink"/>
            <w:noProof/>
          </w:rPr>
          <w:t>7.3</w:t>
        </w:r>
        <w:r>
          <w:rPr>
            <w:rFonts w:eastAsiaTheme="minorEastAsia"/>
            <w:noProof/>
            <w:lang w:eastAsia="cs-CZ"/>
          </w:rPr>
          <w:tab/>
        </w:r>
        <w:r w:rsidRPr="000973A1">
          <w:rPr>
            <w:rStyle w:val="Hyperlink"/>
            <w:noProof/>
          </w:rPr>
          <w:t>Vize a závěrečné hodnocení algoritmu</w:t>
        </w:r>
        <w:r>
          <w:rPr>
            <w:noProof/>
            <w:webHidden/>
          </w:rPr>
          <w:tab/>
        </w:r>
        <w:r>
          <w:rPr>
            <w:noProof/>
            <w:webHidden/>
          </w:rPr>
          <w:fldChar w:fldCharType="begin"/>
        </w:r>
        <w:r>
          <w:rPr>
            <w:noProof/>
            <w:webHidden/>
          </w:rPr>
          <w:instrText xml:space="preserve"> PAGEREF _Toc5973951 \h </w:instrText>
        </w:r>
        <w:r>
          <w:rPr>
            <w:noProof/>
            <w:webHidden/>
          </w:rPr>
        </w:r>
        <w:r>
          <w:rPr>
            <w:noProof/>
            <w:webHidden/>
          </w:rPr>
          <w:fldChar w:fldCharType="separate"/>
        </w:r>
        <w:r>
          <w:rPr>
            <w:noProof/>
            <w:webHidden/>
          </w:rPr>
          <w:t>46</w:t>
        </w:r>
        <w:r>
          <w:rPr>
            <w:noProof/>
            <w:webHidden/>
          </w:rPr>
          <w:fldChar w:fldCharType="end"/>
        </w:r>
      </w:hyperlink>
    </w:p>
    <w:p w14:paraId="491D3394" w14:textId="01508B8A" w:rsidR="00673F79" w:rsidRDefault="00673F79">
      <w:pPr>
        <w:pStyle w:val="TOC2"/>
        <w:tabs>
          <w:tab w:val="left" w:pos="880"/>
          <w:tab w:val="right" w:leader="dot" w:pos="8777"/>
        </w:tabs>
        <w:rPr>
          <w:rFonts w:eastAsiaTheme="minorEastAsia"/>
          <w:noProof/>
          <w:lang w:eastAsia="cs-CZ"/>
        </w:rPr>
      </w:pPr>
      <w:hyperlink w:anchor="_Toc5973952" w:history="1">
        <w:r w:rsidRPr="000973A1">
          <w:rPr>
            <w:rStyle w:val="Hyperlink"/>
            <w:noProof/>
          </w:rPr>
          <w:t>10.1</w:t>
        </w:r>
        <w:r>
          <w:rPr>
            <w:rFonts w:eastAsiaTheme="minorEastAsia"/>
            <w:noProof/>
            <w:lang w:eastAsia="cs-CZ"/>
          </w:rPr>
          <w:tab/>
        </w:r>
        <w:r w:rsidRPr="000973A1">
          <w:rPr>
            <w:rStyle w:val="Hyperlink"/>
            <w:noProof/>
          </w:rPr>
          <w:t>Vizualizace vstupní datové sady</w:t>
        </w:r>
        <w:r>
          <w:rPr>
            <w:noProof/>
            <w:webHidden/>
          </w:rPr>
          <w:tab/>
        </w:r>
        <w:r>
          <w:rPr>
            <w:noProof/>
            <w:webHidden/>
          </w:rPr>
          <w:fldChar w:fldCharType="begin"/>
        </w:r>
        <w:r>
          <w:rPr>
            <w:noProof/>
            <w:webHidden/>
          </w:rPr>
          <w:instrText xml:space="preserve"> PAGEREF _Toc5973952 \h </w:instrText>
        </w:r>
        <w:r>
          <w:rPr>
            <w:noProof/>
            <w:webHidden/>
          </w:rPr>
        </w:r>
        <w:r>
          <w:rPr>
            <w:noProof/>
            <w:webHidden/>
          </w:rPr>
          <w:fldChar w:fldCharType="separate"/>
        </w:r>
        <w:r>
          <w:rPr>
            <w:noProof/>
            <w:webHidden/>
          </w:rPr>
          <w:t>53</w:t>
        </w:r>
        <w:r>
          <w:rPr>
            <w:noProof/>
            <w:webHidden/>
          </w:rPr>
          <w:fldChar w:fldCharType="end"/>
        </w:r>
      </w:hyperlink>
    </w:p>
    <w:p w14:paraId="6EC61488" w14:textId="17800B1D" w:rsidR="00A444A9" w:rsidRDefault="009A0142" w:rsidP="00CD7A20">
      <w:pPr>
        <w:pStyle w:val="Standartnitext"/>
        <w:sectPr w:rsidR="00A444A9" w:rsidSect="001A0463">
          <w:footerReference w:type="default" r:id="rId8"/>
          <w:pgSz w:w="11906" w:h="16838"/>
          <w:pgMar w:top="1418" w:right="1418" w:bottom="1418" w:left="1701" w:header="709" w:footer="709" w:gutter="0"/>
          <w:pgNumType w:start="1"/>
          <w:cols w:space="708"/>
          <w:titlePg/>
          <w:docGrid w:linePitch="360"/>
        </w:sectPr>
      </w:pPr>
      <w:r>
        <w:fldChar w:fldCharType="end"/>
      </w:r>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2664C1E1" w:rsidR="00155E3A" w:rsidRDefault="00155E3A" w:rsidP="00155E3A">
      <w:pPr>
        <w:pStyle w:val="Standartnitextbezodsazeni"/>
      </w:pPr>
      <w:r>
        <w:t>GAN</w:t>
      </w:r>
      <w:r>
        <w:tab/>
      </w:r>
      <w:r>
        <w:tab/>
        <w:t>General adversarial neural networ</w:t>
      </w:r>
      <w:r w:rsidR="007830E9">
        <w:t>ks</w:t>
      </w:r>
    </w:p>
    <w:p w14:paraId="1F475500" w14:textId="52CA2AE5" w:rsidR="00155E3A" w:rsidRDefault="00155E3A" w:rsidP="00155E3A">
      <w:pPr>
        <w:pStyle w:val="Standartnitextbezodsazeni"/>
      </w:pPr>
      <w:r>
        <w:t>CNN</w:t>
      </w:r>
      <w:r>
        <w:tab/>
      </w:r>
      <w:r>
        <w:tab/>
        <w:t>Konvoluční neuronové sítě</w:t>
      </w:r>
    </w:p>
    <w:p w14:paraId="30DC8097" w14:textId="26E5475C" w:rsidR="007830E9" w:rsidRDefault="007830E9" w:rsidP="00155E3A">
      <w:pPr>
        <w:pStyle w:val="Standartnitextbezodsazeni"/>
      </w:pPr>
      <w:r>
        <w:t>NN</w:t>
      </w:r>
      <w:r>
        <w:tab/>
      </w:r>
      <w:r>
        <w:tab/>
        <w:t>Neuronová síť</w:t>
      </w:r>
    </w:p>
    <w:p w14:paraId="40E931DC" w14:textId="74C82BE8" w:rsidR="00155E3A" w:rsidRDefault="00155E3A" w:rsidP="00155E3A">
      <w:pPr>
        <w:pStyle w:val="Standartnitextbezodsazeni"/>
      </w:pPr>
      <w:r>
        <w:t>RNN</w:t>
      </w:r>
      <w:r>
        <w:tab/>
      </w:r>
      <w:r>
        <w:tab/>
        <w:t>Rekurentní ne</w:t>
      </w:r>
      <w:r w:rsidR="009D5C4C">
        <w:t>ur</w:t>
      </w:r>
      <w:r>
        <w:t>onové sítě</w:t>
      </w:r>
    </w:p>
    <w:p w14:paraId="691D77DC" w14:textId="545E3ED3" w:rsidR="00155E3A" w:rsidRDefault="00155E3A" w:rsidP="00155E3A">
      <w:pPr>
        <w:pStyle w:val="Standartnitextbezodsazeni"/>
      </w:pPr>
      <w:r>
        <w:t>EDPCG</w:t>
      </w:r>
      <w:r>
        <w:tab/>
        <w:t>Procedurální generování obsahu na základě uživatelského chování</w:t>
      </w:r>
    </w:p>
    <w:p w14:paraId="3E9CF979" w14:textId="1774C59B" w:rsidR="002150BA" w:rsidRPr="002150BA" w:rsidRDefault="002150BA" w:rsidP="00155E3A">
      <w:pPr>
        <w:pStyle w:val="Standartnitextbezodsazeni"/>
        <w:rPr>
          <w:lang w:val="en-US"/>
        </w:rPr>
      </w:pPr>
      <w:r>
        <w:t>VS</w:t>
      </w:r>
      <w:r>
        <w:tab/>
      </w:r>
      <w:r>
        <w:tab/>
        <w:t>Význam scény</w:t>
      </w:r>
    </w:p>
    <w:p w14:paraId="1D51B2E6" w14:textId="77777777" w:rsidR="00155E3A" w:rsidRDefault="00155E3A" w:rsidP="00232EDF">
      <w:pPr>
        <w:pStyle w:val="Standartnitextbezodsazeni"/>
        <w:rPr>
          <w:ins w:id="2" w:author="Ježek Bruno" w:date="2019-03-28T08:04:00Z"/>
        </w:rPr>
      </w:pPr>
    </w:p>
    <w:p w14:paraId="65FE3311" w14:textId="77777777" w:rsidR="009A0142" w:rsidRDefault="009A0142" w:rsidP="009A0142">
      <w:pPr>
        <w:pStyle w:val="Standartnitextbezodsazeni"/>
        <w:rPr>
          <w:ins w:id="3" w:author="Ježek Bruno" w:date="2019-03-28T08:05:00Z"/>
        </w:rPr>
        <w:sectPr w:rsidR="009A0142" w:rsidSect="00A444A9">
          <w:pgSz w:w="11906" w:h="16838"/>
          <w:pgMar w:top="1418" w:right="1418" w:bottom="1418" w:left="1701" w:header="709" w:footer="709" w:gutter="0"/>
          <w:pgNumType w:start="1"/>
          <w:cols w:space="708"/>
          <w:docGrid w:linePitch="360"/>
        </w:sectPr>
      </w:pPr>
    </w:p>
    <w:p w14:paraId="12B999B6" w14:textId="6189B72F" w:rsidR="007270B7" w:rsidRDefault="007270B7" w:rsidP="00232EDF">
      <w:pPr>
        <w:pStyle w:val="Heading1"/>
        <w:pageBreakBefore w:val="0"/>
        <w:ind w:left="431" w:hanging="431"/>
      </w:pPr>
      <w:r w:rsidRPr="009A0142">
        <w:lastRenderedPageBreak/>
        <w:t>Úvod</w:t>
      </w:r>
    </w:p>
    <w:p w14:paraId="7F6E6778" w14:textId="33C35A65" w:rsidR="006D61AF"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w:t>
      </w:r>
      <w:r>
        <w:t>rapidní</w:t>
      </w:r>
      <w:r w:rsidR="005E42DE">
        <w:t xml:space="preserve"> vývoj</w:t>
      </w:r>
      <w:r w:rsidR="00763A4F">
        <w:t>.</w:t>
      </w:r>
      <w:r w:rsidR="0003444E">
        <w:t xml:space="preserve"> </w:t>
      </w:r>
      <w:r w:rsidR="009A0142">
        <w:t>V oblasti</w:t>
      </w:r>
      <w:r w:rsidR="0003444E">
        <w:t xml:space="preserve"> strojového učení lze identifikovat tři příčiny tohoto progresu. </w:t>
      </w:r>
      <w:r w:rsidR="00366624">
        <w:t xml:space="preserve">Architektury a metody strojového učení se rozvíjejí už od druhé poloviny 20. století, nicméně teprve dostatečný hardwarový výkon posledních let umožnil tyto metody naplno využít, a to i v praxi. Kromě toho byly vymyšleny i nové sofistikované modely. Hardwarový výkon </w:t>
      </w:r>
      <w:r w:rsidR="00470006">
        <w:t>doplňuje</w:t>
      </w:r>
      <w:r w:rsidR="00366624">
        <w:t xml:space="preserve"> </w:t>
      </w:r>
      <w:r w:rsidR="00470006">
        <w:t>software</w:t>
      </w:r>
      <w:r w:rsidR="00366624">
        <w:t xml:space="preserve"> na bázi vyšších programovacích jazyků, který umožňuje relativně jednoduše implementovat i složité architektruy. Během vývoje oboru byly rovněž vytvořeny datové sady, které jsou s výhodou využívány při </w:t>
      </w:r>
      <w:r w:rsidR="0003444E">
        <w:t>trénování</w:t>
      </w:r>
      <w:r w:rsidR="00366624">
        <w:t xml:space="preserve"> a testování</w:t>
      </w:r>
      <w:r w:rsidR="0003444E">
        <w:t xml:space="preserve">. </w:t>
      </w:r>
      <w:r w:rsidR="000E48FF">
        <w:fldChar w:fldCharType="begin"/>
      </w:r>
      <w:r w:rsidR="006E3E31">
        <w:instrText xml:space="preserve"> ADDIN ZOTERO_ITEM CSL_CITATION {"citationID":"s0QIsD0L","properties":{"formattedCitation":"(Abadi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0E48FF">
        <w:fldChar w:fldCharType="separate"/>
      </w:r>
      <w:r w:rsidR="006E3E31" w:rsidRPr="006E3E31">
        <w:t>(Abadi et al. 2016)</w:t>
      </w:r>
      <w:r w:rsidR="000E48FF">
        <w:fldChar w:fldCharType="end"/>
      </w:r>
      <w:r w:rsidR="00E17003">
        <w:t xml:space="preserve">. </w:t>
      </w:r>
    </w:p>
    <w:p w14:paraId="4E5BA637" w14:textId="57582FD4" w:rsidR="003248FB" w:rsidRDefault="009A0142" w:rsidP="003248FB">
      <w:pPr>
        <w:pStyle w:val="Standartnitext"/>
      </w:pPr>
      <w:r>
        <w:t xml:space="preserve">Podobně i počítačová grafika těží z vývoje nových grafických subsystému a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6D61AF">
        <w:t>či</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a specifické podoblasti</w:t>
      </w:r>
      <w:r w:rsidR="005E42DE">
        <w:t xml:space="preserve">, jíž lze označit jako „Generování grafického obsahu </w:t>
      </w:r>
      <w:r w:rsidR="009D5C4C">
        <w:t>s</w:t>
      </w:r>
      <w:r w:rsidR="005E42DE">
        <w:t xml:space="preserve"> pomocí metod strojového učení“ - </w:t>
      </w:r>
      <w:r w:rsidR="005B452A">
        <w:t>v</w:t>
      </w:r>
      <w:r w:rsidR="00962513">
        <w:t xml:space="preserve"> zahraniční</w:t>
      </w:r>
      <w:r w:rsidR="005B452A">
        <w:t> literatu</w:t>
      </w:r>
      <w:r w:rsidR="005B452A">
        <w:rPr>
          <w:lang w:bidi="he-IL"/>
        </w:rPr>
        <w:t>ře</w:t>
      </w:r>
      <w:r w:rsidR="00962513">
        <w:rPr>
          <w:lang w:bidi="he-IL"/>
        </w:rPr>
        <w:t xml:space="preserve"> se jedná o pojem „Procedural content generation </w:t>
      </w:r>
      <w:r w:rsidR="006D61AF">
        <w:rPr>
          <w:lang w:bidi="he-IL"/>
        </w:rPr>
        <w:t>via</w:t>
      </w:r>
      <w:r w:rsidR="00962513">
        <w:rPr>
          <w:lang w:bidi="he-IL"/>
        </w:rPr>
        <w:t xml:space="preserve"> machine learning“,</w:t>
      </w:r>
      <w:r w:rsidR="006D61AF">
        <w:rPr>
          <w:lang w:bidi="he-IL"/>
        </w:rPr>
        <w:t xml:space="preserve"> </w:t>
      </w:r>
      <w:r w:rsidR="007830E9">
        <w:rPr>
          <w:lang w:bidi="he-IL"/>
        </w:rPr>
        <w:t>známý pod zkratkou</w:t>
      </w:r>
      <w:r w:rsidR="00B226CD">
        <w:t xml:space="preserve"> PCGML.</w:t>
      </w:r>
    </w:p>
    <w:p w14:paraId="04B2A712" w14:textId="60BA3B47"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604460">
        <w:t xml:space="preserve"> bude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r w:rsidR="00AB0C35">
        <w:t xml:space="preserve"> </w:t>
      </w:r>
      <w:r>
        <w:t>Dále je v kapitolách tři a čtyři vytvořen</w:t>
      </w:r>
      <w:r w:rsidR="006D61AF">
        <w:t>a</w:t>
      </w:r>
      <w:r>
        <w:t xml:space="preserve"> stručn</w:t>
      </w:r>
      <w:r w:rsidR="006D61AF">
        <w:t>á rešerše</w:t>
      </w:r>
      <w:r w:rsidR="00604460">
        <w:t xml:space="preserve"> postupů a metod, které jsou používány či diskutovány v souvislosti s procedurálním generováním grafického obsahu.</w:t>
      </w:r>
      <w:r w:rsidR="00216C16">
        <w:t xml:space="preserve"> Nejprve je tato oblast představena obecně a poté je text zaměřen na </w:t>
      </w:r>
      <w:r w:rsidR="00470006">
        <w:t>aplikace vybraných technik</w:t>
      </w:r>
      <w:r w:rsidR="00216C16">
        <w:t xml:space="preserve"> </w:t>
      </w:r>
      <w:r w:rsidR="00470006">
        <w:t>PCGML</w:t>
      </w:r>
      <w:r w:rsidR="00B226CD">
        <w:t>.</w:t>
      </w:r>
    </w:p>
    <w:p w14:paraId="00EB012D" w14:textId="5076F258" w:rsidR="00BB6FC3" w:rsidRDefault="007830E9" w:rsidP="003248FB">
      <w:pPr>
        <w:pStyle w:val="Standartnitext"/>
      </w:pPr>
      <w:r>
        <w:t xml:space="preserve">Implementačním </w:t>
      </w:r>
      <w:r w:rsidR="00AB0C35">
        <w:t xml:space="preserve">otázkám se věnuje </w:t>
      </w:r>
      <w:r w:rsidR="00AB0C35" w:rsidRPr="007830E9">
        <w:t>p</w:t>
      </w:r>
      <w:r w:rsidR="00CE4100" w:rsidRPr="007830E9">
        <w:t>átá</w:t>
      </w:r>
      <w:r w:rsidR="00CE4100">
        <w:t xml:space="preserve"> kapitola</w:t>
      </w:r>
      <w:r w:rsidR="00AB0C35">
        <w:t xml:space="preserve">, </w:t>
      </w:r>
      <w:r w:rsidR="00CE4100">
        <w:t>popisuj</w:t>
      </w:r>
      <w:r w:rsidR="00AB0C35">
        <w:t>ící</w:t>
      </w:r>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r w:rsidR="00470006">
        <w:t>.</w:t>
      </w:r>
      <w:r w:rsidR="007738F0">
        <w:t xml:space="preserve"> </w:t>
      </w:r>
      <w:r w:rsidR="00470006">
        <w:t>Tyto technologie</w:t>
      </w:r>
      <w:r w:rsidR="00AB0C35">
        <w:t xml:space="preserve"> </w:t>
      </w:r>
      <w:r w:rsidR="007738F0">
        <w:t>jsou</w:t>
      </w:r>
      <w:r w:rsidR="00470006">
        <w:t xml:space="preserve"> pak</w:t>
      </w:r>
      <w:r w:rsidR="007738F0">
        <w:t xml:space="preserve"> </w:t>
      </w:r>
      <w:r w:rsidR="00470006">
        <w:t>využity</w:t>
      </w:r>
      <w:r w:rsidR="007738F0">
        <w:t xml:space="preserve"> v pr</w:t>
      </w:r>
      <w:r w:rsidR="00B226CD">
        <w:t>aktické části bakalářské práce</w:t>
      </w:r>
      <w:r w:rsidR="00470006">
        <w:t xml:space="preserve">, kde </w:t>
      </w:r>
      <w:r w:rsidR="007738F0">
        <w:t xml:space="preserve">je </w:t>
      </w:r>
      <w:r w:rsidR="00470006">
        <w:t xml:space="preserve">v šesté kapitole </w:t>
      </w:r>
      <w:r>
        <w:t>prezentován</w:t>
      </w:r>
      <w:r w:rsidR="007738F0">
        <w:t xml:space="preserve"> návrh a implementace metody, která za využití architektur </w:t>
      </w:r>
      <w:r w:rsidR="00470006">
        <w:lastRenderedPageBreak/>
        <w:t>dopředných</w:t>
      </w:r>
      <w:r w:rsidR="006D61AF">
        <w:t xml:space="preserve"> </w:t>
      </w:r>
      <w:r w:rsidR="007738F0">
        <w:t xml:space="preserve">neuronových sítí </w:t>
      </w:r>
      <w:r w:rsidR="006D61AF">
        <w:t>predikuje</w:t>
      </w:r>
      <w:r w:rsidR="007738F0">
        <w:t xml:space="preserve"> distribuc</w:t>
      </w:r>
      <w:r>
        <w:t>i</w:t>
      </w:r>
      <w:r w:rsidR="007738F0">
        <w:t xml:space="preserve"> objektů v</w:t>
      </w:r>
      <w:r w:rsidR="00AB0C35">
        <w:t> </w:t>
      </w:r>
      <w:r w:rsidR="007738F0">
        <w:t xml:space="preserve">dvojrozměrné scéně na základě naučených dat. </w:t>
      </w:r>
      <w:r w:rsidR="00AB0C35">
        <w:t xml:space="preserve">Softwarová implementace navržené </w:t>
      </w:r>
      <w:r w:rsidR="007738F0">
        <w:t>metod</w:t>
      </w:r>
      <w:r w:rsidR="00AB0C35">
        <w:t>y</w:t>
      </w:r>
      <w:r w:rsidR="007738F0">
        <w:t xml:space="preserve"> je otestována</w:t>
      </w:r>
      <w:r>
        <w:t xml:space="preserve"> v kapitole sedm</w:t>
      </w:r>
      <w:r w:rsidR="007738F0">
        <w:t xml:space="preserve"> a vyplynulé vý</w:t>
      </w:r>
      <w:r w:rsidR="00232EDF">
        <w:t>sledky jsou zhodnoceny v</w:t>
      </w:r>
      <w:r w:rsidR="00470006">
        <w:t> </w:t>
      </w:r>
      <w:r w:rsidR="00232EDF">
        <w:t>závěru</w:t>
      </w:r>
      <w:r w:rsidR="00470006">
        <w:t>, kde</w:t>
      </w:r>
      <w:r w:rsidR="00BB6FC3">
        <w:t xml:space="preserve"> jsou shrnuty </w:t>
      </w:r>
      <w:r w:rsidR="00470006">
        <w:t xml:space="preserve">i </w:t>
      </w:r>
      <w:r w:rsidR="00BB6FC3">
        <w:t xml:space="preserve">poznatky z teoretické části práce a </w:t>
      </w:r>
      <w:r w:rsidR="00470006">
        <w:t>j</w:t>
      </w:r>
      <w:r w:rsidR="00BB6FC3">
        <w:t>sou nastíněny možná rozšířené zkoumané oblasti.</w:t>
      </w:r>
    </w:p>
    <w:p w14:paraId="39C99D6C" w14:textId="69F4E9AB" w:rsidR="00191F46" w:rsidRPr="00191F46" w:rsidRDefault="00191F46" w:rsidP="00CD7A20">
      <w:pPr>
        <w:pStyle w:val="Heading1"/>
      </w:pPr>
      <w:r w:rsidRPr="00191F46">
        <w:lastRenderedPageBreak/>
        <w:t>Strojové učení</w:t>
      </w:r>
      <w:r w:rsidR="00B226CD">
        <w:t xml:space="preserve"> v </w:t>
      </w:r>
      <w:r w:rsidR="00D64732">
        <w:t>obecných rysech</w:t>
      </w:r>
    </w:p>
    <w:p w14:paraId="36E2936C" w14:textId="368D1EEF"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962513">
        <w:rPr>
          <w:rStyle w:val="citacekurzvou"/>
        </w:rPr>
        <w:t>„Stroj (počítačový program) se učí plnit třídu zadání T ze zkušenost E a s úspěšností P v tom případě, když se úspěšnost plně</w:t>
      </w:r>
      <w:r w:rsidRPr="00962513">
        <w:rPr>
          <w:rStyle w:val="citacekurzvou"/>
        </w:rPr>
        <w:t xml:space="preserve">ní zadaných úkolů T zlepšuje s </w:t>
      </w:r>
      <w:r w:rsidR="00191F46" w:rsidRPr="00962513">
        <w:rPr>
          <w:rStyle w:val="citacekurzvou"/>
        </w:rPr>
        <w:t>využitím znalostí nabytých ze zkušenosti E.“</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{"citationID":"9YQOfl2O","properties":{"formattedCitation":"(Mitchell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191F46" w:rsidRPr="00191F46">
        <w:t xml:space="preserve">. </w:t>
      </w:r>
      <w:r w:rsidR="00683C01">
        <w:t xml:space="preserve">K </w:t>
      </w:r>
      <w:r w:rsidR="00EC2DCC">
        <w:t>základním praktickým úlohám</w:t>
      </w:r>
      <w:r w:rsidR="005815BF">
        <w:t>,</w:t>
      </w:r>
      <w:r w:rsidR="00EC2DCC">
        <w:t xml:space="preserve"> </w:t>
      </w:r>
      <w:r w:rsidR="006D61AF">
        <w:t>pro</w:t>
      </w:r>
      <w:r w:rsidR="00EC2DCC">
        <w:t xml:space="preserve"> něž jsou algoritmy strojového učení </w:t>
      </w:r>
      <w:r w:rsidR="006D61AF">
        <w:t>používány</w:t>
      </w:r>
      <w:r w:rsidR="00075D5A">
        <w:t xml:space="preserve"> patří klasifikace, predikce</w:t>
      </w:r>
      <w:r w:rsidR="00EC2DCC">
        <w:t>,</w:t>
      </w:r>
      <w:r w:rsidR="003248FB">
        <w:t xml:space="preserve"> expertní systémy,</w:t>
      </w:r>
      <w:r w:rsidR="00EC2DCC">
        <w:t xml:space="preserve"> popřípadě kontrola agenta</w:t>
      </w:r>
      <w:r w:rsidR="005815BF">
        <w:t xml:space="preserve"> autonomního systému</w:t>
      </w:r>
      <w:r w:rsidR="00EC2DCC">
        <w:t>.</w:t>
      </w:r>
    </w:p>
    <w:p w14:paraId="7384F9B0" w14:textId="249F851B" w:rsidR="003248FB" w:rsidRDefault="000F66F6" w:rsidP="00577EFD">
      <w:pPr>
        <w:pStyle w:val="Standartnitext"/>
      </w:pPr>
      <w:r>
        <w:t>Algoritmy strojového učení se</w:t>
      </w:r>
      <w:r w:rsidR="00577EFD">
        <w:t xml:space="preserve"> podle způsobu učení</w:t>
      </w:r>
      <w:r>
        <w:t xml:space="preserve"> dělí na dvě skupiny. Za prvé je to skupina </w:t>
      </w:r>
      <w:r w:rsidR="00577EFD">
        <w:t>tzv. „učení s učitelem“</w:t>
      </w:r>
      <w:r w:rsidR="000A3F68">
        <w:t xml:space="preserve"> angl. „supervised“</w:t>
      </w:r>
      <w:r w:rsidR="00577EFD">
        <w:t>. C</w:t>
      </w:r>
      <w:r w:rsidR="00075D5A">
        <w:t xml:space="preserve">ílem algoritmů </w:t>
      </w:r>
      <w:r w:rsidR="00577EFD">
        <w:t>této skupiny je</w:t>
      </w:r>
      <w:r w:rsidR="00075D5A">
        <w:t xml:space="preserve"> aproximace neznámé komplexní funkce</w:t>
      </w:r>
      <w:r w:rsidR="00CE67CC">
        <w:t xml:space="preserve"> </w:t>
      </w:r>
      <m:oMath>
        <m:r>
          <w:rPr>
            <w:rFonts w:ascii="Cambria Math" w:hAnsi="Cambria Math"/>
          </w:rPr>
          <m:t>y = f*(x)</m:t>
        </m:r>
      </m:oMath>
      <w:r w:rsidR="00075D5A">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577EFD">
        <w:t>S</w:t>
      </w:r>
      <w:r w:rsidR="00652D69">
        <w:t> </w:t>
      </w:r>
      <w:r w:rsidR="00075D5A">
        <w:t>menší</w:t>
      </w:r>
      <w:r w:rsidR="00652D69">
        <w:t xml:space="preserve"> nebo větší</w:t>
      </w:r>
      <w:r w:rsidR="00075D5A">
        <w:t xml:space="preserve"> úspěšností</w:t>
      </w:r>
      <w:r w:rsidR="00577EFD">
        <w:t xml:space="preserve"> se tato aporoximace děje</w:t>
      </w:r>
      <w:r w:rsidR="00075D5A">
        <w:t xml:space="preserve"> za pomocí předkládání vstupních a výstupních vektorů hledané funkce. Celý aparát </w:t>
      </w:r>
      <w:r w:rsidR="00577EFD">
        <w:t>takového</w:t>
      </w:r>
      <w:r w:rsidR="00075D5A">
        <w:t xml:space="preserve"> optim</w:t>
      </w:r>
      <w:r w:rsidR="00AB0C35">
        <w:t>ali</w:t>
      </w:r>
      <w:r w:rsidR="00075D5A">
        <w:t>začního procesu je často parametrizovatelný</w:t>
      </w:r>
      <w:r w:rsidR="005B452A">
        <w:t xml:space="preserve"> takzvanými hyperparametry, přičemž </w:t>
      </w:r>
      <w:r w:rsidR="00075D5A">
        <w:t xml:space="preserve">celková úspěšnost nalezení příslušné funkce je na těchto parametrech závislá </w:t>
      </w:r>
      <w:r w:rsidR="00075D5A">
        <w:fldChar w:fldCharType="begin"/>
      </w:r>
      <w:r w:rsidR="00075D5A">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rsidR="00075D5A">
        <w:fldChar w:fldCharType="separate"/>
      </w:r>
      <w:r w:rsidR="007911EC" w:rsidRPr="007911EC">
        <w:t>(Jordan a Mitchell 2015)</w:t>
      </w:r>
      <w:r w:rsidR="00075D5A">
        <w:fldChar w:fldCharType="end"/>
      </w:r>
      <w:r w:rsidR="00B226CD">
        <w:t>.</w:t>
      </w:r>
      <w:r w:rsidR="00577EFD">
        <w:t xml:space="preserve"> Druhou skupinou jsou algoritmy, které se takzvaně „učí bez učitele“ </w:t>
      </w:r>
      <w:r w:rsidR="000A3F68">
        <w:t>angl. „unsupervised“. Ghahramani charakterizuje tento druh učení jako algoritmické hledání souvislostí v</w:t>
      </w:r>
      <w:r w:rsidR="00C92091">
        <w:t xml:space="preserve"> datech, která mají velice složitá rozdělení </w:t>
      </w:r>
      <w:r w:rsidR="000A3F68">
        <w:fldChar w:fldCharType="begin"/>
      </w:r>
      <w:r w:rsidR="000A3F68">
        <w:instrText xml:space="preserve"> ADDIN ZOTERO_ITEM CSL_CITATION {"citationID":"IZD5OTLe","properties":{"formattedCitation":"(Ghahramani 2004)","plainCitation":"(Ghahramani 2004)","noteIndex":0},"citationItems":[{"id":982,"uris":["http://zotero.org/users/local/IbRhotwj/items/3X5ZUHBZ"],"uri":["http://zotero.org/users/local/IbRhotwj/items/3X5ZUHBZ"],"itemData":{"id":982,"type":"post-weblog","title":"Unsupervised Learning","container-title":"GATSBY COMPUTATIONAL NEUROSCIENCE UNIT","URL":"http://mlg.eng.cam.ac.uk/zoubin/papers/ul.pdf","author":[{"family":"Ghahramani","given":"Zoubin"}],"issued":{"date-parts":[["2004"]]},"accessed":{"date-parts":[["2019",4,2]]}}}],"schema":"https://github.com/citation-style-language/schema/raw/master/csl-citation.json"} </w:instrText>
      </w:r>
      <w:r w:rsidR="000A3F68">
        <w:fldChar w:fldCharType="separate"/>
      </w:r>
      <w:r w:rsidR="000A3F68" w:rsidRPr="000A3F68">
        <w:t>(Ghahramani 2004)</w:t>
      </w:r>
      <w:r w:rsidR="000A3F68">
        <w:fldChar w:fldCharType="end"/>
      </w:r>
      <w:r w:rsidR="00C92091">
        <w:t>.</w:t>
      </w:r>
    </w:p>
    <w:p w14:paraId="49AE31BB" w14:textId="2450583F"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38C13C7D" w:rsidR="00763A4F" w:rsidRDefault="005815BF" w:rsidP="00763A4F">
      <w:pPr>
        <w:pStyle w:val="Standartnitext"/>
        <w:ind w:firstLine="708"/>
        <w:rPr>
          <w:lang w:bidi="he-IL"/>
        </w:rPr>
      </w:pPr>
      <w:r>
        <w:rPr>
          <w:lang w:bidi="he-IL"/>
        </w:rPr>
        <w:t xml:space="preserve">Mitchellem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{"citationID":"84r79Slk","properties":{"formattedCitation":"(Mitchell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 xml:space="preserve">záměru této práce lze </w:t>
      </w:r>
      <w:r w:rsidR="00FA2FB4">
        <w:rPr>
          <w:lang w:bidi="he-IL"/>
        </w:rPr>
        <w:lastRenderedPageBreak/>
        <w:t>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0DC1BF0B"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z</w:t>
      </w:r>
      <w:r w:rsidR="00186380">
        <w:t>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Lze si jen stěží představit, že by tato funkce byla nalezena a</w:t>
      </w:r>
      <w:r w:rsidR="00683C01">
        <w:t xml:space="preserve"> prováděna programovou cestou.</w:t>
      </w:r>
    </w:p>
    <w:p w14:paraId="1B0C0D77" w14:textId="77777777" w:rsidR="00715B21" w:rsidRDefault="00715B21" w:rsidP="00715B21">
      <w:pPr>
        <w:pStyle w:val="Heading2"/>
        <w:rPr>
          <w:lang w:bidi="he-IL"/>
        </w:rPr>
      </w:pPr>
      <w:bookmarkStart w:id="4" w:name="_Toc5973922"/>
      <w:r>
        <w:t>Rozli</w:t>
      </w:r>
      <w:r>
        <w:rPr>
          <w:lang w:bidi="he-IL"/>
        </w:rPr>
        <w:t>šení diskriminativních a generativních modelů</w:t>
      </w:r>
      <w:bookmarkEnd w:id="4"/>
    </w:p>
    <w:p w14:paraId="55390F00" w14:textId="51A4384F" w:rsidR="001B67A0" w:rsidRPr="00AB2098" w:rsidRDefault="00C92091" w:rsidP="00652D69">
      <w:pPr>
        <w:pStyle w:val="Standartnitext"/>
        <w:ind w:firstLine="576"/>
      </w:pPr>
      <w:r>
        <w:rPr>
          <w:lang w:bidi="he-IL"/>
        </w:rPr>
        <w:t>Kromě rozlišení strojového učení dle způsobu učení, lze zavést ještě dělení na diskriminativní a generativní modely</w:t>
      </w:r>
      <w:r w:rsidR="00EE1FF5">
        <w:rPr>
          <w:lang w:bidi="he-IL"/>
        </w:rPr>
        <w:t>.</w:t>
      </w:r>
      <w:r w:rsidR="00652D69">
        <w:rPr>
          <w:lang w:bidi="he-IL"/>
        </w:rPr>
        <w:t xml:space="preserve"> </w:t>
      </w:r>
      <w:r w:rsidR="00884992" w:rsidRPr="00AB2098">
        <w:t>Zatímco u diskriminativních modelů jde o</w:t>
      </w:r>
      <w:r w:rsidR="004C0032">
        <w:t> </w:t>
      </w:r>
      <w:r w:rsidR="00884992" w:rsidRPr="00AB2098">
        <w:t>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FF0618">
        <w:instrText xml:space="preserve"> ADDIN ZOTERO_ITEM CSL_CITATION {"citationID":"OPrn0G7O","properties":{"formattedCitation":"(Jebara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Existuje-li vyjádření takové distribuce, lze na základě této formule odvozovat další hodnoty proměnných</w:t>
      </w:r>
      <w:r w:rsidR="003748C1">
        <w:t xml:space="preserve"> například</w:t>
      </w:r>
      <w:r w:rsidR="00273E31" w:rsidRPr="00AB2098">
        <w:t xml:space="preserve"> pomocí </w:t>
      </w:r>
      <w:r w:rsidR="00232EDF">
        <w:t>B</w:t>
      </w:r>
      <w:r w:rsidR="00273E31" w:rsidRPr="00AB2098">
        <w:t>ayesovských pravidel.</w:t>
      </w:r>
      <w:r w:rsidR="00444C8F" w:rsidRPr="00AB2098">
        <w:t xml:space="preserve"> </w:t>
      </w:r>
      <w:r w:rsidR="00500E84" w:rsidRPr="00191F46">
        <w:t xml:space="preserve">Goodfellow definuje generativní modely jako </w:t>
      </w:r>
      <w:r w:rsidR="00500E84" w:rsidRPr="00C52069">
        <w:rPr>
          <w:rStyle w:val="citacekurzvou"/>
        </w:rPr>
        <w:t>„...modely, které se na základě tréninkové distribuce dat tvořených množinou</w:t>
      </w:r>
      <w:r w:rsidR="00500E84" w:rsidRPr="00191F46">
        <w:rPr>
          <w:i/>
        </w:rPr>
        <w:t xml:space="preserve"> p</w:t>
      </w:r>
      <w:r w:rsidR="00500E84" w:rsidRPr="00191F46">
        <w:rPr>
          <w:i/>
          <w:vertAlign w:val="subscript"/>
        </w:rPr>
        <w:t xml:space="preserve">data </w:t>
      </w:r>
      <w:r w:rsidR="00500E84" w:rsidRPr="00C52069">
        <w:rPr>
          <w:rStyle w:val="citacekurzvou"/>
        </w:rPr>
        <w:t>naučí odhad takové distribuce reprezentovat“</w:t>
      </w:r>
      <w:r w:rsidR="00500E84" w:rsidRPr="00191F46">
        <w:t>.</w:t>
      </w:r>
      <w:r w:rsidR="00500E84" w:rsidRPr="00500E84">
        <w:t xml:space="preserve"> </w:t>
      </w:r>
      <w:r w:rsidR="00500E84" w:rsidRPr="00191F46">
        <w:fldChar w:fldCharType="begin"/>
      </w:r>
      <w:r w:rsidR="00500E84">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500E84" w:rsidRPr="00191F46">
        <w:fldChar w:fldCharType="separate"/>
      </w:r>
      <w:r w:rsidR="00500E84" w:rsidRPr="007911EC">
        <w:t>(Goodfellow et al. 2014)</w:t>
      </w:r>
      <w:r w:rsidR="00500E84" w:rsidRPr="00191F46">
        <w:fldChar w:fldCharType="end"/>
      </w:r>
      <w:r w:rsidR="00273E31" w:rsidRPr="00AB2098">
        <w:t xml:space="preserve"> </w:t>
      </w:r>
      <w:r w:rsidR="00787F85" w:rsidRPr="00AB2098">
        <w:t>Generativní modely existují</w:t>
      </w:r>
      <w:r w:rsidR="00B87F69">
        <w:t xml:space="preserve"> v </w:t>
      </w:r>
      <w:r w:rsidR="00500E84">
        <w:t>několika</w:t>
      </w:r>
      <w:r w:rsidR="00B87F69">
        <w:t xml:space="preserve"> formách. Může se jednat o</w:t>
      </w:r>
      <w:r w:rsidR="00500E84">
        <w:t xml:space="preserve"> modely hlubokého učení či takzvané grafické modely potažmo</w:t>
      </w:r>
      <w:r w:rsidR="00B87F69">
        <w:t xml:space="preserve"> </w:t>
      </w:r>
      <w:r w:rsidR="00787F85" w:rsidRPr="00AB2098">
        <w:t>bayesovské sítě se směr</w:t>
      </w:r>
      <w:r w:rsidR="00500E84">
        <w:t xml:space="preserve">ovými relacemi mezi proměnnými, </w:t>
      </w:r>
      <w:r w:rsidR="00787F85" w:rsidRPr="00AB2098">
        <w:t>Markovovy modely, popříp</w:t>
      </w:r>
      <w:r w:rsidR="005D4AB0">
        <w:t>adě Markovovy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 </w:t>
      </w:r>
      <w:r w:rsidR="00F619E4" w:rsidRPr="00AB2098">
        <w:fldChar w:fldCharType="begin"/>
      </w:r>
      <w:r w:rsidR="00FF0618">
        <w:instrText xml:space="preserve"> ADDIN ZOTERO_ITEM CSL_CITATION {"citationID":"xYr2fYji","properties":{"formattedCitation":"(Michael Revow et al. 1996)","plainCitation":"(Michael Revow et al. 1996)","noteIndex":0},"citationItems":[{"id":"Bx7wmUm2/kjAgCeGk","uris":["http://zotero.org/users/local/DXBpxSa9/items/WDPKK3UD"],"uri":["http://zotero.org/users/local/DXBpxSa9/items/WDPKK3UD"],"itemData":{"id":486,"type":"article-journal","title":"Using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46240E7A"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w:t>
      </w:r>
      <w:r w:rsidR="00E838C3" w:rsidRPr="00AB2098">
        <w:lastRenderedPageBreak/>
        <w:t>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typicky neuronové sítě, support vector machines, line</w:t>
      </w:r>
      <w:r w:rsidR="00F619E4" w:rsidRPr="00AB2098">
        <w:t xml:space="preserve">ární regresní algoritmy a další </w:t>
      </w:r>
      <w:r w:rsidR="00273E31" w:rsidRPr="00AB2098">
        <w:fldChar w:fldCharType="begin"/>
      </w:r>
      <w:r w:rsidR="00FF0618">
        <w:instrText xml:space="preserve"> ADDIN ZOTERO_ITEM CSL_CITATION {"citationID":"XD5LMBoy","properties":{"formattedCitation":"(Jebara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w:t>
      </w:r>
      <w:r w:rsidR="00C53B10">
        <w:t xml:space="preserve"> datové</w:t>
      </w:r>
      <w:r w:rsidR="00F619E4" w:rsidRPr="00AB2098">
        <w:t> klasifikaci popřípadě regresi.</w:t>
      </w:r>
    </w:p>
    <w:p w14:paraId="1572FB2D" w14:textId="77777777" w:rsidR="00012722" w:rsidRDefault="00E838C3" w:rsidP="00012722">
      <w:pPr>
        <w:pStyle w:val="Obrzek"/>
      </w:pPr>
      <w:r>
        <w:drawing>
          <wp:inline distT="0" distB="0" distL="0" distR="0" wp14:anchorId="44B1D5EC" wp14:editId="5879B7D1">
            <wp:extent cx="2320506" cy="13100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8929" cy="1348663"/>
                    </a:xfrm>
                    <a:prstGeom prst="rect">
                      <a:avLst/>
                    </a:prstGeom>
                  </pic:spPr>
                </pic:pic>
              </a:graphicData>
            </a:graphic>
          </wp:inline>
        </w:drawing>
      </w:r>
    </w:p>
    <w:p w14:paraId="727E9349" w14:textId="1038A1E6" w:rsidR="00E838C3" w:rsidRPr="00787F85" w:rsidRDefault="00012722" w:rsidP="00012722">
      <w:pPr>
        <w:pStyle w:val="CAPITION"/>
        <w:rPr>
          <w:lang w:bidi="he-IL"/>
        </w:rPr>
      </w:pPr>
      <w:bookmarkStart w:id="5"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w:t>
      </w:r>
      <w:r w:rsidR="009A0142">
        <w:rPr>
          <w:noProof/>
        </w:rPr>
        <w:fldChar w:fldCharType="end"/>
      </w:r>
      <w:bookmarkEnd w:id="5"/>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6" w:name="_Toc5973923"/>
      <w:r w:rsidRPr="00191F46">
        <w:t>Metody strojového učení</w:t>
      </w:r>
      <w:r w:rsidR="00496118">
        <w:t xml:space="preserve"> s omezením na neuronové sítě</w:t>
      </w:r>
      <w:bookmarkEnd w:id="6"/>
    </w:p>
    <w:p w14:paraId="5EEDC402" w14:textId="0C7FFA23"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bude popsána</w:t>
      </w:r>
      <w:r w:rsidR="00D0369F">
        <w:t xml:space="preserve"> </w:t>
      </w:r>
      <w:r w:rsidR="00496118">
        <w:t>standar</w:t>
      </w:r>
      <w:r w:rsidR="00F0096B">
        <w:t>d</w:t>
      </w:r>
      <w:r w:rsidR="00496118">
        <w:t>ní architek</w:t>
      </w:r>
      <w:r w:rsidR="004C0032">
        <w:t>t</w:t>
      </w:r>
      <w:r w:rsidR="00496118">
        <w:t>ura umělé neuronové sítě</w:t>
      </w:r>
      <w:r w:rsidR="000F66F6">
        <w:t xml:space="preserve"> (ANN),</w:t>
      </w:r>
      <w:r w:rsidR="00496118">
        <w:t xml:space="preserve"> poté budou </w:t>
      </w:r>
      <w:r w:rsidR="009D5C4C">
        <w:t>popsány</w:t>
      </w:r>
      <w:r w:rsidR="00496118">
        <w:t xml:space="preserve"> </w:t>
      </w:r>
      <w:r w:rsidR="000F66F6">
        <w:t>k</w:t>
      </w:r>
      <w:r w:rsidR="006970F2">
        <w:t>onvoluční neuronové sítě (CNN). Z</w:t>
      </w:r>
      <w:r w:rsidR="000F66F6">
        <w:t xml:space="preserve">ávěrem </w:t>
      </w:r>
      <w:r w:rsidR="006970F2">
        <w:t xml:space="preserve">je ve </w:t>
      </w:r>
      <w:r w:rsidR="006C008D">
        <w:t>stručnosti zmíněn</w:t>
      </w:r>
      <w:r w:rsidR="006970F2">
        <w:t>a</w:t>
      </w:r>
      <w:r w:rsidR="006C008D">
        <w:t xml:space="preserve"> </w:t>
      </w:r>
      <w:r w:rsidR="000F66F6">
        <w:t>další v současnosti používan</w:t>
      </w:r>
      <w:r w:rsidR="006970F2">
        <w:t>á</w:t>
      </w:r>
      <w:r w:rsidR="000F66F6">
        <w:t xml:space="preserve"> architektur</w:t>
      </w:r>
      <w:r w:rsidR="006970F2">
        <w:t>a anglicky známá jako Generative adversarial networks (GAN)</w:t>
      </w:r>
      <w:r w:rsidR="00496118">
        <w:t xml:space="preserve">. </w:t>
      </w:r>
      <w:r w:rsidR="000F66F6">
        <w:t>U každé</w:t>
      </w:r>
      <w:r w:rsidR="006C008D">
        <w:t>ho</w:t>
      </w:r>
      <w:r w:rsidR="000F66F6">
        <w:t xml:space="preserve"> </w:t>
      </w:r>
      <w:r w:rsidR="006C008D">
        <w:t xml:space="preserve">modelu </w:t>
      </w:r>
      <w:r w:rsidR="000F66F6">
        <w:t xml:space="preserve">jsou uvedeny příklady jejich aplikací </w:t>
      </w:r>
      <w:r w:rsidR="00AB2098">
        <w:t>v oboru počítačové grafiky.</w:t>
      </w:r>
    </w:p>
    <w:p w14:paraId="49917070" w14:textId="4EDA9B58" w:rsidR="00191F46" w:rsidRPr="00191F46" w:rsidRDefault="00470F33" w:rsidP="00232EDF">
      <w:pPr>
        <w:pStyle w:val="Heading3"/>
      </w:pPr>
      <w:bookmarkStart w:id="7" w:name="_Toc5973924"/>
      <w:r>
        <w:t>H</w:t>
      </w:r>
      <w:r w:rsidR="00496118">
        <w:t>luboké dopředné n</w:t>
      </w:r>
      <w:r w:rsidR="00F619E4">
        <w:t>euronové sítě</w:t>
      </w:r>
      <w:bookmarkEnd w:id="7"/>
    </w:p>
    <w:p w14:paraId="3655BAF1" w14:textId="2986B1DF" w:rsidR="006C008D" w:rsidRDefault="00470F33" w:rsidP="00470F33">
      <w:pPr>
        <w:pStyle w:val="Standartnitext"/>
        <w:ind w:firstLine="708"/>
      </w:pPr>
      <w:r>
        <w:t>Hluboké n</w:t>
      </w:r>
      <w:r w:rsidR="00683C01">
        <w:t>euronové sítě jsou jednou z</w:t>
      </w:r>
      <w:r w:rsidR="00470006">
        <w:t>e základních dosud</w:t>
      </w:r>
      <w:r w:rsidR="00683C01">
        <w:t xml:space="preserve"> </w:t>
      </w:r>
      <w:r w:rsidR="00191F46" w:rsidRPr="00191F46">
        <w:t>používaných metod strojového učení. Je to aparát, který má charakter funkce</w:t>
      </w:r>
      <w:r w:rsidR="00320D95">
        <w:t xml:space="preserve"> pracující s reálnými čísly</w:t>
      </w:r>
      <w:r w:rsidR="00191F46" w:rsidRPr="00191F46">
        <w:t xml:space="preserve"> a lze jej </w:t>
      </w:r>
      <w:r w:rsidR="00D10C19">
        <w:t>charakterizovat</w:t>
      </w:r>
      <w:r w:rsidR="00191F46" w:rsidRPr="00191F46">
        <w:t xml:space="preserve"> jako </w:t>
      </w:r>
      <w:r w:rsidR="00350E61">
        <w:t>„</w:t>
      </w:r>
      <w:r w:rsidR="00191F46" w:rsidRPr="00191F46">
        <w:rPr>
          <w:i/>
        </w:rPr>
        <w:t>masivně paralelní procesor</w:t>
      </w:r>
      <w:r w:rsidR="00350E61">
        <w:rPr>
          <w:i/>
        </w:rPr>
        <w:t>“</w:t>
      </w:r>
      <w:r w:rsidR="006C16BA">
        <w:rPr>
          <w:i/>
        </w:rPr>
        <w:t xml:space="preserve"> </w:t>
      </w:r>
      <w:r w:rsidR="006C16BA">
        <w:rPr>
          <w:i/>
        </w:rPr>
        <w:fldChar w:fldCharType="begin"/>
      </w:r>
      <w:r w:rsidR="006C16BA">
        <w:rPr>
          <w:i/>
        </w:rPr>
        <w:instrText xml:space="preserve"> ADDIN ZOTERO_ITEM CSL_CITATION {"citationID":"xkucsDKo","properties":{"formattedCitation":"(Vladim\\uc0\\u237{}r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C16BA">
        <w:rPr>
          <w:i/>
        </w:rPr>
        <w:fldChar w:fldCharType="separate"/>
      </w:r>
      <w:r w:rsidR="006C16BA" w:rsidRPr="006C16BA">
        <w:rPr>
          <w:rFonts w:cs="Times New Roman"/>
          <w:szCs w:val="24"/>
        </w:rPr>
        <w:t>(Vladimír Olej a Hájek Petr 2010)</w:t>
      </w:r>
      <w:r w:rsidR="006C16BA">
        <w:rPr>
          <w:i/>
        </w:rPr>
        <w:fldChar w:fldCharType="end"/>
      </w:r>
      <w:r w:rsidR="00191F46" w:rsidRPr="00191F46">
        <w:t>.</w:t>
      </w:r>
      <w:r w:rsidR="00C25769">
        <w:t xml:space="preserve"> </w:t>
      </w:r>
      <w:r w:rsidR="00D51395">
        <w:t>Typické schéma hluboké neuronové sítě</w:t>
      </w:r>
      <w:r w:rsidR="00470006">
        <w:t>, ze kterého většinou vy</w:t>
      </w:r>
      <w:r w:rsidR="004D439E">
        <w:t>c</w:t>
      </w:r>
      <w:r w:rsidR="00470006">
        <w:t>hází i komplikovanější architektury</w:t>
      </w:r>
      <w:r w:rsidR="004D439E">
        <w:t xml:space="preserve"> </w:t>
      </w:r>
      <w:r w:rsidR="00D51395">
        <w:t xml:space="preserve">je ukázáno na </w:t>
      </w:r>
      <w:r w:rsidR="00D51395">
        <w:fldChar w:fldCharType="begin"/>
      </w:r>
      <w:r w:rsidR="00D51395">
        <w:instrText xml:space="preserve"> REF _Ref5102590 \h </w:instrText>
      </w:r>
      <w:r w:rsidR="00D51395">
        <w:fldChar w:fldCharType="separate"/>
      </w:r>
      <w:r w:rsidR="00D51395">
        <w:t xml:space="preserve">Obr. </w:t>
      </w:r>
      <w:r w:rsidR="00D51395">
        <w:rPr>
          <w:noProof/>
        </w:rPr>
        <w:t>2</w:t>
      </w:r>
      <w:r w:rsidR="00D51395">
        <w:fldChar w:fldCharType="end"/>
      </w:r>
      <w:r w:rsidR="00D51395">
        <w:t>.</w:t>
      </w:r>
    </w:p>
    <w:p w14:paraId="1DC6103F" w14:textId="4665DE8F" w:rsidR="006C008D" w:rsidRDefault="006C008D" w:rsidP="006E279D">
      <w:pPr>
        <w:pStyle w:val="Obrzek"/>
      </w:pPr>
      <w:r>
        <w:lastRenderedPageBreak/>
        <w:drawing>
          <wp:inline distT="0" distB="0" distL="0" distR="0" wp14:anchorId="6B776AF4" wp14:editId="15E8E733">
            <wp:extent cx="2535406" cy="1922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1" t="9721" r="4021"/>
                    <a:stretch/>
                  </pic:blipFill>
                  <pic:spPr bwMode="auto">
                    <a:xfrm>
                      <a:off x="0" y="0"/>
                      <a:ext cx="2546520" cy="1931184"/>
                    </a:xfrm>
                    <a:prstGeom prst="rect">
                      <a:avLst/>
                    </a:prstGeom>
                    <a:ln>
                      <a:noFill/>
                    </a:ln>
                    <a:extLst>
                      <a:ext uri="{53640926-AAD7-44D8-BBD7-CCE9431645EC}">
                        <a14:shadowObscured xmlns:a14="http://schemas.microsoft.com/office/drawing/2010/main"/>
                      </a:ext>
                    </a:extLst>
                  </pic:spPr>
                </pic:pic>
              </a:graphicData>
            </a:graphic>
          </wp:inline>
        </w:drawing>
      </w:r>
    </w:p>
    <w:p w14:paraId="4D17EC4A" w14:textId="4A90A438" w:rsidR="006E279D" w:rsidRDefault="006E279D" w:rsidP="006E279D">
      <w:pPr>
        <w:pStyle w:val="CAPITION"/>
      </w:pPr>
      <w:bookmarkStart w:id="8" w:name="_Ref5102590"/>
      <w:bookmarkStart w:id="9" w:name="_Ref5102582"/>
      <w:r>
        <w:t xml:space="preserve">Obr. </w:t>
      </w:r>
      <w:fldSimple w:instr=" SEQ Obr. \* ARABIC ">
        <w:r w:rsidR="00E25B52">
          <w:rPr>
            <w:noProof/>
          </w:rPr>
          <w:t>2</w:t>
        </w:r>
      </w:fldSimple>
      <w:bookmarkEnd w:id="8"/>
      <w:r>
        <w:t xml:space="preserve">: Schéma neuronové sítě. Vygenerováno pomocí nástroje </w:t>
      </w:r>
      <w:r>
        <w:fldChar w:fldCharType="begin"/>
      </w:r>
      <w:r>
        <w:instrText xml:space="preserve"> ADDIN ZOTERO_ITEM CSL_CITATION {"citationID":"32wsPY9r","properties":{"formattedCitation":"(Nail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fldChar w:fldCharType="separate"/>
      </w:r>
      <w:r w:rsidRPr="006E279D">
        <w:t>(Nail 2019)</w:t>
      </w:r>
      <w:r>
        <w:fldChar w:fldCharType="end"/>
      </w:r>
      <w:r>
        <w:t>.</w:t>
      </w:r>
      <w:bookmarkEnd w:id="9"/>
    </w:p>
    <w:p w14:paraId="4D6DE29B" w14:textId="3EAF9E33" w:rsidR="006C16BA" w:rsidRDefault="00A36A90" w:rsidP="00A36A90">
      <w:pPr>
        <w:pStyle w:val="Standartnitext"/>
      </w:pPr>
      <w:r>
        <w:t>Ze schématu výše vyplývají typické znaky</w:t>
      </w:r>
      <w:r w:rsidR="006970F2">
        <w:t xml:space="preserve"> tohoto</w:t>
      </w:r>
      <w:r>
        <w:t xml:space="preserve"> modelu. Na grafu </w:t>
      </w:r>
      <w:r w:rsidR="003851EA">
        <w:t>vícevrstevnaté</w:t>
      </w:r>
      <w:r>
        <w:t xml:space="preserve"> dopředné neuronové sítě lze vždy identifikovat vstupní vrstvu (Input Layer), výstupní vrstvu (Output Layer) a několik vrstev skrytých (Hidden Layer). Každá z těchto vrstev může mít různý poč</w:t>
      </w:r>
      <w:r w:rsidR="00C53B10">
        <w:t>et neuronů.</w:t>
      </w:r>
    </w:p>
    <w:p w14:paraId="26CFB36E" w14:textId="2E01BB46" w:rsidR="00453E50" w:rsidRPr="00A36A90" w:rsidRDefault="006C16BA" w:rsidP="00A36A90">
      <w:pPr>
        <w:pStyle w:val="Standartnitext"/>
      </w:pPr>
      <w:r>
        <w:t xml:space="preserve">Neuron </w:t>
      </w:r>
      <w:r w:rsidR="003851EA">
        <w:t>potažmo perceptron</w:t>
      </w:r>
      <w:r>
        <w:t xml:space="preserve"> funguje na principu funkce</w:t>
      </w:r>
      <w:r w:rsidR="00A36A90">
        <w:t xml:space="preserve"> </w:t>
      </w:r>
      <w:r w:rsidR="00191F46" w:rsidRPr="00191F46">
        <w:t>na jejímž vstupu j</w:t>
      </w:r>
      <w:r w:rsidR="00F10076">
        <w:t>sou</w:t>
      </w:r>
      <w:r w:rsidR="00191F46" w:rsidRPr="00191F46">
        <w:t xml:space="preserve"> vektor</w:t>
      </w:r>
      <w:r w:rsidR="00F10076">
        <w:t>y</w:t>
      </w:r>
      <w:r w:rsidR="00191F46" w:rsidRPr="00191F46">
        <w:t xml:space="preserve"> hodnot</w:t>
      </w:r>
      <w:r w:rsidR="00F10076">
        <w:t xml:space="preserve"> </w:t>
      </w:r>
      <m:oMath>
        <m:r>
          <w:rPr>
            <w:rFonts w:ascii="Cambria Math" w:hAnsi="Cambria Math"/>
          </w:rPr>
          <m:t>x</m:t>
        </m:r>
      </m:oMath>
      <w:r w:rsidR="00F10076">
        <w:rPr>
          <w:rFonts w:eastAsiaTheme="minorEastAsia"/>
        </w:rPr>
        <w:t xml:space="preserve"> a </w:t>
      </w:r>
      <m:oMath>
        <m:r>
          <w:rPr>
            <w:rFonts w:ascii="Cambria Math" w:eastAsiaTheme="minorEastAsia" w:hAnsi="Cambria Math"/>
          </w:rPr>
          <m:t>w</m:t>
        </m:r>
      </m:oMath>
      <w:r>
        <w:t xml:space="preserve"> z předcházející vrstvy neuronové sítě</w:t>
      </w:r>
      <w:r w:rsidR="00F10076">
        <w:t xml:space="preserve"> a na výstupu jedna skalární hodnota</w:t>
      </w:r>
      <w:r>
        <w:t>.</w:t>
      </w:r>
      <w:r w:rsidR="007B53D1">
        <w:t xml:space="preserve"> Propojení neuronů je ve schématu reprezentováno hranami grafu</w:t>
      </w:r>
      <w:r w:rsidR="003851EA">
        <w:t xml:space="preserve">, které </w:t>
      </w:r>
      <w:r w:rsidR="004D439E">
        <w:t>zároveň zastupují</w:t>
      </w:r>
      <w:r w:rsidR="003851EA">
        <w:t xml:space="preserve"> váhy navázané na jednotlivé neurony</w:t>
      </w:r>
      <w:r w:rsidR="007B53D1">
        <w:t>.</w:t>
      </w:r>
      <w:r w:rsidR="004D439E">
        <w:t xml:space="preserve"> Obvykle je každý neuron napojen na všechny neurony </w:t>
      </w:r>
      <w:r w:rsidR="004D439E">
        <w:t>vrstvy</w:t>
      </w:r>
      <w:r w:rsidR="004D439E">
        <w:t xml:space="preserve"> následující.</w:t>
      </w:r>
      <w:r w:rsidR="00F10076">
        <w:t xml:space="preserve"> Pro každý neuron je při dopředném šíření signálu spočten součet </w:t>
      </w:r>
      <w:r w:rsidR="00F10076">
        <w:t>všech</w:t>
      </w:r>
      <w:r w:rsidR="004D439E">
        <w:t xml:space="preserve"> </w:t>
      </w:r>
      <w:r w:rsidR="00F10076">
        <w:t>s</w:t>
      </w:r>
      <w:r w:rsidR="004D439E">
        <w:t>oučin</w:t>
      </w:r>
      <w:r w:rsidR="00F10076">
        <w:t>ů</w:t>
      </w:r>
      <w:r w:rsidR="004D439E">
        <w:t xml:space="preserve"> </w:t>
      </w:r>
      <w:r w:rsidR="00F10076">
        <w:t>navázaných vah a příslušných skalárních hodnot neuronů předcházející vrstvy. Tento součet</w:t>
      </w:r>
      <w:r w:rsidR="00350E61">
        <w:t xml:space="preserve"> </w:t>
      </w:r>
      <w:r w:rsidR="00F10076">
        <w:t>poté vstupuje</w:t>
      </w:r>
      <w:r>
        <w:t xml:space="preserve"> do</w:t>
      </w:r>
      <w:r w:rsidR="00191F46" w:rsidRPr="00191F46">
        <w:t xml:space="preserve"> aktivační funkce</w:t>
      </w:r>
      <w:r w:rsidR="007F3C4E">
        <w:t xml:space="preserve"> </w:t>
      </w:r>
      <m:oMath>
        <m:r>
          <m:rPr>
            <m:sty m:val="p"/>
          </m:rPr>
          <w:rPr>
            <w:rFonts w:ascii="Cambria Math" w:hAnsi="Cambria Math"/>
          </w:rPr>
          <m:t>Φ</m:t>
        </m:r>
      </m:oMath>
      <w:r w:rsidR="00D10C19">
        <w:t xml:space="preserve">, která tvoří výstupní hodnotu </w:t>
      </w:r>
      <w:r w:rsidR="00350E61">
        <w:t xml:space="preserve">v definičním oboru </w:t>
      </w:r>
      <m:oMath>
        <m:r>
          <m:rPr>
            <m:sty m:val="p"/>
          </m:rPr>
          <w:rPr>
            <w:rFonts w:ascii="Cambria Math" w:hAnsi="Cambria Math"/>
          </w:rPr>
          <m:t>Φ</m:t>
        </m:r>
      </m:oMath>
      <w:r w:rsidR="00191F46" w:rsidRPr="00191F46">
        <w:t xml:space="preserve">. Parametr </w:t>
      </w:r>
      <m:oMath>
        <m:r>
          <w:rPr>
            <w:rFonts w:ascii="Cambria Math" w:hAnsi="Cambria Math"/>
          </w:rPr>
          <m:t>θ</m:t>
        </m:r>
      </m:oMath>
      <w:r w:rsidR="00935453">
        <w:rPr>
          <w:rFonts w:eastAsiaTheme="minorEastAsia"/>
        </w:rPr>
        <w:t xml:space="preserve"> je</w:t>
      </w:r>
      <w:r w:rsidR="00F10076">
        <w:rPr>
          <w:rFonts w:eastAsiaTheme="minorEastAsia"/>
        </w:rPr>
        <w:t xml:space="preserve"> v podstatě</w:t>
      </w:r>
      <w:r w:rsidR="00935453">
        <w:rPr>
          <w:rFonts w:eastAsiaTheme="minorEastAsia"/>
        </w:rPr>
        <w:t xml:space="preserve"> neuron inicializovaný pro každou vrstvu neuronové</w:t>
      </w:r>
      <w:r w:rsidR="00624398">
        <w:rPr>
          <w:rFonts w:eastAsiaTheme="minorEastAsia"/>
        </w:rPr>
        <w:t xml:space="preserve"> sítě</w:t>
      </w:r>
      <w:r w:rsidR="00935453">
        <w:rPr>
          <w:rFonts w:eastAsiaTheme="minorEastAsia"/>
        </w:rPr>
        <w:t>, obvykle má hodnotu jedna a je propoj</w:t>
      </w:r>
      <w:r w:rsidR="00EF40C9">
        <w:rPr>
          <w:rFonts w:eastAsiaTheme="minorEastAsia"/>
        </w:rPr>
        <w:t xml:space="preserve">en s neurony příslušné vrstvy. </w:t>
      </w:r>
      <m:oMath>
        <m:r>
          <w:rPr>
            <w:rFonts w:ascii="Cambria Math" w:hAnsi="Cambria Math"/>
          </w:rPr>
          <m:t>θ</m:t>
        </m:r>
      </m:oMath>
      <w:r w:rsidR="00191F46" w:rsidRPr="00191F46">
        <w:rPr>
          <w:rFonts w:eastAsiaTheme="minorEastAsia"/>
        </w:rPr>
        <w:t xml:space="preserve"> </w:t>
      </w:r>
      <w:r w:rsidR="00935453">
        <w:rPr>
          <w:rFonts w:eastAsiaTheme="minorEastAsia"/>
        </w:rPr>
        <w:t>p</w:t>
      </w:r>
      <w:r w:rsidR="00191F46" w:rsidRPr="00191F46">
        <w:rPr>
          <w:rFonts w:eastAsiaTheme="minorEastAsia"/>
        </w:rPr>
        <w:t xml:space="preserve">řidává </w:t>
      </w:r>
      <w:r w:rsidR="00350E61">
        <w:rPr>
          <w:rFonts w:eastAsiaTheme="minorEastAsia"/>
        </w:rPr>
        <w:t xml:space="preserve">prahovou hodnotu neuronu </w:t>
      </w:r>
      <w:r w:rsidR="006970F2">
        <w:rPr>
          <w:rFonts w:eastAsiaTheme="minorEastAsia"/>
        </w:rPr>
        <w:t>angl. bias</w:t>
      </w:r>
      <w:r w:rsidR="00350E61">
        <w:rPr>
          <w:rFonts w:eastAsiaTheme="minorEastAsia"/>
        </w:rPr>
        <w:t>.</w:t>
      </w:r>
      <w:r w:rsidR="00191F46" w:rsidRPr="00191F46">
        <w:rPr>
          <w:rFonts w:eastAsiaTheme="minorEastAsia"/>
        </w:rPr>
        <w:t xml:space="preserve"> </w:t>
      </w:r>
      <w:r w:rsidR="00350E61">
        <w:rPr>
          <w:rFonts w:eastAsiaTheme="minorEastAsia"/>
          <w:i/>
        </w:rPr>
        <w:t>„Je-li hodnota vstupního signálu neuronu nižší, než ho</w:t>
      </w:r>
      <w:r w:rsidR="006970F2">
        <w:rPr>
          <w:rFonts w:eastAsiaTheme="minorEastAsia"/>
          <w:i/>
        </w:rPr>
        <w:t>dn</w:t>
      </w:r>
      <w:r w:rsidR="00350E61">
        <w:rPr>
          <w:rFonts w:eastAsiaTheme="minorEastAsia"/>
          <w:i/>
        </w:rPr>
        <w:t>ota prahová, je na výstupu z neuronu signál odpovídající pasivnímu stavu neuronu“</w:t>
      </w:r>
      <w:r w:rsidR="00350E61">
        <w:rPr>
          <w:rFonts w:eastAsiaTheme="minorEastAsia"/>
        </w:rPr>
        <w:t xml:space="preserve"> </w:t>
      </w:r>
      <w:r w:rsidR="00350E61">
        <w:rPr>
          <w:rFonts w:eastAsiaTheme="minorEastAsia"/>
        </w:rPr>
        <w:fldChar w:fldCharType="begin"/>
      </w:r>
      <w:r w:rsidR="00350E61">
        <w:rPr>
          <w:rFonts w:eastAsiaTheme="minorEastAsia"/>
        </w:rPr>
        <w:instrText xml:space="preserve"> ADDIN ZOTERO_ITEM CSL_CITATION {"citationID":"XBugTRvU","properties":{"formattedCitation":"(Vladim\\uc0\\u237{}r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350E61">
        <w:rPr>
          <w:rFonts w:eastAsiaTheme="minorEastAsia"/>
        </w:rPr>
        <w:fldChar w:fldCharType="separate"/>
      </w:r>
      <w:r w:rsidR="00350E61" w:rsidRPr="00350E61">
        <w:rPr>
          <w:rFonts w:cs="Times New Roman"/>
          <w:szCs w:val="24"/>
        </w:rPr>
        <w:t>(Vladimír Olej a Hájek Petr 2010)</w:t>
      </w:r>
      <w:r w:rsidR="00350E61">
        <w:rPr>
          <w:rFonts w:eastAsiaTheme="minorEastAsia"/>
        </w:rPr>
        <w:fldChar w:fldCharType="end"/>
      </w:r>
      <w:r>
        <w:rPr>
          <w:rFonts w:eastAsiaTheme="minorEastAsia"/>
        </w:rPr>
        <w:t xml:space="preserve">. Formálně je výstup jednoho </w:t>
      </w:r>
      <w:r w:rsidR="00350E61">
        <w:rPr>
          <w:rFonts w:eastAsiaTheme="minorEastAsia"/>
        </w:rPr>
        <w:t>neuronu</w:t>
      </w:r>
      <w:r>
        <w:rPr>
          <w:rFonts w:eastAsiaTheme="minorEastAsia"/>
        </w:rPr>
        <w:t xml:space="preserve"> vyjádřen v Rov. 1</w:t>
      </w:r>
      <w:r w:rsidR="00BD4C6F">
        <w:rPr>
          <w:rFonts w:eastAsiaTheme="minorEastAsia"/>
        </w:rPr>
        <w:t xml:space="preserve">, kde počet neuronů předcházející vrstvy je rovno </w:t>
      </w:r>
      <m:oMath>
        <m:r>
          <w:rPr>
            <w:rFonts w:ascii="Cambria Math" w:eastAsiaTheme="minorEastAsia" w:hAnsi="Cambria Math"/>
          </w:rPr>
          <m:t>n</m:t>
        </m:r>
      </m:oMath>
      <w:r>
        <w:rPr>
          <w:rFonts w:eastAsiaTheme="minorEastAsia"/>
        </w:rPr>
        <w:t>.</w:t>
      </w:r>
      <w:r w:rsidR="004D439E">
        <w:rPr>
          <w:rFonts w:eastAsiaTheme="minorEastAsia"/>
        </w:rPr>
        <w:t xml:space="preserve"> </w:t>
      </w:r>
      <w:r w:rsidR="004D439E">
        <w:t>Na výstupu neuronu</w:t>
      </w:r>
      <w:r w:rsidR="004D439E" w:rsidRPr="00191F46">
        <w:t xml:space="preserve"> </w:t>
      </w:r>
      <w:r w:rsidR="004D439E">
        <w:t>je</w:t>
      </w:r>
      <w:r w:rsidR="004D439E">
        <w:t xml:space="preserve"> tedy</w:t>
      </w:r>
      <w:r w:rsidR="004D439E" w:rsidRPr="00191F46">
        <w:t xml:space="preserve"> skalární hodnota, </w:t>
      </w:r>
      <w:r w:rsidR="004D439E">
        <w:t>která</w:t>
      </w:r>
      <w:r w:rsidR="004D439E">
        <w:t xml:space="preserve"> zpětně</w:t>
      </w:r>
      <w:r w:rsidR="004D439E" w:rsidRPr="00191F46">
        <w:t xml:space="preserve"> figuruje jako vstup</w:t>
      </w:r>
      <w:r w:rsidR="004D439E">
        <w:t>ní parametr pro další napojené neurony</w:t>
      </w:r>
    </w:p>
    <w:p w14:paraId="75C3859C" w14:textId="6EE0520F" w:rsidR="00191F46" w:rsidRPr="00191F46" w:rsidRDefault="00530CB1" w:rsidP="009562FC">
      <w:pPr>
        <w:pStyle w:val="Rovnice"/>
      </w:pPr>
      <w:r>
        <w:tab/>
      </w:r>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w:r>
        <w:tab/>
      </w:r>
      <w:r w:rsidR="00012722">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w:t>
      </w:r>
      <w:r w:rsidR="009A0142">
        <w:rPr>
          <w:noProof/>
        </w:rPr>
        <w:fldChar w:fldCharType="end"/>
      </w:r>
    </w:p>
    <w:p w14:paraId="68E9AD9A" w14:textId="5A413996" w:rsidR="00191F46" w:rsidRDefault="00D10C19" w:rsidP="00AB2098">
      <w:pPr>
        <w:pStyle w:val="Standartnitext"/>
        <w:ind w:firstLine="708"/>
      </w:pPr>
      <w:r>
        <w:t>A</w:t>
      </w:r>
      <w:r w:rsidR="00191F46" w:rsidRPr="00191F46">
        <w:t xml:space="preserve">ktivačních funkcí existuje celá řada a mají zásadní charakter na fungování </w:t>
      </w:r>
      <w:r w:rsidR="007B53D1">
        <w:t>neuronové sítě</w:t>
      </w:r>
      <w:r w:rsidR="00191F46" w:rsidRPr="00191F46">
        <w:t xml:space="preserve">. </w:t>
      </w:r>
      <w:r>
        <w:t>Tyto funkce</w:t>
      </w:r>
      <w:r w:rsidR="00191F46" w:rsidRPr="00191F46">
        <w:t xml:space="preserve"> mohou mít za důsledek lineární i nelineární charakter </w:t>
      </w:r>
      <w:r w:rsidR="00191F46" w:rsidRPr="00191F46">
        <w:lastRenderedPageBreak/>
        <w:t>klasifikačních oblastí</w:t>
      </w:r>
      <w:r w:rsidR="00006D47">
        <w:t xml:space="preserve">. Příkladem </w:t>
      </w:r>
      <w:r w:rsidR="00191F46" w:rsidRPr="00191F46">
        <w:t xml:space="preserve">nelineární aktivační funkce je </w:t>
      </w:r>
      <w:r w:rsidR="00C52069">
        <w:t>sigmoida</w:t>
      </w:r>
      <w:r w:rsidR="00191F46" w:rsidRPr="00191F46">
        <w:t xml:space="preserve"> </w:t>
      </w:r>
      <w:r w:rsidR="00191F46"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547601">
        <w:t xml:space="preserve"> Její </w:t>
      </w:r>
      <w:r w:rsidR="003E58B3">
        <w:t>p</w:t>
      </w:r>
      <w:r w:rsidR="00547601">
        <w:t>ředpis vystihuje</w:t>
      </w:r>
      <w:r w:rsidR="00BD4C6F">
        <w:t xml:space="preserve"> Rov 2.</w:t>
      </w:r>
      <w:r>
        <w:t xml:space="preserve">, graf je znázorněn na </w:t>
      </w:r>
      <w:r w:rsidR="007A1E6C">
        <w:fldChar w:fldCharType="begin"/>
      </w:r>
      <w:r w:rsidR="007A1E6C">
        <w:instrText xml:space="preserve"> REF _Ref5101130 \h </w:instrText>
      </w:r>
      <w:r w:rsidR="007A1E6C">
        <w:fldChar w:fldCharType="separate"/>
      </w:r>
      <w:r w:rsidR="007A1E6C">
        <w:t xml:space="preserve">Obr. </w:t>
      </w:r>
      <w:r w:rsidR="007A1E6C">
        <w:rPr>
          <w:noProof/>
        </w:rPr>
        <w:t>3</w:t>
      </w:r>
      <w:r w:rsidR="007A1E6C">
        <w:fldChar w:fldCharType="end"/>
      </w:r>
      <w:r w:rsidR="009562FC">
        <w:t>.</w:t>
      </w:r>
    </w:p>
    <w:p w14:paraId="5C65DD21" w14:textId="37145E2B" w:rsidR="009562FC" w:rsidRDefault="009562FC" w:rsidP="009562FC">
      <w:pPr>
        <w:pStyle w:val="Rovnice"/>
        <w:rPr>
          <w:noProof/>
        </w:rPr>
      </w:pPr>
      <w:r>
        <w:tab/>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w:r w:rsidRPr="009562FC">
        <w:t xml:space="preserve"> </w:t>
      </w:r>
      <w:r>
        <w:tab/>
      </w:r>
      <w:bookmarkStart w:id="10" w:name="_Ref5012794"/>
      <w:r>
        <w:t>Rov.</w:t>
      </w:r>
      <w:r w:rsidRPr="00191F46">
        <w:t xml:space="preserve"> </w:t>
      </w:r>
      <w:r>
        <w:rPr>
          <w:noProof/>
        </w:rPr>
        <w:fldChar w:fldCharType="begin"/>
      </w:r>
      <w:r>
        <w:rPr>
          <w:noProof/>
        </w:rPr>
        <w:instrText xml:space="preserve"> SEQ Rov. \* ARABIC </w:instrText>
      </w:r>
      <w:r>
        <w:rPr>
          <w:noProof/>
        </w:rPr>
        <w:fldChar w:fldCharType="separate"/>
      </w:r>
      <w:r w:rsidR="007A1E6C">
        <w:rPr>
          <w:noProof/>
        </w:rPr>
        <w:t>2</w:t>
      </w:r>
      <w:r>
        <w:rPr>
          <w:noProof/>
        </w:rPr>
        <w:fldChar w:fldCharType="end"/>
      </w:r>
      <w:bookmarkEnd w:id="10"/>
    </w:p>
    <w:p w14:paraId="717C732E" w14:textId="0E1F5FE0" w:rsidR="00D10C19" w:rsidRDefault="00D10C19" w:rsidP="009562FC">
      <w:pPr>
        <w:pStyle w:val="Rovnice"/>
      </w:pPr>
      <w:r w:rsidRPr="00D10C19">
        <w:rPr>
          <w:noProof/>
          <w:lang w:eastAsia="cs-CZ"/>
        </w:rPr>
        <w:drawing>
          <wp:inline distT="0" distB="0" distL="0" distR="0" wp14:anchorId="27525C62" wp14:editId="0E99C77D">
            <wp:extent cx="1915064" cy="1915064"/>
            <wp:effectExtent l="19050" t="19050" r="28575" b="28575"/>
            <wp:docPr id="7" name="Picture 7" descr="C:\Users\Adam Ouhrabka\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Ouhrabka\Downloads\desmos-grap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156" cy="1927156"/>
                    </a:xfrm>
                    <a:prstGeom prst="rect">
                      <a:avLst/>
                    </a:prstGeom>
                    <a:noFill/>
                    <a:ln w="3175">
                      <a:solidFill>
                        <a:schemeClr val="tx1"/>
                      </a:solidFill>
                    </a:ln>
                  </pic:spPr>
                </pic:pic>
              </a:graphicData>
            </a:graphic>
          </wp:inline>
        </w:drawing>
      </w:r>
    </w:p>
    <w:p w14:paraId="64ADC946" w14:textId="7A7A2EE2" w:rsidR="00D10C19" w:rsidRPr="00191F46" w:rsidRDefault="00D10C19" w:rsidP="00D10C19">
      <w:pPr>
        <w:pStyle w:val="CAPITION"/>
      </w:pPr>
      <w:bookmarkStart w:id="11" w:name="_Ref5101130"/>
      <w:r>
        <w:t xml:space="preserve">Obr. </w:t>
      </w:r>
      <w:fldSimple w:instr=" SEQ Obr. \* ARABIC ">
        <w:r w:rsidR="00E25B52">
          <w:rPr>
            <w:noProof/>
          </w:rPr>
          <w:t>3</w:t>
        </w:r>
      </w:fldSimple>
      <w:bookmarkEnd w:id="11"/>
      <w:r w:rsidR="003E58B3">
        <w:t>:</w:t>
      </w:r>
      <w:r>
        <w:t xml:space="preserve"> Průběh funkce sigmoid</w:t>
      </w:r>
      <w:r w:rsidR="007A1E6C">
        <w:t>.</w:t>
      </w:r>
    </w:p>
    <w:p w14:paraId="20307326" w14:textId="47A40653" w:rsidR="0078047C" w:rsidRDefault="0078047C" w:rsidP="0078047C">
      <w:pPr>
        <w:pStyle w:val="Standartnitext"/>
      </w:pPr>
      <w:r>
        <w:t xml:space="preserve">Aktuálním trendem v oblasti hlubokého učení je však </w:t>
      </w:r>
      <w:r w:rsidR="007A1E6C">
        <w:t>použivání jin</w:t>
      </w:r>
      <w:r w:rsidR="007B53D1">
        <w:t>é</w:t>
      </w:r>
      <w:r w:rsidR="007A1E6C">
        <w:t xml:space="preserve"> aktivační</w:t>
      </w:r>
      <w:r w:rsidR="00D51395">
        <w:t xml:space="preserve"> funkc</w:t>
      </w:r>
      <w:r w:rsidR="007B53D1">
        <w:t>e</w:t>
      </w:r>
      <w:r>
        <w:t>, která se</w:t>
      </w:r>
      <w:r w:rsidR="00EB2D8C">
        <w:t xml:space="preserve"> anglicky</w:t>
      </w:r>
      <w:r>
        <w:t xml:space="preserv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624398">
        <w:t xml:space="preserve"> Obvykle se tato funkce implementuje pro skryté vrstvy.</w:t>
      </w:r>
      <w:r w:rsidR="00EB2D8C">
        <w:t xml:space="preserve"> Graf</w:t>
      </w:r>
      <w:r w:rsidR="00F10076">
        <w:t xml:space="preserve"> ReLU</w:t>
      </w:r>
      <w:r w:rsidR="00EB2D8C">
        <w:t xml:space="preserve"> je ukázán na </w:t>
      </w:r>
      <w:r w:rsidR="00EB2D8C">
        <w:fldChar w:fldCharType="begin"/>
      </w:r>
      <w:r w:rsidR="00EB2D8C">
        <w:instrText xml:space="preserve"> REF _Ref5012253 \h </w:instrText>
      </w:r>
      <w:r w:rsidR="00EB2D8C">
        <w:fldChar w:fldCharType="separate"/>
      </w:r>
      <w:r w:rsidR="00EB2D8C">
        <w:t xml:space="preserve">Obr. </w:t>
      </w:r>
      <w:r w:rsidR="00EB2D8C">
        <w:rPr>
          <w:noProof/>
        </w:rPr>
        <w:t>2</w:t>
      </w:r>
      <w:r w:rsidR="00EB2D8C">
        <w:fldChar w:fldCharType="end"/>
      </w:r>
      <w:r w:rsidR="00EB2D8C">
        <w:t>.</w:t>
      </w:r>
      <w:r w:rsidR="007F3C4E">
        <w:t xml:space="preserve"> </w:t>
      </w:r>
      <w:r w:rsidR="00547601">
        <w:t>Myš</w:t>
      </w:r>
      <w:r w:rsidR="007A1E6C">
        <w:t>le</w:t>
      </w:r>
      <w:r w:rsidR="00547601">
        <w:t>nka neuronu v</w:t>
      </w:r>
      <w:r w:rsidR="007A1E6C">
        <w:t xml:space="preserve"> informatice původně vychází z </w:t>
      </w:r>
      <w:r w:rsidR="00547601">
        <w:t>fungování biologického neuronu</w:t>
      </w:r>
      <w:r w:rsidR="00006D47">
        <w:t>. Dle Glorota je to však teprve užití aktivační funkce</w:t>
      </w:r>
      <w:r w:rsidR="009D5C4C">
        <w:t xml:space="preserve"> ReLU</w:t>
      </w:r>
      <w:r w:rsidR="00006D47">
        <w:t xml:space="preserve">, </w:t>
      </w:r>
      <w:r w:rsidR="00547601">
        <w:t xml:space="preserve">díky, které se podařilo </w:t>
      </w:r>
      <w:r w:rsidR="007B53D1">
        <w:t>„umělý“ a organický neuron</w:t>
      </w:r>
      <w:r w:rsidR="00547601">
        <w:t xml:space="preserve"> vzájemě </w:t>
      </w:r>
      <w:r w:rsidR="00D346E5">
        <w:t>přiblížit</w:t>
      </w:r>
      <w:r w:rsidR="00547601">
        <w:t>, co do pri</w:t>
      </w:r>
      <w:r w:rsidR="00624398">
        <w:t>nc</w:t>
      </w:r>
      <w:r w:rsidR="00547601">
        <w:t>ipu fungování.</w:t>
      </w:r>
      <w:r w:rsidR="00006D47">
        <w:t xml:space="preserve"> </w:t>
      </w:r>
      <w:r w:rsidR="00547601">
        <w:t xml:space="preserve">V této souvislosti </w:t>
      </w:r>
      <w:r w:rsidR="00DD3B37">
        <w:t>diskutuje</w:t>
      </w:r>
      <w:r w:rsidR="00547601">
        <w:t xml:space="preserve"> především</w:t>
      </w:r>
      <w:r w:rsidR="00DD3B37">
        <w:t xml:space="preserve"> </w:t>
      </w:r>
      <w:r w:rsidR="00624398">
        <w:t>pojem</w:t>
      </w:r>
      <w:r w:rsidR="00DD3B37">
        <w:t xml:space="preserve"> „řídkosti aktivace“, při které v rámci šíření signálu zůstane mnoho neuron</w:t>
      </w:r>
      <w:r w:rsidR="002E0704">
        <w:t>ových jednotek na svém výstupu nulových</w:t>
      </w:r>
      <w:r w:rsidR="00C25769">
        <w:t>.</w:t>
      </w:r>
      <w:r w:rsidR="003851EA">
        <w:t xml:space="preserve"> Neurony jsou</w:t>
      </w:r>
      <w:r w:rsidR="00EF40C9">
        <w:t xml:space="preserve"> pak</w:t>
      </w:r>
      <w:r w:rsidR="003851EA">
        <w:t xml:space="preserve"> takzvaně pasivní.</w:t>
      </w:r>
      <w:r w:rsidR="00C25769">
        <w:t xml:space="preserve"> Je to podstatný a pozitivní</w:t>
      </w:r>
      <w:r w:rsidR="002E0704">
        <w:t xml:space="preserve"> důsledek</w:t>
      </w:r>
      <w:r w:rsidR="00C25769">
        <w:t xml:space="preserve"> fungování </w:t>
      </w:r>
      <w:r w:rsidR="00547601">
        <w:t xml:space="preserve">neuronové sítě </w:t>
      </w:r>
      <w:r w:rsidR="00C25769">
        <w:t>při</w:t>
      </w:r>
      <w:r w:rsidR="002E0704">
        <w:t xml:space="preserve"> </w:t>
      </w:r>
      <w:r w:rsidR="007A1E6C">
        <w:t>používání</w:t>
      </w:r>
      <w:r w:rsidR="002E0704">
        <w:t xml:space="preserve"> ReLU</w:t>
      </w:r>
      <w:r w:rsidR="00C25769">
        <w:t>.</w:t>
      </w:r>
      <w:r w:rsidR="004C0032">
        <w:t xml:space="preserve"> </w:t>
      </w:r>
      <w:r w:rsidR="002E0704">
        <w:fldChar w:fldCharType="begin"/>
      </w:r>
      <w:r w:rsidR="00AB0419">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Networks","container-title":"Proceedings of the Fourteenth International Conference on Artificial Intelligence and Statistics","page":"9","source":"Zotero","abstract":"While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6E3E31">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636EF625" w:rsidR="0078047C" w:rsidRDefault="00012722" w:rsidP="00012722">
      <w:pPr>
        <w:pStyle w:val="CAPITION"/>
      </w:pPr>
      <w:bookmarkStart w:id="12"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4</w:t>
      </w:r>
      <w:r w:rsidR="009A0142">
        <w:rPr>
          <w:noProof/>
        </w:rPr>
        <w:fldChar w:fldCharType="end"/>
      </w:r>
      <w:bookmarkEnd w:id="12"/>
      <w:r w:rsidR="006E0144">
        <w:t>:</w:t>
      </w:r>
      <w:r w:rsidR="009D5C4C">
        <w:t xml:space="preserve"> </w:t>
      </w:r>
      <w:r w:rsidR="007A1E6C">
        <w:t>Průběh</w:t>
      </w:r>
      <w:r w:rsidR="009D5C4C">
        <w:t xml:space="preserve"> funkce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06BB9322" w:rsidR="005C01BE" w:rsidRDefault="002E17AC" w:rsidP="002E17AC">
      <w:pPr>
        <w:pStyle w:val="Standartnitext"/>
      </w:pPr>
      <w:r>
        <w:lastRenderedPageBreak/>
        <w:t>Podstatnou komponentou neuronové sítě je aktivační funkce poslední vrstvy. Zde záleží</w:t>
      </w:r>
      <w:r w:rsidR="009D5C4C">
        <w:t xml:space="preserve"> na tom,</w:t>
      </w:r>
      <w:r>
        <w:t xml:space="preserve"> jaký charakter výstupu je žádoucí</w:t>
      </w:r>
      <w:r w:rsidR="00306489">
        <w:t>. Obecně se však užívá j</w:t>
      </w:r>
      <w:r w:rsidR="007B53D1">
        <w:t>iž prezentovaná funkce sigmoid</w:t>
      </w:r>
      <w:r>
        <w:t xml:space="preserve">. </w:t>
      </w:r>
      <w:r w:rsidR="00801128">
        <w:t>Výstup neuronové sítě klasifikuje</w:t>
      </w:r>
      <w:r w:rsidR="00D346E5">
        <w:t xml:space="preserve"> její</w:t>
      </w:r>
      <w:r w:rsidR="00801128">
        <w:t xml:space="preserv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 xml:space="preserve">tříd, měla by výstupní vrstva vyjadřovat vektor pravděpodobnosti příslušnosti </w:t>
      </w:r>
      <w:r w:rsidR="00D346E5">
        <w:t xml:space="preserve">vstupního </w:t>
      </w:r>
      <w:r w:rsidR="00306489">
        <w:t>objektu do těchto tříd. Pro tento konkrétní účel se využívá</w:t>
      </w:r>
      <w:r w:rsidR="007B53D1">
        <w:t xml:space="preserve"> </w:t>
      </w:r>
      <w:r w:rsidR="00D06C25">
        <w:t>funkce softmax</w:t>
      </w:r>
      <w:r w:rsidR="007B53D1">
        <w:t xml:space="preserve"> odvozená od sigmoidy</w:t>
      </w:r>
      <w:r w:rsidR="00BD4C6F">
        <w:t xml:space="preserve"> </w:t>
      </w:r>
      <w:r w:rsidR="00BD4C6F">
        <w:fldChar w:fldCharType="begin"/>
      </w:r>
      <w:r w:rsidR="00BD4C6F">
        <w:instrText xml:space="preserve"> ADDIN ZOTERO_ITEM CSL_CITATION {"citationID":"69OTIMDW","properties":{"formattedCitation":"(Goodfellow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BD4C6F">
        <w:fldChar w:fldCharType="separate"/>
      </w:r>
      <w:r w:rsidR="00BD4C6F" w:rsidRPr="00BD4C6F">
        <w:t>(Goodfellow et al. 2016)</w:t>
      </w:r>
      <w:r w:rsidR="00BD4C6F">
        <w:fldChar w:fldCharType="end"/>
      </w:r>
      <w:r w:rsidR="00D06C25">
        <w:t>.</w:t>
      </w:r>
    </w:p>
    <w:p w14:paraId="3106CD37" w14:textId="4B3DDD3B" w:rsidR="007A1E6C" w:rsidRPr="007A1E6C" w:rsidRDefault="007A1E6C" w:rsidP="007A1E6C">
      <w:pPr>
        <w:pStyle w:val="Rovnice"/>
        <w:rPr>
          <w:iCs/>
        </w:rPr>
      </w:pPr>
      <w:r>
        <w:tab/>
      </w:r>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r>
        <w:tab/>
        <w:t>Rov.</w:t>
      </w:r>
      <w:r w:rsidRPr="00191F46">
        <w:t xml:space="preserve"> </w:t>
      </w:r>
      <w:r>
        <w:rPr>
          <w:noProof/>
        </w:rPr>
        <w:fldChar w:fldCharType="begin"/>
      </w:r>
      <w:r>
        <w:rPr>
          <w:noProof/>
        </w:rPr>
        <w:instrText xml:space="preserve"> SEQ Rov. \* ARABIC </w:instrText>
      </w:r>
      <w:r>
        <w:rPr>
          <w:noProof/>
        </w:rPr>
        <w:fldChar w:fldCharType="separate"/>
      </w:r>
      <w:r>
        <w:rPr>
          <w:noProof/>
        </w:rPr>
        <w:t>3</w:t>
      </w:r>
      <w:r>
        <w:rPr>
          <w:noProof/>
        </w:rPr>
        <w:fldChar w:fldCharType="end"/>
      </w:r>
    </w:p>
    <w:p w14:paraId="499DE89E" w14:textId="522FC1F1" w:rsidR="0078047C" w:rsidRPr="00191F46" w:rsidRDefault="005C01BE" w:rsidP="00D06C25">
      <w:pPr>
        <w:pStyle w:val="Standartnitext"/>
      </w:pPr>
      <w:r>
        <w:t>Důsledkem užití funkce</w:t>
      </w:r>
      <w:r w:rsidR="00D346E5">
        <w:t xml:space="preserve"> softmax</w:t>
      </w:r>
      <w:r w:rsidR="00306489">
        <w:t xml:space="preserve"> </w:t>
      </w:r>
      <w:r>
        <w:t>je, že na výstupu neuronové sítě bude vektor</w:t>
      </w:r>
      <w:r w:rsidR="00B20C7A">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t>
      </w:r>
      <w:r w:rsidR="00B20C7A">
        <w:t>který</w:t>
      </w:r>
      <w:r>
        <w:t xml:space="preserve"> bude vyjadřovat pravděpodobnosti pro jednotlivé třídy určené pořadím v rámci </w:t>
      </w:r>
      <w:r w:rsidR="007B53D1">
        <w:t>vektoru a díky normalizační</w:t>
      </w:r>
      <w:r w:rsidR="00B20C7A">
        <w:t xml:space="preserve">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6C34BEA7" w:rsidR="00191F46" w:rsidRDefault="00D06C25" w:rsidP="00833DD2">
      <w:pPr>
        <w:pStyle w:val="Heading3"/>
      </w:pPr>
      <w:r>
        <w:t xml:space="preserve"> </w:t>
      </w:r>
      <w:bookmarkStart w:id="13" w:name="_Toc5973925"/>
      <w:r w:rsidR="00191F46" w:rsidRPr="00191F46">
        <w:t>Učení neuronových sítí</w:t>
      </w:r>
      <w:bookmarkEnd w:id="13"/>
    </w:p>
    <w:p w14:paraId="7B3361BD" w14:textId="77C9DF5B" w:rsidR="00FA01B0" w:rsidRPr="00453E50" w:rsidRDefault="006C09AC" w:rsidP="00FA01B0">
      <w:pPr>
        <w:pStyle w:val="Standartnitext"/>
        <w:ind w:firstLine="708"/>
      </w:pPr>
      <w:r>
        <w:t>Podstatu učení</w:t>
      </w:r>
      <w:r w:rsidR="00624398">
        <w:t xml:space="preserve"> neuronové sítě</w:t>
      </w:r>
      <w:r>
        <w:t xml:space="preserve"> shrnuje Olej, kte</w:t>
      </w:r>
      <w:r>
        <w:rPr>
          <w:lang w:val="en-US"/>
        </w:rPr>
        <w:t>r</w:t>
      </w:r>
      <w:r>
        <w:t>ý</w:t>
      </w:r>
      <w:r w:rsidR="00624398">
        <w:t xml:space="preserve"> jej</w:t>
      </w:r>
      <w:r>
        <w:t xml:space="preserve"> cha</w:t>
      </w:r>
      <w:r w:rsidR="00624398">
        <w:t>r</w:t>
      </w:r>
      <w:r>
        <w:t>akterizuje jako proces, ve kterém „</w:t>
      </w:r>
      <w:r>
        <w:rPr>
          <w:i/>
        </w:rPr>
        <w:t>...dochází k modifikaci synaptických vah za účelem dosažení co možná největší shody mezi skutečným a požadovaným výstupem.“</w:t>
      </w:r>
      <w:r w:rsidR="00E54B62">
        <w:rPr>
          <w:i/>
        </w:rPr>
        <w:t xml:space="preserve"> </w:t>
      </w:r>
      <w:r w:rsidR="00E54B62">
        <w:rPr>
          <w:i/>
        </w:rPr>
        <w:fldChar w:fldCharType="begin"/>
      </w:r>
      <w:r w:rsidR="00E54B62">
        <w:rPr>
          <w:i/>
        </w:rPr>
        <w:instrText xml:space="preserve"> ADDIN ZOTERO_ITEM CSL_CITATION {"citationID":"wTzn50mo","properties":{"formattedCitation":"(Vladim\\uc0\\u237{}r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E54B62">
        <w:rPr>
          <w:i/>
        </w:rPr>
        <w:fldChar w:fldCharType="separate"/>
      </w:r>
      <w:r w:rsidR="00E54B62" w:rsidRPr="006C09AC">
        <w:rPr>
          <w:rFonts w:cs="Times New Roman"/>
          <w:szCs w:val="24"/>
        </w:rPr>
        <w:t>(Vladimír Olej a Hájek Petr 2010)</w:t>
      </w:r>
      <w:r w:rsidR="00E54B62">
        <w:rPr>
          <w:i/>
        </w:rPr>
        <w:fldChar w:fldCharType="end"/>
      </w:r>
      <w:r>
        <w:t xml:space="preserve">. V </w:t>
      </w:r>
      <w:r w:rsidR="006E279D">
        <w:t>případě „učení s učitelem“ probíhá</w:t>
      </w:r>
      <w:r>
        <w:t xml:space="preserve"> učení</w:t>
      </w:r>
      <w:r w:rsidR="006E279D">
        <w:t xml:space="preserve"> postupným</w:t>
      </w:r>
      <w:r w:rsidR="006E279D" w:rsidRPr="00191F46">
        <w:t xml:space="preserve"> předkládáním </w:t>
      </w:r>
      <w:r w:rsidR="006E279D" w:rsidRPr="00191F46">
        <w:rPr>
          <w:i/>
        </w:rPr>
        <w:t>m</w:t>
      </w:r>
      <w:r w:rsidR="006E279D" w:rsidRPr="00191F46">
        <w:t xml:space="preserve"> </w:t>
      </w:r>
      <w:r w:rsidR="006E279D">
        <w:t xml:space="preserve">dvojic </w:t>
      </w:r>
      <m:oMath>
        <m:r>
          <w:rPr>
            <w:rFonts w:ascii="Cambria Math" w:hAnsi="Cambria Math"/>
          </w:rPr>
          <m:t>(x→y)</m:t>
        </m:r>
      </m:oMath>
      <w:r w:rsidR="006E279D" w:rsidRPr="00191F46">
        <w:t xml:space="preserve"> do neuronové sítě</w:t>
      </w:r>
      <w:r w:rsidR="003E58B3">
        <w:t>.</w:t>
      </w:r>
      <w:r w:rsidR="00FB70D1">
        <w:t xml:space="preserve"> </w:t>
      </w:r>
      <w:r w:rsidR="00FA01B0">
        <w:t xml:space="preserve">Na začátku </w:t>
      </w:r>
      <w:r w:rsidR="00624398">
        <w:t>tohoto procesu</w:t>
      </w:r>
      <w:r w:rsidR="00FA01B0">
        <w:t xml:space="preserve"> jsou všechny váhy iniciovány jako náhodné hodnoty</w:t>
      </w:r>
      <w:r w:rsidR="00624398">
        <w:t xml:space="preserve"> blízké nule. </w:t>
      </w:r>
      <w:r w:rsidR="00FA01B0">
        <w:t xml:space="preserve">Vstupní data </w:t>
      </w:r>
      <w:r>
        <w:t>poté postupně procházejí</w:t>
      </w:r>
      <w:r w:rsidR="00FA01B0">
        <w:t xml:space="preserve"> </w:t>
      </w:r>
      <w:r w:rsidR="00320D95">
        <w:t xml:space="preserve"> transformacemi jednotlivých vrstev neuronové sítě až na její výstupní vrstvu</w:t>
      </w:r>
      <w:r w:rsidR="00FA01B0">
        <w:t>.</w:t>
      </w:r>
      <w:r>
        <w:t xml:space="preserve"> </w:t>
      </w:r>
      <w:r w:rsidR="00320D95">
        <w:t>Ve chvíli, kdy tímto způsobem projde celá datová sada</w:t>
      </w:r>
      <w:r>
        <w:t xml:space="preserve">, hovoříme o takzvané jedné </w:t>
      </w:r>
      <w:r w:rsidRPr="00320D95">
        <w:t>epoše</w:t>
      </w:r>
      <w:r>
        <w:t xml:space="preserve"> učení</w:t>
      </w:r>
      <w:r w:rsidR="00634113">
        <w:t xml:space="preserve"> </w:t>
      </w:r>
      <w:r w:rsidR="00634113">
        <w:fldChar w:fldCharType="begin"/>
      </w:r>
      <w:r w:rsidR="00634113">
        <w:instrText xml:space="preserve"> ADDIN ZOTERO_ITEM CSL_CITATION {"citationID":"ssNUkgUx","properties":{"formattedCitation":"(Vladim\\uc0\\u237{}r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34113">
        <w:fldChar w:fldCharType="separate"/>
      </w:r>
      <w:r w:rsidR="00634113" w:rsidRPr="00FB70D1">
        <w:rPr>
          <w:rFonts w:cs="Times New Roman"/>
          <w:szCs w:val="24"/>
        </w:rPr>
        <w:t>(Vladimír Olej a Hájek Petr 2010)</w:t>
      </w:r>
      <w:r w:rsidR="00634113">
        <w:fldChar w:fldCharType="end"/>
      </w:r>
      <w:r>
        <w:t>.</w:t>
      </w:r>
      <w:r w:rsidR="003851EA">
        <w:t xml:space="preserve"> K</w:t>
      </w:r>
      <w:r w:rsidR="009A27CB">
        <w:t> </w:t>
      </w:r>
      <w:r w:rsidR="003851EA">
        <w:t>modifikaci</w:t>
      </w:r>
      <w:r w:rsidR="009A27CB">
        <w:t xml:space="preserve"> </w:t>
      </w:r>
      <w:r w:rsidR="003851EA">
        <w:t>vah</w:t>
      </w:r>
      <w:r w:rsidR="009A27CB">
        <w:t xml:space="preserve"> nemusí však dojít až po dokončení celé epochy, ale váhy lze adaptovat už</w:t>
      </w:r>
      <w:r w:rsidR="003851EA">
        <w:t xml:space="preserve"> po projití </w:t>
      </w:r>
      <m:oMath>
        <m:r>
          <w:rPr>
            <w:rFonts w:ascii="Cambria Math" w:hAnsi="Cambria Math"/>
          </w:rPr>
          <m:t>m</m:t>
        </m:r>
      </m:oMath>
      <w:r w:rsidR="003851EA">
        <w:rPr>
          <w:rFonts w:eastAsiaTheme="minorEastAsia"/>
        </w:rPr>
        <w:t xml:space="preserve"> vstupních dat</w:t>
      </w:r>
      <w:r w:rsidR="009A27CB">
        <w:rPr>
          <w:rFonts w:eastAsiaTheme="minorEastAsia"/>
        </w:rPr>
        <w:t xml:space="preserve"> - anglicky je </w:t>
      </w:r>
      <m:oMath>
        <m:r>
          <w:rPr>
            <w:rFonts w:ascii="Cambria Math" w:eastAsiaTheme="minorEastAsia" w:hAnsi="Cambria Math"/>
          </w:rPr>
          <m:t>m</m:t>
        </m:r>
      </m:oMath>
      <w:r w:rsidR="009A27CB">
        <w:rPr>
          <w:rFonts w:eastAsiaTheme="minorEastAsia"/>
        </w:rPr>
        <w:t xml:space="preserve"> nazýváno jako „</w:t>
      </w:r>
      <w:r w:rsidR="009A27CB" w:rsidRPr="00634113">
        <w:rPr>
          <w:rFonts w:eastAsiaTheme="minorEastAsia"/>
        </w:rPr>
        <w:t>batch-size</w:t>
      </w:r>
      <w:r w:rsidR="009A27CB">
        <w:rPr>
          <w:rFonts w:eastAsiaTheme="minorEastAsia"/>
        </w:rPr>
        <w:t>“</w:t>
      </w:r>
      <w:r w:rsidR="003851EA">
        <w:rPr>
          <w:rFonts w:eastAsiaTheme="minorEastAsia"/>
        </w:rPr>
        <w:t>.</w:t>
      </w:r>
      <w:r w:rsidR="00E54B62">
        <w:rPr>
          <w:rFonts w:eastAsiaTheme="minorEastAsia"/>
        </w:rPr>
        <w:t xml:space="preserve"> Hodnota </w:t>
      </w:r>
      <m:oMath>
        <m:r>
          <w:rPr>
            <w:rFonts w:ascii="Cambria Math" w:eastAsiaTheme="minorEastAsia" w:hAnsi="Cambria Math"/>
          </w:rPr>
          <m:t>m</m:t>
        </m:r>
      </m:oMath>
      <w:r w:rsidR="00E54B62">
        <w:rPr>
          <w:rFonts w:eastAsiaTheme="minorEastAsia"/>
        </w:rPr>
        <w:t xml:space="preserve"> má přímý vliv na kvalitu</w:t>
      </w:r>
      <w:r w:rsidR="00634113">
        <w:rPr>
          <w:rFonts w:eastAsiaTheme="minorEastAsia"/>
        </w:rPr>
        <w:t xml:space="preserve"> a rychlost</w:t>
      </w:r>
      <w:r w:rsidR="00E54B62">
        <w:rPr>
          <w:rFonts w:eastAsiaTheme="minorEastAsia"/>
        </w:rPr>
        <w:t xml:space="preserve"> učení </w:t>
      </w:r>
      <w:r w:rsidR="00E54B62">
        <w:rPr>
          <w:rFonts w:eastAsiaTheme="minorEastAsia"/>
        </w:rPr>
        <w:fldChar w:fldCharType="begin"/>
      </w:r>
      <w:r w:rsidR="00E54B62">
        <w:rPr>
          <w:rFonts w:eastAsiaTheme="minorEastAsia"/>
        </w:rPr>
        <w:instrText xml:space="preserve"> ADDIN ZOTERO_ITEM CSL_CITATION {"citationID":"WqE0cQKV","properties":{"formattedCitation":"(Keskar et al. 2016)","plainCitation":"(Keskar et al. 2016)","noteIndex":0},"citationItems":[{"id":988,"uris":["http://zotero.org/users/local/IbRhotwj/items/4GQZZB7K"],"uri":["http://zotero.org/users/local/IbRhotwj/items/4GQZZB7K"],"itemData":{"id":988,"type":"article-journal","title":"On Large-Batch Training for Deep Learning: Generalization Gap and Sharp Minima","container-title":"arXiv:1609.04836 [cs, math]","source":"arXiv.org","abstract":"The stochastic gradient descent (SGD) method and its variants are algorithms of choice for many Deep Learning tasks. These methods operate in a small-batch regime wherein a fraction of the training data, say $32$-$512$ data points, is sampled to compute an approximation to the gradient. It has been observed in practice that when using a larger batch there is a degradation in the quality of the model, as measured by its ability to generalize. We investigate the cause for this generalization drop in the large-batch regime and present numerical evidence that supports the view that large-batch methods tend to converge to sharp minimizers of the training and testing functions - and as is well known, sharp minima lead to poorer generalization. In contrast, small-batch methods consistently converge to flat minimizers, and our experiments support a commonly held view that this is due to the inherent noise in the gradient estimation. We discuss several strategies to attempt to help large-batch methods eliminate this generalization gap.","URL":"http://arxiv.org/abs/1609.04836","note":"arXiv: 1609.04836","shortTitle":"On Large-Batch Training for Deep Learning","author":[{"family":"Keskar","given":"Nitish Shirish"},{"family":"Mudigere","given":"Dheevatsa"},{"family":"Nocedal","given":"Jorge"},{"family":"Smelyanskiy","given":"Mikhail"},{"family":"Tang","given":"Ping Tak Peter"}],"issued":{"date-parts":[["2016",9,15]]},"accessed":{"date-parts":[["2019",4,8]]}}}],"schema":"https://github.com/citation-style-language/schema/raw/master/csl-citation.json"} </w:instrText>
      </w:r>
      <w:r w:rsidR="00E54B62">
        <w:rPr>
          <w:rFonts w:eastAsiaTheme="minorEastAsia"/>
        </w:rPr>
        <w:fldChar w:fldCharType="separate"/>
      </w:r>
      <w:r w:rsidR="00E54B62" w:rsidRPr="00E54B62">
        <w:t>(Keskar et al. 2016)</w:t>
      </w:r>
      <w:r w:rsidR="00E54B62">
        <w:rPr>
          <w:rFonts w:eastAsiaTheme="minorEastAsia"/>
        </w:rPr>
        <w:fldChar w:fldCharType="end"/>
      </w:r>
      <w:r w:rsidR="00E54B62">
        <w:rPr>
          <w:rFonts w:eastAsiaTheme="minorEastAsia"/>
        </w:rPr>
        <w:t>.</w:t>
      </w:r>
      <w:r>
        <w:t xml:space="preserve"> </w:t>
      </w:r>
      <w:r w:rsidR="00EF40C9">
        <w:t xml:space="preserve">Po projítí </w:t>
      </w:r>
      <m:oMath>
        <m:r>
          <w:rPr>
            <w:rFonts w:ascii="Cambria Math" w:hAnsi="Cambria Math"/>
          </w:rPr>
          <m:t>m</m:t>
        </m:r>
      </m:oMath>
      <w:r w:rsidR="00EF40C9">
        <w:rPr>
          <w:rFonts w:eastAsiaTheme="minorEastAsia"/>
        </w:rPr>
        <w:t xml:space="preserve"> dat je tedy n</w:t>
      </w:r>
      <w:r w:rsidR="009A27CB">
        <w:t xml:space="preserve">a podmnožině dat </w:t>
      </w:r>
      <m:oMath>
        <m:r>
          <w:rPr>
            <w:rFonts w:ascii="Cambria Math" w:hAnsi="Cambria Math"/>
          </w:rPr>
          <m:t>t</m:t>
        </m:r>
      </m:oMath>
      <w:r w:rsidR="009A27CB">
        <w:t>, které prošly neuronovou sítí</w:t>
      </w:r>
      <w:r w:rsidR="00EF40C9">
        <w:t>,</w:t>
      </w:r>
      <w:r w:rsidR="009A27CB">
        <w:t xml:space="preserve"> </w:t>
      </w:r>
      <w:r w:rsidR="00FA01B0">
        <w:t xml:space="preserve">spočítán </w:t>
      </w:r>
      <w:r w:rsidR="00E54B62">
        <w:t xml:space="preserve">výstup </w:t>
      </w:r>
      <w:r w:rsidR="00FA01B0">
        <w:t xml:space="preserve">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9A27CB">
        <w:t>.</w:t>
      </w:r>
      <w:r w:rsidR="00FA01B0" w:rsidRPr="00191F46">
        <w:t xml:space="preserve"> </w:t>
      </w:r>
      <w:r w:rsidR="00E54B62">
        <w:t>Jde o</w:t>
      </w:r>
      <w:r w:rsidR="00FA01B0" w:rsidRPr="00191F46">
        <w:t xml:space="preserv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FA01B0" w:rsidRPr="00191F46">
        <w:t xml:space="preserve"> </w:t>
      </w:r>
      <w:r w:rsidR="00FA01B0">
        <w:t xml:space="preserve">a </w:t>
      </w:r>
      <w:r w:rsidR="00E54B62">
        <w:t>správn</w:t>
      </w:r>
      <w:r w:rsidR="00060541">
        <w:t>ých hodnot</w:t>
      </w:r>
      <w:r w:rsidR="00FA01B0">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E54B62">
        <w:rPr>
          <w:rFonts w:eastAsiaTheme="minorEastAsia"/>
        </w:rPr>
        <w:t>, vyplynul</w:t>
      </w:r>
      <w:r w:rsidR="00060541">
        <w:rPr>
          <w:rFonts w:eastAsiaTheme="minorEastAsia"/>
        </w:rPr>
        <w:t>ých</w:t>
      </w:r>
      <w:r w:rsidR="00E54B62">
        <w:rPr>
          <w:rFonts w:eastAsiaTheme="minorEastAsia"/>
        </w:rPr>
        <w:t xml:space="preserve"> ze vstupních dat</w:t>
      </w:r>
      <w:r w:rsidR="00FA01B0">
        <w:t>. Chybových funkcí existuje v oboru strojového učení celá řada. Rov 5. představuje předpis</w:t>
      </w:r>
      <w:r w:rsidR="00EF40C9">
        <w:t xml:space="preserve"> jedné z nich, a to konkrétně</w:t>
      </w:r>
      <w:r w:rsidR="00FA01B0">
        <w:t xml:space="preserve"> </w:t>
      </w:r>
      <w:r w:rsidR="00EF40C9">
        <w:t>„</w:t>
      </w:r>
      <w:r w:rsidR="00FA01B0">
        <w:t>střední kvadratické chyby</w:t>
      </w:r>
      <w:r w:rsidR="00EF40C9">
        <w:t>“</w:t>
      </w:r>
      <w:r w:rsidR="00634113">
        <w:t>. Použité</w:t>
      </w:r>
      <w:r w:rsidR="005C7D24">
        <w:t xml:space="preserve"> </w:t>
      </w:r>
      <w:r w:rsidR="005C7D24">
        <w:lastRenderedPageBreak/>
        <w:t>proměnné odpovídají zde zavedené symbolice</w:t>
      </w:r>
      <w:r w:rsidR="00FA01B0">
        <w:t>.</w:t>
      </w:r>
      <w:r w:rsidR="009A27CB">
        <w:t xml:space="preserve"> Tento konkrétní tvar je použitelný v případě, že na výstupní vrstvě je jeden neuron </w:t>
      </w:r>
      <w:r w:rsidR="009A27CB">
        <w:fldChar w:fldCharType="begin"/>
      </w:r>
      <w:r w:rsidR="003E1E49">
        <w:instrText xml:space="preserve"> ADDIN ZOTERO_ITEM CSL_CITATION {"citationID":"OUdqelxs","properties":{"formattedCitation":"(Vladim\\uc0\\u237{}r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9A27CB">
        <w:fldChar w:fldCharType="separate"/>
      </w:r>
      <w:r w:rsidR="009A27CB" w:rsidRPr="00FB70D1">
        <w:rPr>
          <w:rFonts w:cs="Times New Roman"/>
          <w:szCs w:val="24"/>
        </w:rPr>
        <w:t>(Vladimír Olej a Hájek Petr 2010)</w:t>
      </w:r>
      <w:r w:rsidR="009A27CB">
        <w:fldChar w:fldCharType="end"/>
      </w:r>
      <w:r w:rsidR="009A27CB">
        <w:t>.</w:t>
      </w:r>
    </w:p>
    <w:p w14:paraId="7D397BEE" w14:textId="69A8F982" w:rsidR="00FA01B0" w:rsidRPr="006E279D" w:rsidRDefault="00FA01B0" w:rsidP="00FA01B0">
      <w:pPr>
        <w:pStyle w:val="Rovnice"/>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w:r>
        <w:tab/>
      </w:r>
      <w:bookmarkStart w:id="14" w:name="_Ref4237026"/>
      <w:r>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bookmarkEnd w:id="14"/>
    </w:p>
    <w:p w14:paraId="0A1A977A" w14:textId="1D773C3D" w:rsidR="00FA01B0" w:rsidRPr="00191F46" w:rsidRDefault="009E1121" w:rsidP="00FA01B0">
      <w:pPr>
        <w:pStyle w:val="Standartnitext"/>
      </w:pPr>
      <w:r>
        <w:t>Samotný a</w:t>
      </w:r>
      <w:r w:rsidR="00320D95">
        <w:t>lgoritmus</w:t>
      </w:r>
      <w:r w:rsidR="00FA01B0" w:rsidRPr="00191F46">
        <w:t xml:space="preserve"> učení</w:t>
      </w:r>
      <w:r w:rsidR="00FA01B0">
        <w:t xml:space="preserve"> </w:t>
      </w:r>
      <w:r w:rsidR="00634113">
        <w:t>spočívá v</w:t>
      </w:r>
      <w:r w:rsidR="00FA01B0">
        <w:t xml:space="preserve"> minimalizaci vybrané chybové funkce</w:t>
      </w:r>
      <w:r>
        <w:t xml:space="preserve"> pomocí adaptace </w:t>
      </w:r>
      <m:oMath>
        <m:r>
          <w:rPr>
            <w:rFonts w:ascii="Cambria Math" w:hAnsi="Cambria Math"/>
          </w:rPr>
          <m:t>w</m:t>
        </m:r>
      </m:oMath>
      <w:r w:rsidR="00FA01B0">
        <w:t>.</w:t>
      </w:r>
      <w:r w:rsidR="0063395F">
        <w:t xml:space="preserve"> Vzhledem k počtu parametrů </w:t>
      </w:r>
      <w:r w:rsidR="00634113">
        <w:t xml:space="preserve">vah </w:t>
      </w:r>
      <w:r w:rsidR="0063395F">
        <w:t>je nevhodné</w:t>
      </w:r>
      <w:r w:rsidR="00F76F96">
        <w:t>, ba nemožné</w:t>
      </w:r>
      <w:r w:rsidR="0063395F">
        <w:t xml:space="preserve"> hledat (lokální) minimum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 xml:space="preserve"> analyticky</w:t>
      </w:r>
      <w:r w:rsidR="00634113">
        <w:t>, například</w:t>
      </w:r>
      <w:r w:rsidR="00F76F96">
        <w:t xml:space="preserve"> </w:t>
      </w:r>
      <w:r w:rsidR="0063395F">
        <w:t>za pomocí</w:t>
      </w:r>
      <w:r w:rsidR="00F76F96">
        <w:t xml:space="preserve"> druhé derivace funkce. Místo toho se obvykle ve strojovém učení aproximuje lokální minimum iterativně, kdy se parametry ladí v záporém směru nalezeného gradientu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w:t>
      </w:r>
      <w:r w:rsidR="006E279D">
        <w:t xml:space="preserve"> </w:t>
      </w:r>
      <w:r w:rsidR="00634113">
        <w:t>Znamená to, že ve</w:t>
      </w:r>
      <w:r w:rsidR="00FA01B0" w:rsidRPr="00191F46">
        <w:t xml:space="preserve"> chvíli, kdy je spočítána hodnota chybové funkce, je nutné zpětně pro všechny </w:t>
      </w:r>
      <w:r w:rsidR="00060541">
        <w:t xml:space="preserve">váhy </w:t>
      </w:r>
      <w:r w:rsidR="00FA01B0" w:rsidRPr="00191F46">
        <w:t xml:space="preserve">vypočítat </w:t>
      </w:r>
      <w:r>
        <w:t xml:space="preserve">vhodné </w:t>
      </w:r>
      <m:oMath>
        <m:r>
          <m:rPr>
            <m:sty m:val="p"/>
          </m:rPr>
          <w:rPr>
            <w:rFonts w:ascii="Cambria Math" w:hAnsi="Cambria Math"/>
          </w:rPr>
          <m:t>Δ</m:t>
        </m:r>
        <m:r>
          <w:rPr>
            <w:rFonts w:ascii="Cambria Math" w:hAnsi="Cambria Math"/>
          </w:rPr>
          <m:t>w</m:t>
        </m:r>
      </m:oMath>
      <w:r w:rsidR="00BD6956">
        <w:t>.</w:t>
      </w:r>
      <w:r w:rsidR="00634113">
        <w:t xml:space="preserve"> Jedná se o metodu nazvanou </w:t>
      </w:r>
      <w:r w:rsidR="000678F8">
        <w:t>„metoda zpětného šíření chyby“.</w:t>
      </w:r>
      <w:r w:rsidR="00BD6956">
        <w:t xml:space="preserve"> Rov. 5 formálně vyjadřuje hledanou hodnotu, kde </w:t>
      </w:r>
      <m:oMath>
        <m:r>
          <w:rPr>
            <w:rFonts w:ascii="Cambria Math" w:hAnsi="Cambria Math"/>
          </w:rPr>
          <m:t>η</m:t>
        </m:r>
      </m:oMath>
      <w:r w:rsidR="00BD6956">
        <w:rPr>
          <w:rFonts w:eastAsiaTheme="minorEastAsia"/>
        </w:rPr>
        <w:t xml:space="preserve"> figuruje jako rychlost učení. Tento hyperparametr definuje</w:t>
      </w:r>
      <w:r w:rsidR="00F76F96" w:rsidRPr="00F76F96">
        <w:rPr>
          <w:rFonts w:eastAsiaTheme="minorEastAsia"/>
        </w:rPr>
        <w:t xml:space="preserve"> </w:t>
      </w:r>
      <w:r w:rsidR="00F76F96">
        <w:rPr>
          <w:rFonts w:eastAsiaTheme="minorEastAsia"/>
        </w:rPr>
        <w:t>velikost postupu ve směru gradientu</w:t>
      </w:r>
      <w:r w:rsidR="00BD6956">
        <w:rPr>
          <w:rFonts w:eastAsiaTheme="minorEastAsia"/>
        </w:rPr>
        <w:t>.</w:t>
      </w:r>
      <w:r w:rsidR="004B7BA1">
        <w:rPr>
          <w:rFonts w:eastAsiaTheme="minorEastAsia"/>
        </w:rPr>
        <w:t xml:space="preserve"> Rov. 5 lze nadále rozvinout a najít potřebné vztahy pro korekci vah v</w:t>
      </w:r>
      <w:r w:rsidR="002A3C3E">
        <w:rPr>
          <w:rFonts w:eastAsiaTheme="minorEastAsia"/>
        </w:rPr>
        <w:t> závislosti na</w:t>
      </w:r>
      <w:r w:rsidR="004B7BA1">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0678F8">
        <w:rPr>
          <w:rFonts w:eastAsiaTheme="minorEastAsia"/>
        </w:rPr>
        <w:t xml:space="preserve"> a užitých aktivačních funkcí</w:t>
      </w:r>
      <w:r w:rsidR="002A3C3E">
        <w:t>.</w:t>
      </w:r>
      <w:r w:rsidR="00BD6956">
        <w:t xml:space="preserve"> </w:t>
      </w:r>
      <w:r w:rsidRPr="00191F46">
        <w:fldChar w:fldCharType="begin"/>
      </w:r>
      <w:r>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Pr="007911EC">
        <w:rPr>
          <w:rFonts w:cs="Times New Roman"/>
          <w:szCs w:val="24"/>
        </w:rPr>
        <w:t>(Vladimír Olej a Hájek Petr 2010)</w:t>
      </w:r>
      <w:r w:rsidRPr="00191F46">
        <w:fldChar w:fldCharType="end"/>
      </w:r>
      <w:r w:rsidR="00FA01B0" w:rsidRPr="00191F46">
        <w:t>.</w:t>
      </w:r>
      <w:r w:rsidR="004B7BA1">
        <w:t xml:space="preserve"> Jsou-li všechny hyperparamtery nastaveny vhodným způsobem, pak systém neuronové sítě </w:t>
      </w:r>
      <w:r w:rsidR="0063395F">
        <w:t>konverguje</w:t>
      </w:r>
      <w:r w:rsidR="004B7BA1">
        <w:t xml:space="preserve"> po několika epochách </w:t>
      </w:r>
      <w:r w:rsidR="0063395F">
        <w:t>k</w:t>
      </w:r>
      <w:r w:rsidR="004B7BA1">
        <w:t xml:space="preserve"> lokálním minimu</w:t>
      </w:r>
      <w:r w:rsidR="0063395F">
        <w:t xml:space="preserve"> </w:t>
      </w:r>
      <w:r w:rsidR="0063395F">
        <w:rPr>
          <w:lang w:val="en-US"/>
        </w:rPr>
        <w:t>ch</w:t>
      </w:r>
      <w:r w:rsidR="0063395F">
        <w:t xml:space="preserve">ybové funkce, což znamená, že adaptoval </w:t>
      </w:r>
      <w:r w:rsidR="002A3C3E">
        <w:t>všechny své parametry (synaptické váhy)</w:t>
      </w:r>
      <w:r w:rsidR="0063395F">
        <w:t xml:space="preserve"> pro replikaci </w:t>
      </w:r>
      <m:oMath>
        <m:r>
          <w:rPr>
            <w:rFonts w:ascii="Cambria Math" w:hAnsi="Cambria Math"/>
          </w:rPr>
          <m:t>x→y</m:t>
        </m:r>
      </m:oMath>
      <w:r w:rsidR="0063395F">
        <w:rPr>
          <w:rFonts w:eastAsiaTheme="minorEastAsia"/>
        </w:rPr>
        <w:t xml:space="preserve"> datové sady a v ideálním případě bude použitelný i na data mimo tuto sadu</w:t>
      </w:r>
      <w:r w:rsidR="004B7BA1">
        <w:t>.</w:t>
      </w:r>
    </w:p>
    <w:p w14:paraId="72C42CED" w14:textId="2954762D" w:rsidR="00BD6956" w:rsidRPr="006E279D" w:rsidRDefault="00BD6956" w:rsidP="00BD6956">
      <w:pPr>
        <w:pStyle w:val="Rovnice"/>
      </w:pPr>
      <w:r>
        <w:tab/>
      </w:r>
      <w:commentRangeStart w:id="15"/>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w:commentRangeEnd w:id="15"/>
        <m:r>
          <m:rPr>
            <m:sty m:val="p"/>
          </m:rPr>
          <w:rPr>
            <w:rStyle w:val="CommentReference"/>
            <w:rFonts w:asciiTheme="minorHAnsi" w:eastAsiaTheme="minorHAnsi" w:hAnsiTheme="minorHAnsi" w:cstheme="minorBidi"/>
          </w:rPr>
          <w:commentReference w:id="15"/>
        </m:r>
      </m:oMath>
      <w:r>
        <w:tab/>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p>
    <w:p w14:paraId="27A46E6A" w14:textId="6A118E0E" w:rsidR="00FA01B0" w:rsidRDefault="00A350AA" w:rsidP="00D87C6B">
      <w:pPr>
        <w:pStyle w:val="Standartnitext"/>
        <w:ind w:firstLine="708"/>
      </w:pPr>
      <w:r>
        <w:t xml:space="preserve">Podobně jako existuje </w:t>
      </w:r>
      <w:r w:rsidR="00544B82">
        <w:t>několik</w:t>
      </w:r>
      <w:r>
        <w:t xml:space="preserve"> chybových funkcí, existují i různé</w:t>
      </w:r>
      <w:r w:rsidR="00D87C6B">
        <w:t xml:space="preserve"> varianty</w:t>
      </w:r>
      <w:r>
        <w:t xml:space="preserve"> </w:t>
      </w:r>
      <w:r w:rsidR="00544B82">
        <w:t>učící</w:t>
      </w:r>
      <w:r w:rsidR="00D87C6B">
        <w:t>ch algoritmů</w:t>
      </w:r>
      <w:r w:rsidR="00544B82">
        <w:t>.</w:t>
      </w:r>
      <w:r w:rsidR="00D87C6B" w:rsidRPr="00191F46">
        <w:t xml:space="preserve"> </w:t>
      </w:r>
      <w:r w:rsidR="00F76F96">
        <w:t xml:space="preserve">Zde byl popsán pouze základní princip metody zpětného šíření chyby pomocí postupného sestupu </w:t>
      </w:r>
      <w:r w:rsidR="00634113">
        <w:t xml:space="preserve">po </w:t>
      </w:r>
      <w:r w:rsidR="00F76F96">
        <w:t>gradientu chybové funkce.</w:t>
      </w:r>
    </w:p>
    <w:p w14:paraId="6176BB88" w14:textId="42009133" w:rsidR="00496118" w:rsidRDefault="00496118" w:rsidP="00496118">
      <w:pPr>
        <w:pStyle w:val="Heading3"/>
      </w:pPr>
      <w:bookmarkStart w:id="16" w:name="_Toc5973926"/>
      <w:r>
        <w:t>Konvoluční neuronové sítě</w:t>
      </w:r>
      <w:bookmarkEnd w:id="16"/>
    </w:p>
    <w:p w14:paraId="23053EDA" w14:textId="4F08C60C" w:rsidR="00496118" w:rsidRDefault="00496118" w:rsidP="00496118">
      <w:pPr>
        <w:pStyle w:val="Standartnitext"/>
      </w:pPr>
      <w:r>
        <w:t>Mezi nejúspě</w:t>
      </w:r>
      <w:r w:rsidR="009507F2">
        <w:t>šnější architektury aplikované</w:t>
      </w:r>
      <w:r>
        <w:t xml:space="preserve"> v počítačové grafice posledních</w:t>
      </w:r>
      <w:r w:rsidR="00470F33">
        <w:t xml:space="preserve"> </w:t>
      </w:r>
      <w:r w:rsidR="009507F2">
        <w:t>let patří</w:t>
      </w:r>
      <w:r>
        <w:t xml:space="preserve"> hluboké konvoluční neuronové sítě (CNN), </w:t>
      </w:r>
      <w:r w:rsidR="00470F33">
        <w:t xml:space="preserve">které se </w:t>
      </w:r>
      <w:r w:rsidR="00B87F69">
        <w:t>pravidelně umísťují na předních příčkách soutěže</w:t>
      </w:r>
      <w:r w:rsidR="00470F33">
        <w:t xml:space="preserve"> ILSVRC</w:t>
      </w:r>
      <w:r>
        <w:rPr>
          <w:rStyle w:val="FootnoteReference"/>
        </w:rPr>
        <w:footnoteReference w:id="1"/>
      </w:r>
      <w:r>
        <w:t xml:space="preserve">.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767EED30" w:rsidR="00496118" w:rsidRDefault="00496118" w:rsidP="00496118">
      <w:pPr>
        <w:pStyle w:val="Standartnitext"/>
      </w:pPr>
      <w:r>
        <w:t>CNN jsou p</w:t>
      </w:r>
      <w:r w:rsidR="00B87F69">
        <w:t xml:space="preserve">ropojením dvou silných konceptů </w:t>
      </w:r>
      <w:r>
        <w:t xml:space="preserve">dopředné neuronové sítě a </w:t>
      </w:r>
      <w:r w:rsidR="00C15D1E">
        <w:t>principu konvoluce.</w:t>
      </w:r>
      <w:r w:rsidR="005F3188">
        <w:t xml:space="preserve"> Přestože aplikace z poslední doby užívají CNN například pro </w:t>
      </w:r>
      <w:r w:rsidR="005F3188">
        <w:lastRenderedPageBreak/>
        <w:t>roz</w:t>
      </w:r>
      <w:r w:rsidR="007B53D1">
        <w:t>poznání řeči či práci s jazykem,</w:t>
      </w:r>
      <w:r w:rsidR="004C0032">
        <w:t xml:space="preserve"> </w:t>
      </w:r>
      <w:r w:rsidR="007B53D1">
        <w:t>p</w:t>
      </w:r>
      <w:r w:rsidR="003173F9">
        <w:t xml:space="preserve">oužívají se </w:t>
      </w:r>
      <w:r w:rsidR="007B53D1">
        <w:t>obvykle</w:t>
      </w:r>
      <w:r w:rsidR="003173F9">
        <w:t xml:space="preserve"> pro obrazová</w:t>
      </w:r>
      <w:r w:rsidR="007B53D1">
        <w:t xml:space="preserve"> nebo</w:t>
      </w:r>
      <w:r w:rsidR="003173F9">
        <w:t xml:space="preserve"> časová data. 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6C228491" w:rsidR="003173F9" w:rsidRDefault="003173F9" w:rsidP="00496118">
      <w:pPr>
        <w:pStyle w:val="Standartnitext"/>
      </w:pPr>
      <w:r>
        <w:t xml:space="preserve">Máme-li dvoudimeznionální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530CB1">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306F9BDF"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8</w:t>
      </w:r>
      <w:r w:rsidR="009A0142">
        <w:rPr>
          <w:noProof/>
        </w:rPr>
        <w:fldChar w:fldCharType="end"/>
      </w:r>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727122C2"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0678F8">
        <w:t>M</w:t>
      </w:r>
      <w:r w:rsidR="00B364EB">
        <w:t xml:space="preserve">otivací pro provedení této operace je </w:t>
      </w:r>
      <w:r w:rsidR="000678F8">
        <w:t>agregace</w:t>
      </w:r>
      <w:r w:rsidR="00B40EE7">
        <w:t xml:space="preserve"> specifických</w:t>
      </w:r>
      <w:r w:rsidR="00B364EB">
        <w:t xml:space="preserve"> znaků</w:t>
      </w:r>
      <w:r w:rsidR="000678F8">
        <w:t xml:space="preserve"> (informací)</w:t>
      </w:r>
      <w:r w:rsidR="00B40EE7">
        <w:t xml:space="preserve"> vstupních dat.</w:t>
      </w:r>
      <w:r w:rsidR="007F6755">
        <w:t xml:space="preserve"> Při konvoluci se redukuje velikost </w:t>
      </w:r>
      <w:r w:rsidR="00C66217">
        <w:t>vstupních dat</w:t>
      </w:r>
      <w:r w:rsidR="007F6755">
        <w:t>, ale</w:t>
      </w:r>
      <w:r w:rsidR="00C66217">
        <w:t xml:space="preserve"> agregovaná</w:t>
      </w:r>
      <w:r w:rsidR="007F6755">
        <w:t xml:space="preserve"> informace pro účely klasifikace je zachována. Díky této redukci lze </w:t>
      </w:r>
      <w:r w:rsidR="00C66217">
        <w:t>může</w:t>
      </w:r>
      <w:r w:rsidR="007F6755">
        <w:t> CNN</w:t>
      </w:r>
      <w:r w:rsidR="00C66217">
        <w:t xml:space="preserve"> efektivně klasifikovat obrázky většího rozlišení</w:t>
      </w:r>
      <w:r w:rsidR="007F6755">
        <w:t xml:space="preserve">. Rovněž je  pomocí </w:t>
      </w:r>
      <w:r w:rsidR="00B40EE7">
        <w:t>konvoluce do určité míry zajištěno, že varianty dat jedné třídy budou do neuronové sítě vstupovat jako invariantní co do velikosti, obč</w:t>
      </w:r>
      <w:r w:rsidR="00FE287A">
        <w:t>asných posunů a jiných distorzí</w:t>
      </w:r>
      <w:r w:rsidR="00B06E5F">
        <w:t xml:space="preserve"> </w:t>
      </w:r>
      <w:r w:rsidR="00B06E5F">
        <w:fldChar w:fldCharType="begin"/>
      </w:r>
      <w:r w:rsidR="00BB6BE2">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 xml:space="preserve">této skutečnosti je </w:t>
      </w:r>
      <w:r w:rsidR="00C66217">
        <w:t>to</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w:t>
      </w:r>
      <w:r w:rsidR="007F6755">
        <w:t>znaky, podle kterých bude možné</w:t>
      </w:r>
      <w:r w:rsidR="00B06E5F">
        <w:t xml:space="preserve">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3DA5F3CE"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5</w:t>
      </w:r>
      <w:r w:rsidR="009A0142">
        <w:rPr>
          <w:noProof/>
        </w:rPr>
        <w:fldChar w:fldCharType="end"/>
      </w:r>
      <w:r>
        <w:t>:</w:t>
      </w:r>
      <w:r w:rsidR="00146CA1">
        <w:t xml:space="preserve"> </w:t>
      </w:r>
      <w:r>
        <w:t>K</w:t>
      </w:r>
      <w:r w:rsidR="00146CA1">
        <w:t>onvoluční architekture LaNet-5</w:t>
      </w:r>
    </w:p>
    <w:p w14:paraId="27A79B95" w14:textId="02DD1497"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BB6BE2">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 xml:space="preserve">romě klasických neuronových </w:t>
      </w:r>
      <w:r w:rsidR="00D61CED">
        <w:lastRenderedPageBreak/>
        <w:t>vrstev</w:t>
      </w:r>
      <w:r w:rsidR="007531D6">
        <w:t>,</w:t>
      </w:r>
      <w:r w:rsidR="00D61CED">
        <w:t xml:space="preserve"> vystupují v těchto architekturách </w:t>
      </w:r>
      <w:r w:rsidR="007531D6">
        <w:t>ještě další jednotky v podobě konvolučních a</w:t>
      </w:r>
      <w:r w:rsidR="004C0032">
        <w:t xml:space="preserve"> </w:t>
      </w:r>
      <w:r w:rsidR="00B06E5F">
        <w:t>„agr</w:t>
      </w:r>
      <w:r w:rsidR="00D928F5">
        <w:t xml:space="preserve">egačních“ </w:t>
      </w:r>
      <w:r w:rsidR="007F6755">
        <w:t xml:space="preserve">angl. </w:t>
      </w:r>
      <w:r w:rsidR="002D486E">
        <w:t>„</w:t>
      </w:r>
      <w:r w:rsidR="007F6755">
        <w:t>subsampling</w:t>
      </w:r>
      <w:r w:rsidR="002D486E">
        <w:t>“</w:t>
      </w:r>
      <w:r w:rsidR="00D928F5">
        <w:t xml:space="preserve"> vrstev.</w:t>
      </w:r>
    </w:p>
    <w:p w14:paraId="69D44DB1" w14:textId="1DCB97E3"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w:t>
      </w:r>
      <w:r w:rsidR="002D486E">
        <w:t>CNN</w:t>
      </w:r>
      <w:r w:rsidR="0026541F">
        <w:t xml:space="preserve"> spočívá mimo jiné</w:t>
      </w:r>
      <w:r w:rsidR="007F6755">
        <w:t xml:space="preserve"> </w:t>
      </w:r>
      <w:r w:rsidR="0026541F">
        <w:t xml:space="preserve">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w:t>
      </w:r>
      <w:r w:rsidR="007F6755">
        <w:t>do navzájem různých konfigurací. D</w:t>
      </w:r>
      <w:r w:rsidR="00C66217">
        <w:t>ů</w:t>
      </w:r>
      <w:r w:rsidR="007F6755">
        <w:t>sledkem toho je „selekce</w:t>
      </w:r>
      <w:r w:rsidR="00D55CD8">
        <w:t xml:space="preserve">“ odlišných znaků. </w:t>
      </w:r>
      <w:r w:rsidR="0026541F">
        <w:t>Počet konvolučních jader figuruje</w:t>
      </w:r>
      <w:r w:rsidR="00C66217">
        <w:t xml:space="preserve"> v softwarových knihovnách pro strojové učení obvykle</w:t>
      </w:r>
      <w:r w:rsidR="0026541F">
        <w:t xml:space="preserve"> jako hyperparametr.</w:t>
      </w:r>
      <w:r w:rsidR="00D55CD8">
        <w:t xml:space="preserve"> S řetězovitou aplikací </w:t>
      </w:r>
      <w:r w:rsidR="00C66217">
        <w:t>konvolučních vrstev</w:t>
      </w:r>
      <w:r w:rsidR="00D55CD8">
        <w:t xml:space="preserve"> se tak uvnitř modelu </w:t>
      </w:r>
      <w:r w:rsidR="00C843FB">
        <w:t>navyšuje počet konfigurací</w:t>
      </w:r>
      <w:r w:rsidR="00EA5F44">
        <w:t xml:space="preserve"> </w:t>
      </w:r>
      <w:r w:rsidR="000F1F24">
        <w:t xml:space="preserve">konvolučních jader </w:t>
      </w:r>
      <w:r w:rsidR="00EA5F44">
        <w:t>a jejich produktů.</w:t>
      </w:r>
      <w:r w:rsidR="00C843FB">
        <w:t xml:space="preserve"> </w:t>
      </w:r>
      <w:r w:rsidR="00EA5F44">
        <w:t>Z</w:t>
      </w:r>
      <w:r w:rsidR="00C843FB">
        <w:t>ároveň se snižuje velikost matice</w:t>
      </w:r>
      <w:r w:rsidR="00EA5F44">
        <w:t xml:space="preserve"> těchto produktů</w:t>
      </w:r>
      <w:r w:rsidR="00C843FB">
        <w:t>, což je přirozený důsledek konvoluce</w:t>
      </w:r>
      <w:r w:rsidR="00C66217">
        <w:t>,</w:t>
      </w:r>
      <w:r w:rsidR="00B82BEB">
        <w:t xml:space="preserve"> </w:t>
      </w:r>
      <w:r w:rsidR="00C66217">
        <w:t xml:space="preserve">při níž </w:t>
      </w:r>
      <w:r w:rsidR="00EA5F44">
        <w:t>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85BEE2E" w:rsidR="00B44C98" w:rsidRDefault="00B05FAC" w:rsidP="00DE262C">
      <w:pPr>
        <w:pStyle w:val="Standartnitext"/>
        <w:ind w:firstLine="708"/>
      </w:pPr>
      <w:r>
        <w:t>V</w:t>
      </w:r>
      <w:r w:rsidR="004C0032">
        <w:t xml:space="preserve"> </w:t>
      </w:r>
      <w:r>
        <w:t>posloupnosti vrstev CNN následuje obvykle za konvoluční vrstvou transformace, která na její výstup aplikuje aktivační funkci, čímž je dosaženo nelinearity výstupu. Třetí v tomto typickém CNN tripletu je takzvaná subsampling či pooling vrstva.</w:t>
      </w:r>
      <w:r w:rsidR="004C0032">
        <w:t xml:space="preserve"> </w:t>
      </w:r>
      <w:r>
        <w:t xml:space="preserve">Funkce této vrstvy se může lišit. Obecně jde ale o další redukci velikosti konvolučního výstupu na základě </w:t>
      </w:r>
      <w:commentRangeStart w:id="17"/>
      <w:r>
        <w:t>okolí</w:t>
      </w:r>
      <w:commentRangeEnd w:id="17"/>
      <w:r w:rsidR="00F516D8">
        <w:rPr>
          <w:rStyle w:val="CommentReference"/>
          <w:rFonts w:asciiTheme="minorHAnsi" w:hAnsiTheme="minorHAnsi" w:cstheme="minorBidi"/>
        </w:rPr>
        <w:commentReference w:id="17"/>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čelem této operace je, aby se</w:t>
      </w:r>
      <w:r w:rsidR="009507F2">
        <w:t xml:space="preserve"> </w:t>
      </w:r>
      <w:r w:rsidR="007F6755">
        <w:t>informace</w:t>
      </w:r>
      <w:r w:rsidR="00375977">
        <w:t xml:space="preserve"> </w:t>
      </w:r>
      <w:r w:rsidR="009507F2">
        <w:t>konvoluční</w:t>
      </w:r>
      <w:r w:rsidR="007F6755">
        <w:t>ch produktů</w:t>
      </w:r>
      <w:r w:rsidR="009507F2">
        <w:t xml:space="preserve"> staly</w:t>
      </w:r>
      <w:r w:rsidR="00375977">
        <w:t xml:space="preserve"> ještě více</w:t>
      </w:r>
      <w:r w:rsidR="007F6755">
        <w:t xml:space="preserve"> agregovanými a </w:t>
      </w:r>
      <w:r w:rsidR="00375977">
        <w:t>invariantní</w:t>
      </w:r>
      <w:r w:rsidR="007F6755">
        <w:t>mi</w:t>
      </w:r>
      <w:r w:rsidR="00375977">
        <w:t xml:space="preserve">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385664B3"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BB6BE2">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5264D153" w14:textId="77777777" w:rsidR="0078254F" w:rsidRDefault="004B31DF" w:rsidP="0078254F">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lastRenderedPageBreak/>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r w:rsidR="009D6FF5">
        <w:t xml:space="preserve">Dalším odvětvím aplikace je takzvaný „scene labeling“, kde jde o identifikaci </w:t>
      </w:r>
      <w:r w:rsidR="0078254F">
        <w:t xml:space="preserve">a zaměření objektů ve scéně. </w:t>
      </w:r>
    </w:p>
    <w:p w14:paraId="6A6F9B51" w14:textId="4E1C5E73" w:rsidR="00DE262C" w:rsidRPr="00B364EB" w:rsidRDefault="00B44C98" w:rsidP="0078254F">
      <w:pPr>
        <w:pStyle w:val="Standartnitext"/>
        <w:ind w:firstLine="708"/>
      </w:pPr>
      <w:r>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rsidR="006E3E31">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4D20041F" w14:textId="1A0AA01F" w:rsidR="00B87F69" w:rsidRDefault="004C31B1" w:rsidP="00F516E5">
      <w:pPr>
        <w:pStyle w:val="Heading3"/>
      </w:pPr>
      <w:r>
        <w:t xml:space="preserve"> </w:t>
      </w:r>
      <w:bookmarkStart w:id="18" w:name="_Toc5973927"/>
      <w:r w:rsidR="00F60241">
        <w:t>Generative adversarial neural networks</w:t>
      </w:r>
      <w:bookmarkEnd w:id="18"/>
    </w:p>
    <w:p w14:paraId="4289C00C" w14:textId="1C7DA946" w:rsidR="00DE262C" w:rsidRPr="00D561B0" w:rsidRDefault="009E14A2" w:rsidP="00DE262C">
      <w:pPr>
        <w:pStyle w:val="Standartnitext"/>
      </w:pPr>
      <w:r>
        <w:t>V</w:t>
      </w:r>
      <w:r w:rsidR="00500E84">
        <w:t>e stručnosti</w:t>
      </w:r>
      <w:r>
        <w:t xml:space="preserve"> jsou zde</w:t>
      </w:r>
      <w:r w:rsidR="00500E84">
        <w:t xml:space="preserve"> </w:t>
      </w:r>
      <w:r w:rsidR="00064F73">
        <w:t>zmíněny</w:t>
      </w:r>
      <w:r>
        <w:t xml:space="preserve"> i</w:t>
      </w:r>
      <w:r w:rsidR="000F66F6">
        <w:t xml:space="preserve"> aktuálně</w:t>
      </w:r>
      <w:r w:rsidR="00500E84">
        <w:t xml:space="preserve"> populární generativní modely uvedené Ianem Goodfellowem nesoucí angl</w:t>
      </w:r>
      <w:r w:rsidR="004C52D2">
        <w:t>ický název Generative Adversari</w:t>
      </w:r>
      <w:r w:rsidR="00500E84">
        <w:t>al Neural Ne</w:t>
      </w:r>
      <w:r w:rsidR="007F3235">
        <w:t>tworks</w:t>
      </w:r>
      <w:r w:rsidR="00500E84">
        <w:t xml:space="preserve"> zkráceně GAN.</w:t>
      </w:r>
      <w:r w:rsidR="00D561B0">
        <w:t>Základním principem</w:t>
      </w:r>
      <w:r w:rsidR="007F3235">
        <w:t xml:space="preserve"> jejich fungování je </w:t>
      </w:r>
      <w:r w:rsidR="00D561B0">
        <w:t>princip „maximální pravděpodobnosti“ tzn</w:t>
      </w:r>
      <w:r w:rsidR="002A6D82">
        <w:t>.</w:t>
      </w:r>
      <w:r w:rsidR="00D561B0">
        <w:t xml:space="preserve"> </w:t>
      </w:r>
      <w:r w:rsidR="00D561B0" w:rsidRPr="00C52069">
        <w:rPr>
          <w:rStyle w:val="citacekurzvou"/>
        </w:rPr>
        <w:t>„...nalezení takových parametrů pro model, aby maximalizoval</w:t>
      </w:r>
      <w:r w:rsidR="00912918" w:rsidRPr="00C52069">
        <w:rPr>
          <w:rStyle w:val="citacekurzvou"/>
        </w:rPr>
        <w:t>y</w:t>
      </w:r>
      <w:r w:rsidR="00D561B0" w:rsidRPr="00C52069">
        <w:rPr>
          <w:rStyle w:val="citacekurzvou"/>
        </w:rPr>
        <w:t xml:space="preserve"> pravděpodobnost trénikových dat“</w:t>
      </w:r>
      <w:r w:rsidR="00D561B0">
        <w:t xml:space="preserve">. </w:t>
      </w:r>
    </w:p>
    <w:p w14:paraId="0896482D" w14:textId="326155B3" w:rsidR="00604C52" w:rsidRDefault="0078254F" w:rsidP="00DE262C">
      <w:pPr>
        <w:pStyle w:val="Standartnitext"/>
      </w:pPr>
      <w:r>
        <w:t xml:space="preserve">Goodfellow navrhl generativní </w:t>
      </w:r>
      <w:r w:rsidR="00604C52">
        <w:t>model skládající se ze dvou komponent</w:t>
      </w:r>
      <w:r w:rsidR="000F66F6">
        <w:t xml:space="preserve"> - generátoru a diskriminátoru</w:t>
      </w:r>
      <w:r w:rsidR="00604C52">
        <w:t xml:space="preserve">. </w:t>
      </w:r>
      <w:r w:rsidR="00DE665A">
        <w:t>Generátor</w:t>
      </w:r>
      <w:r w:rsidR="00EC0DB4">
        <w:t xml:space="preserve"> v každé iteraci</w:t>
      </w:r>
      <w:r w:rsidR="00DE665A">
        <w:t xml:space="preserve"> učení ladí své váhy tak, aby</w:t>
      </w:r>
      <w:r w:rsidR="004C0032">
        <w:t xml:space="preserve"> </w:t>
      </w:r>
      <w:r w:rsidR="00DE665A">
        <w:t>transformoval prvotně iniciovaný šum</w:t>
      </w:r>
      <w:r w:rsidR="00A350AA">
        <w:t xml:space="preserve"> na</w:t>
      </w:r>
      <w:r w:rsidR="00EC0DB4">
        <w:t xml:space="preserve"> </w:t>
      </w:r>
      <w:r w:rsidR="007F3235">
        <w:t>vzorky</w:t>
      </w:r>
      <w:r w:rsidR="00EC0DB4">
        <w:t>, které</w:t>
      </w:r>
      <w:r w:rsidR="007F3235">
        <w:t xml:space="preserve"> napodobují distribuci trénikových dat. V tom mu pomáhá diskriminátor, který tyto vzorky průběžně klasifikuje</w:t>
      </w:r>
      <w:r w:rsidR="000F66F6">
        <w:t xml:space="preserve"> na 1 nebo 0</w:t>
      </w:r>
      <w:r>
        <w:t>. V</w:t>
      </w:r>
      <w:r w:rsidR="00DE665A">
        <w:t xml:space="preserve">zniklá </w:t>
      </w:r>
      <w:commentRangeStart w:id="19"/>
      <w:commentRangeStart w:id="20"/>
      <w:r w:rsidR="00DE665A">
        <w:t>chyba</w:t>
      </w:r>
      <w:commentRangeEnd w:id="19"/>
      <w:r>
        <w:t xml:space="preserve"> této klasifikace</w:t>
      </w:r>
      <w:r w:rsidR="002A6D82">
        <w:rPr>
          <w:rStyle w:val="CommentReference"/>
          <w:rFonts w:asciiTheme="minorHAnsi" w:hAnsiTheme="minorHAnsi" w:cstheme="minorBidi"/>
        </w:rPr>
        <w:commentReference w:id="19"/>
      </w:r>
      <w:commentRangeEnd w:id="20"/>
      <w:r w:rsidR="007F3235">
        <w:rPr>
          <w:rStyle w:val="CommentReference"/>
          <w:rFonts w:asciiTheme="minorHAnsi" w:hAnsiTheme="minorHAnsi" w:cstheme="minorBidi"/>
        </w:rPr>
        <w:commentReference w:id="20"/>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501B2CE2" w14:textId="479409A1" w:rsidR="00DE262C" w:rsidRDefault="00C27FD1" w:rsidP="002A6D82">
      <w:pPr>
        <w:pStyle w:val="Standartnitext"/>
      </w:pPr>
      <w:r>
        <w:t>Většina aplikovaných GAN architektur</w:t>
      </w:r>
      <w:r w:rsidR="000F66F6">
        <w:t xml:space="preserve"> se uživá při generání obrazových dat a </w:t>
      </w:r>
      <w:r>
        <w:t>zakomponovává</w:t>
      </w:r>
      <w:r w:rsidR="000F66F6">
        <w:t xml:space="preserve"> v sobě</w:t>
      </w:r>
      <w:r>
        <w:t xml:space="preserve"> konvoluční mechaniku. Hov</w:t>
      </w:r>
      <w:r w:rsidR="002A6D82">
        <w:t>o</w:t>
      </w:r>
      <w:r>
        <w:t xml:space="preserve">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r w:rsidR="004C52D2">
        <w:t xml:space="preserve"> </w:t>
      </w:r>
      <w:r>
        <w:t>Tyto modely</w:t>
      </w:r>
      <w:r w:rsidR="004E270B">
        <w:t xml:space="preserve"> byly kromě generování nových vzorků</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A obecně</w:t>
      </w:r>
      <w:r w:rsidR="004C0032">
        <w:t xml:space="preserve"> </w:t>
      </w:r>
      <w:r w:rsidR="004C21C0">
        <w:t xml:space="preserve">transformaci obrázků do obrázku určité stylizace například transformace fotografie denní scény na scénu noční </w:t>
      </w:r>
      <w:r w:rsidR="004C21C0">
        <w:fldChar w:fldCharType="begin"/>
      </w:r>
      <w:r w:rsidR="000D3A6C">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2016)","noteIndex":0},"citationItems":[{"id":956,"uris":["http://zotero.org/users/local/IbRhotwj/items/QSUTP3NC"],"uri":["http://zotero.org/users/local/IbRhotwj/items/QSUTP3NC"],"itemData":{"id":956,"type":"paper-conference","title":"Image-to-Image Translation with Conditional Adversarial Networks","publisher-place":"Honolulu","source":"arXiv.org","event":"2017 IEEE Conference on Computer Vision and Pattern Recognition (CVPR) (2017)","event-place":"Honolulu","abstract":"We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either.","URL":"http://arxiv.org/abs/1611.07004","ISBN":"978-1-5386-0457-1","note":"arXiv: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r w:rsidRPr="00CE4100">
        <w:lastRenderedPageBreak/>
        <w:t>Procedurální</w:t>
      </w:r>
      <w:r>
        <w:t xml:space="preserve"> generování</w:t>
      </w:r>
    </w:p>
    <w:p w14:paraId="785995CA" w14:textId="697900CF" w:rsidR="000D17CF" w:rsidRPr="000D17CF" w:rsidRDefault="007F6755" w:rsidP="000D17CF">
      <w:pPr>
        <w:pStyle w:val="Standartnitext"/>
        <w:rPr>
          <w:szCs w:val="26"/>
        </w:rPr>
      </w:pPr>
      <w:r>
        <w:rPr>
          <w:szCs w:val="26"/>
        </w:rPr>
        <w:t>V oboru počítačové grafiky</w:t>
      </w:r>
      <w:r w:rsidR="00D928F5">
        <w:rPr>
          <w:szCs w:val="26"/>
        </w:rPr>
        <w:t xml:space="preserve"> existují v </w:t>
      </w:r>
      <w:r w:rsidR="000D17CF" w:rsidRPr="000D17CF">
        <w:rPr>
          <w:szCs w:val="26"/>
        </w:rPr>
        <w:t xml:space="preserve">podstatě </w:t>
      </w:r>
      <w:r w:rsidR="00060A18">
        <w:rPr>
          <w:szCs w:val="26"/>
        </w:rPr>
        <w:t>tři</w:t>
      </w:r>
      <w:r w:rsidR="000D17CF" w:rsidRPr="000D17CF">
        <w:rPr>
          <w:szCs w:val="26"/>
        </w:rPr>
        <w:t xml:space="preserve"> způsoby pro definici obsahu modelované scény. Ať už uvažujeme dvojrozměrné, popřípadě trojrozměrné zobrazení, tak vlastnosti </w:t>
      </w:r>
      <w:r>
        <w:rPr>
          <w:szCs w:val="26"/>
        </w:rPr>
        <w:t>vykreslovaných</w:t>
      </w:r>
      <w:r w:rsidR="000D17CF" w:rsidRPr="000D17CF">
        <w:rPr>
          <w:szCs w:val="26"/>
        </w:rPr>
        <w:t xml:space="preserve"> objektů této scény musí být vždy předem zaneseny v příslušných datových strukturách, které</w:t>
      </w:r>
      <w:r w:rsidR="004916E8">
        <w:rPr>
          <w:szCs w:val="26"/>
        </w:rPr>
        <w:t xml:space="preserve"> </w:t>
      </w:r>
      <w:r w:rsidR="004C52D2">
        <w:rPr>
          <w:szCs w:val="26"/>
        </w:rPr>
        <w:t>posléze</w:t>
      </w:r>
      <w:r w:rsidR="000D17CF" w:rsidRPr="000D17CF">
        <w:rPr>
          <w:szCs w:val="26"/>
        </w:rPr>
        <w:t xml:space="preserve"> figurují v rámci vizualizačního řetězce. Zachycení geometrie a umístění objektu v</w:t>
      </w:r>
      <w:r w:rsidR="00D928F5">
        <w:rPr>
          <w:szCs w:val="26"/>
        </w:rPr>
        <w:t xml:space="preserve"> </w:t>
      </w:r>
      <w:r w:rsidR="000D17CF" w:rsidRPr="000D17CF">
        <w:rPr>
          <w:szCs w:val="26"/>
        </w:rPr>
        <w:t>souřadnicích scény může být definováno buď staticky</w:t>
      </w:r>
      <w:r w:rsidR="00155E3A">
        <w:rPr>
          <w:szCs w:val="26"/>
        </w:rPr>
        <w:t>,</w:t>
      </w:r>
      <w:r w:rsidR="000D17CF" w:rsidRPr="000D17CF">
        <w:rPr>
          <w:szCs w:val="26"/>
        </w:rPr>
        <w:t xml:space="preserve"> </w:t>
      </w:r>
      <w:r w:rsidR="004C52D2">
        <w:rPr>
          <w:szCs w:val="26"/>
        </w:rPr>
        <w:t>míněno</w:t>
      </w:r>
      <w:r w:rsidR="000D17CF" w:rsidRPr="000D17CF">
        <w:rPr>
          <w:szCs w:val="26"/>
        </w:rPr>
        <w:t xml:space="preserve"> „ručním“ modelováním objektů</w:t>
      </w:r>
      <w:r w:rsidR="006E7B0D">
        <w:rPr>
          <w:szCs w:val="26"/>
        </w:rPr>
        <w:t xml:space="preserve"> v příslušném softwaru</w:t>
      </w:r>
      <w:r w:rsidR="000D17CF" w:rsidRPr="000D17CF">
        <w:rPr>
          <w:szCs w:val="26"/>
        </w:rPr>
        <w:t xml:space="preserve"> anebo algoritmicky, kdy se </w:t>
      </w:r>
      <w:r w:rsidR="004916E8">
        <w:rPr>
          <w:szCs w:val="26"/>
        </w:rPr>
        <w:t>vzhled</w:t>
      </w:r>
      <w:r w:rsidR="000D17CF"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000D17CF" w:rsidRPr="000D17CF">
        <w:rPr>
          <w:szCs w:val="26"/>
        </w:rPr>
        <w:t xml:space="preserve">Podobné rozdělení se týká například i textur a dalších elementů, které scénu </w:t>
      </w:r>
      <w:r w:rsidR="001B1C27">
        <w:rPr>
          <w:szCs w:val="26"/>
        </w:rPr>
        <w:t>spoluvytvářejí</w:t>
      </w:r>
      <w:r w:rsidR="000D17CF" w:rsidRPr="000D17CF">
        <w:rPr>
          <w:szCs w:val="26"/>
        </w:rPr>
        <w:t>. Druhý ze zmíněných přístupu lze označit termínem proced</w:t>
      </w:r>
      <w:r w:rsidR="00D928F5">
        <w:rPr>
          <w:szCs w:val="26"/>
        </w:rPr>
        <w:t>urální generování obsahu</w:t>
      </w:r>
      <w:r w:rsidR="004C52D2">
        <w:rPr>
          <w:szCs w:val="26"/>
        </w:rPr>
        <w:t xml:space="preserve"> angl. procedural content generation</w:t>
      </w:r>
      <w:r w:rsidR="00D928F5">
        <w:rPr>
          <w:szCs w:val="26"/>
        </w:rPr>
        <w:t xml:space="preserve"> (PCG).</w:t>
      </w:r>
    </w:p>
    <w:p w14:paraId="1FD4501C" w14:textId="15AAFA64"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virtuálních prostředí, simulací, vizualizací, popřípadě v oblasti </w:t>
      </w:r>
      <w:r w:rsidR="00767984">
        <w:rPr>
          <w:szCs w:val="26"/>
        </w:rPr>
        <w:t xml:space="preserve">dekorativního a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 xml:space="preserve">Tím </w:t>
      </w:r>
      <w:r w:rsidR="002C5459">
        <w:rPr>
          <w:szCs w:val="26"/>
        </w:rPr>
        <w:t>může být</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r w:rsidR="002A6D82">
        <w:rPr>
          <w:szCs w:val="26"/>
        </w:rPr>
        <w:t xml:space="preserve"> </w:t>
      </w:r>
      <w:r w:rsidR="00DD2832">
        <w:rPr>
          <w:szCs w:val="26"/>
        </w:rPr>
        <w:t>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3FE6DE60" w:rsidR="004916E8" w:rsidRDefault="000D17CF" w:rsidP="000D17CF">
      <w:pPr>
        <w:pStyle w:val="Standartnitext"/>
        <w:rPr>
          <w:szCs w:val="26"/>
        </w:rPr>
      </w:pPr>
      <w:r w:rsidRPr="000D17CF">
        <w:rPr>
          <w:szCs w:val="26"/>
        </w:rPr>
        <w:t>Univerzální vlastností většiny algoritmů pro PCG je, že ve svém těle pracují s</w:t>
      </w:r>
      <w:r w:rsidR="002A6D82">
        <w:rPr>
          <w:szCs w:val="26"/>
        </w:rPr>
        <w:t> </w:t>
      </w:r>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FF0618">
        <w:instrText xml:space="preserve"> ADDIN ZOTERO_ITEM CSL_CITATION {"citationID":"LuIzVeMb","properties":{"formattedCitation":"(Julian et al. 2016)","plainCitation":"(Julian et al. 2016)","noteIndex":0},"citationItems":[{"id":"Bx7wmUm2/B6SkafoS","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61418B">
        <w:instrText xml:space="preserve"> ADDIN ZOTERO_ITEM CSL_CITATION {"citationID":"OhQwSPQL","properties":{"formattedCitation":"(Smith 2015)","plainCitation":"(Smith 2015)","noteIndex":0},"citationItems":[{"id":6,"uris":["http://zotero.org/users/local/IbRhotwj/items/INL9JPMP"],"uri":["http://zotero.org/users/local/IbRhotwj/items/INL9JPMP"],"itemData":{"id":6,"type":"paper-conference","title":"An Analog History of Procedural Content Generation","publisher-place":"Monterey","page":"6","source":"Zotero","event":"Proceedings of the 2015 Conference on the Foundations of Digital Games (FDG 2015)","event-place":"Monterey","abstract":"Procedural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w:t>
      </w:r>
      <w:r w:rsidR="005D561C" w:rsidRPr="00DD2832">
        <w:lastRenderedPageBreak/>
        <w:t>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21" w:name="_Toc5973928"/>
      <w:r>
        <w:t>Klasifikace PCG algoritmů</w:t>
      </w:r>
      <w:bookmarkEnd w:id="21"/>
    </w:p>
    <w:p w14:paraId="0BF2D998" w14:textId="0EEAB506"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FF0618">
        <w:instrText xml:space="preserve"> ADDIN ZOTERO_ITEM CSL_CITATION {"citationID":"p5wx0JlT","properties":{"formattedCitation":"(Carli et al. 2011)","plainCitation":"(Carli et al. 2011)","noteIndex":0},"citationItems":[{"id":"Bx7wmUm2/GjMDnSB1","uris":["http://zotero.org/users/local/DXBpxSa9/items/KC6X42E4"],"uri":["http://zotero.org/users/local/DXBpxSa9/items/KC6X42E4"],"itemData":{"id":24,"type":"paper-conference","title":"A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4F13854F" w14:textId="1007D146" w:rsidR="00DD2832" w:rsidRDefault="002226E4" w:rsidP="00C52069">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FF0618">
        <w:instrText xml:space="preserve"> ADDIN ZOTERO_ITEM CSL_CITATION {"citationID":"BEscX42K","properties":{"formattedCitation":"(Togelius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r w:rsidR="002A6D82">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označuje ho Yannakakis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22" w:name="_Toc5973929"/>
      <w:r>
        <w:t>Tradiční metody procedurálního generování</w:t>
      </w:r>
      <w:bookmarkEnd w:id="22"/>
    </w:p>
    <w:p w14:paraId="57BDDCCE" w14:textId="32580205" w:rsidR="000D17CF"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Lindenmayerovi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r w:rsidR="004C0032">
        <w:rPr>
          <w:szCs w:val="26"/>
        </w:rPr>
        <w:t xml:space="preserve"> </w:t>
      </w:r>
      <w:r w:rsidRPr="00AB2098">
        <w:rPr>
          <w:i/>
          <w:szCs w:val="26"/>
        </w:rPr>
        <w:t>„Všechny tyto metody mají společné to, že tyto algoritmy, parametry, omezení a cíle, které se podílí na vytváření obsahu</w:t>
      </w:r>
      <w:r w:rsidR="00FB48F9">
        <w:rPr>
          <w:i/>
          <w:szCs w:val="26"/>
        </w:rPr>
        <w:t>,</w:t>
      </w:r>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FF0618">
        <w:instrText xml:space="preserve"> ADDIN ZOTERO_ITEM CSL_CITATION {"citationID":"Zqhs2ljz","properties":{"formattedCitation":"(Summerville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r w:rsidR="00EC4E37">
        <w:t xml:space="preserve"> Příkladem</w:t>
      </w:r>
      <w:r w:rsidR="00FF0618">
        <w:t xml:space="preserve"> </w:t>
      </w:r>
      <w:r w:rsidR="00FF0618">
        <w:t>takového</w:t>
      </w:r>
      <w:r w:rsidR="00EC4E37">
        <w:t xml:space="preserve"> </w:t>
      </w:r>
      <w:r w:rsidR="00EC4E37">
        <w:t xml:space="preserve">produktu generování je </w:t>
      </w:r>
      <w:r w:rsidR="00FF0618">
        <w:fldChar w:fldCharType="begin"/>
      </w:r>
      <w:r w:rsidR="00FF0618">
        <w:instrText xml:space="preserve"> REF _Ref5958118 \h </w:instrText>
      </w:r>
      <w:r w:rsidR="00FF0618">
        <w:fldChar w:fldCharType="separate"/>
      </w:r>
      <w:r w:rsidR="00FF0618">
        <w:t xml:space="preserve">Obr. </w:t>
      </w:r>
      <w:r w:rsidR="00FF0618">
        <w:rPr>
          <w:noProof/>
        </w:rPr>
        <w:t>6</w:t>
      </w:r>
      <w:r w:rsidR="00FF0618">
        <w:fldChar w:fldCharType="end"/>
      </w:r>
      <w:r w:rsidR="00EC4E37">
        <w:t>, kde je vyobrazena bonsai vygenerovaná pomocí systému</w:t>
      </w:r>
      <w:r w:rsidR="00FF0618">
        <w:t xml:space="preserve"> založeném na</w:t>
      </w:r>
      <w:r w:rsidR="00EC4E37">
        <w:t xml:space="preserve"> Lindenmayerov</w:t>
      </w:r>
      <w:r w:rsidR="00FF0618">
        <w:t>ě</w:t>
      </w:r>
      <w:r w:rsidR="00EC4E37">
        <w:t xml:space="preserve"> systému a programové nadstavb</w:t>
      </w:r>
      <w:r w:rsidR="00FF0618">
        <w:t xml:space="preserve">ě </w:t>
      </w:r>
      <w:r w:rsidR="00FF0618">
        <w:fldChar w:fldCharType="begin"/>
      </w:r>
      <w:r w:rsidR="00FF0618">
        <w:instrText xml:space="preserve"> ADDIN ZOTERO_ITEM CSL_CITATION {"citationID":"3GAFDdtl","properties":{"formattedCitation":"(Boudon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rsidR="00FF0618">
        <w:fldChar w:fldCharType="separate"/>
      </w:r>
      <w:r w:rsidR="00FF0618" w:rsidRPr="00FF0618">
        <w:t>(Boudon et al. 2003)</w:t>
      </w:r>
      <w:r w:rsidR="00FF0618">
        <w:fldChar w:fldCharType="end"/>
      </w:r>
      <w:r w:rsidR="00FF0618">
        <w:t>.</w:t>
      </w:r>
    </w:p>
    <w:p w14:paraId="2642C695" w14:textId="0FF921B7" w:rsidR="00FF0618" w:rsidRDefault="00FF0618" w:rsidP="00FF0618">
      <w:pPr>
        <w:pStyle w:val="Obrzek"/>
      </w:pPr>
      <w:r>
        <w:lastRenderedPageBreak/>
        <w:drawing>
          <wp:inline distT="0" distB="0" distL="0" distR="0" wp14:anchorId="28707F8B" wp14:editId="1E888E7E">
            <wp:extent cx="2369794" cy="17490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250" cy="1759674"/>
                    </a:xfrm>
                    <a:prstGeom prst="rect">
                      <a:avLst/>
                    </a:prstGeom>
                  </pic:spPr>
                </pic:pic>
              </a:graphicData>
            </a:graphic>
          </wp:inline>
        </w:drawing>
      </w:r>
    </w:p>
    <w:p w14:paraId="638F165C" w14:textId="0F8FE605" w:rsidR="00FF0618" w:rsidRPr="00EC4E37" w:rsidRDefault="00FF0618" w:rsidP="00FF0618">
      <w:pPr>
        <w:pStyle w:val="CAPITION"/>
      </w:pPr>
      <w:bookmarkStart w:id="23" w:name="_Ref5958118"/>
      <w:r>
        <w:t xml:space="preserve">Obr. </w:t>
      </w:r>
      <w:r>
        <w:fldChar w:fldCharType="begin"/>
      </w:r>
      <w:r>
        <w:instrText xml:space="preserve"> SEQ Obr. \* ARABIC </w:instrText>
      </w:r>
      <w:r>
        <w:fldChar w:fldCharType="separate"/>
      </w:r>
      <w:r w:rsidR="00E25B52">
        <w:rPr>
          <w:noProof/>
        </w:rPr>
        <w:t>6</w:t>
      </w:r>
      <w:r>
        <w:fldChar w:fldCharType="end"/>
      </w:r>
      <w:bookmarkEnd w:id="23"/>
      <w:r>
        <w:t xml:space="preserve">: Vlevo reference, dle které Boudon postupoval. Vpravo nagenerovaný produkt. Převzato z </w:t>
      </w:r>
      <w:r>
        <w:fldChar w:fldCharType="begin"/>
      </w:r>
      <w:r>
        <w:instrText xml:space="preserve"> ADDIN ZOTERO_ITEM CSL_CITATION {"citationID":"nqRZYxno","properties":{"formattedCitation":"(Boudon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fldChar w:fldCharType="separate"/>
      </w:r>
      <w:r w:rsidRPr="00FF0618">
        <w:t>(Boudon et al. 2003)</w:t>
      </w:r>
      <w:r>
        <w:fldChar w:fldCharType="end"/>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24" w:name="_Toc5973930"/>
      <w:r>
        <w:t>Motivace</w:t>
      </w:r>
      <w:r w:rsidR="00880418">
        <w:t>,</w:t>
      </w:r>
      <w:r w:rsidR="000D17CF">
        <w:t xml:space="preserve"> účel</w:t>
      </w:r>
      <w:r w:rsidR="00880418">
        <w:t xml:space="preserve"> a vize</w:t>
      </w:r>
      <w:r>
        <w:t xml:space="preserve"> používání</w:t>
      </w:r>
      <w:r w:rsidR="000D17CF">
        <w:t xml:space="preserve"> </w:t>
      </w:r>
      <w:r w:rsidR="00880418">
        <w:t>PCG</w:t>
      </w:r>
      <w:bookmarkEnd w:id="24"/>
    </w:p>
    <w:p w14:paraId="6582165C" w14:textId="03D67050"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 xml:space="preserve">visuální </w:t>
      </w:r>
      <w:r w:rsidR="00880418">
        <w:t>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FF0618">
        <w:instrText xml:space="preserve"> ADDIN ZOTERO_ITEM CSL_CITATION {"citationID":"x9IwyJNB","properties":{"formattedCitation":"(Togelius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9322DBF"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63395F">
        <w:t>.</w:t>
      </w:r>
    </w:p>
    <w:p w14:paraId="13034EBA" w14:textId="65208B0A" w:rsidR="000375AE" w:rsidRDefault="00DB7B6E" w:rsidP="00FB0812">
      <w:pPr>
        <w:pStyle w:val="Standartnitext"/>
      </w:pPr>
      <w:r>
        <w:lastRenderedPageBreak/>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rozlišení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do 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37AD0510" w14:textId="5C3525A1" w:rsidR="00D67434" w:rsidRDefault="00D67434" w:rsidP="00FB48F9">
      <w:pPr>
        <w:pStyle w:val="Standartnitext"/>
      </w:pPr>
      <w:r>
        <w:t xml:space="preserve">Tradiční metody PCG jsou často aplikovány ad hoc ke konkrétnímu použití. Znovupoužitelnost </w:t>
      </w:r>
      <w:r w:rsidR="00DF05B9">
        <w:t>je realizovatelná pouze principi</w:t>
      </w:r>
      <w:r w:rsidR="00FB48F9">
        <w:t>á</w:t>
      </w:r>
      <w:r w:rsidR="00DF05B9">
        <w:t>lně a jen stěží se dají stejné algoritmy použít napříč různými aplikacemi.</w:t>
      </w:r>
      <w:r w:rsidR="00943025">
        <w:t xml:space="preserve"> I to je nedostatek na který Togelius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r w:rsidR="00FB48F9">
        <w:t xml:space="preserve"> </w:t>
      </w:r>
      <w:r w:rsidR="00032470">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2909C787" w:rsidR="002B2140" w:rsidRDefault="00C30F23" w:rsidP="00FB0812">
      <w:pPr>
        <w:pStyle w:val="Standartnitext"/>
      </w:pPr>
      <w:r>
        <w:t>Jako obecný trend v rámci PCG lze tedy primárně identifikovat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460BB6">
        <w:t xml:space="preserve">. </w:t>
      </w:r>
      <w:r w:rsidR="00490A79">
        <w:t>Nýbrž je v</w:t>
      </w:r>
      <w:r w:rsidR="008434FA">
        <w:t xml:space="preserve">hodnější najít </w:t>
      </w:r>
      <w:r w:rsidR="002B2140">
        <w:lastRenderedPageBreak/>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rozdělení</w:t>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61418B">
        <w:rPr>
          <w:rFonts w:eastAsiaTheme="minorEastAsia"/>
        </w:rPr>
        <w:instrText xml:space="preserve"> ADDIN ZOTERO_ITEM CSL_CITATION {"citationID":"kaQnUQve","properties":{"formattedCitation":"(Kingma a Welling 2013)","plainCitation":"(Kingma a Welling 2013)","noteIndex":0},"citationItems":[{"id":972,"uris":["http://zotero.org/users/local/IbRhotwj/items/6USPAMFY"],"uri":["http://zotero.org/users/local/IbRhotwj/items/6USPAMFY"],"itemData":{"id":972,"type":"article-journal","title":"Auto-Encoding Variational Bayes","container-title":"arXiv:1312.6114 [cs, stat]","source":"arXiv.org","abstract":"How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results.","URL":"http://arxiv.org/abs/1312.6114","note":"arXiv: 1312.6114","author":[{"family":"Kingma","given":"Diederik P."},{"family":"Welling","given":"Max"}],"issued":{"date-parts":[["2013",12,20]]},"accessed":{"date-parts":[["2019",3,19]]}}}],"schema":"https://github.com/citation-style-language/schema/raw/master/csl-citation.json"}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r>
        <w:lastRenderedPageBreak/>
        <w:t>Procedurální generování prostřednictvím strojového učení</w:t>
      </w:r>
    </w:p>
    <w:p w14:paraId="408DBD8E" w14:textId="36BEB47D"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FF0618">
        <w:instrText xml:space="preserve"> ADDIN ZOTERO_ITEM CSL_CITATION {"citationID":"li7K3DkY","properties":{"formattedCitation":"(Summerville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7A9E34A6" w:rsidR="00D71B7E" w:rsidRPr="00D71B7E" w:rsidRDefault="00D71B7E" w:rsidP="00D71B7E">
      <w:pPr>
        <w:pStyle w:val="Standartnitext"/>
        <w:ind w:firstLine="708"/>
      </w:pPr>
      <w:r>
        <w:t>Definice strojového uč</w:t>
      </w:r>
      <w:r w:rsidR="00D928F5">
        <w:t xml:space="preserve">ení od Toma Mitchella uvedená v </w:t>
      </w:r>
      <w:r w:rsidR="00D0759B">
        <w:t>první</w:t>
      </w:r>
      <w:r w:rsidR="008434FA">
        <w:t xml:space="preserve"> kapitole </w:t>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r w:rsidR="00AF268C">
        <w:t> </w:t>
      </w:r>
      <w:r w:rsidRPr="00D71B7E">
        <w:t xml:space="preserve">případě učení s učitelem). Měření úspěšnost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značně komplikované a může v konečné fázi spočívat v</w:t>
      </w:r>
      <w:r w:rsidR="00AF268C">
        <w:t> </w:t>
      </w:r>
      <w:r w:rsidRPr="00D71B7E">
        <w:t>subjektivním posouzení omezeného množství n</w:t>
      </w:r>
      <w:r>
        <w:t>a</w:t>
      </w:r>
      <w:r w:rsidRPr="00D71B7E">
        <w:t xml:space="preserve">generovaného obsahu. Příkladem implementace takové metriky jsou dotazníky vyplněné testery, na jejichž základě byly evaluovány hratelnosti </w:t>
      </w:r>
      <w:commentRangeStart w:id="25"/>
      <w:commentRangeStart w:id="26"/>
      <w:r w:rsidRPr="00D71B7E">
        <w:t xml:space="preserve">procedurálně </w:t>
      </w:r>
      <w:commentRangeEnd w:id="25"/>
      <w:r w:rsidR="00AF268C">
        <w:rPr>
          <w:rStyle w:val="CommentReference"/>
          <w:rFonts w:asciiTheme="minorHAnsi" w:hAnsiTheme="minorHAnsi" w:cstheme="minorBidi"/>
        </w:rPr>
        <w:commentReference w:id="25"/>
      </w:r>
      <w:commentRangeEnd w:id="26"/>
      <w:r w:rsidR="00312BA2">
        <w:rPr>
          <w:rStyle w:val="CommentReference"/>
          <w:rFonts w:asciiTheme="minorHAnsi" w:hAnsiTheme="minorHAnsi" w:cstheme="minorBidi"/>
        </w:rPr>
        <w:commentReference w:id="26"/>
      </w:r>
      <w:r w:rsidRPr="00D71B7E">
        <w:t>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7BADFB5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D928F5">
        <w:rPr>
          <w:szCs w:val="26"/>
        </w:rPr>
        <w:t>Z</w:t>
      </w:r>
      <w:r w:rsidR="00AF268C">
        <w:rPr>
          <w:szCs w:val="26"/>
        </w:rPr>
        <w:t>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w:t>
      </w:r>
      <w:r w:rsidR="00AF268C">
        <w:rPr>
          <w:szCs w:val="26"/>
        </w:rPr>
        <w:t>M</w:t>
      </w:r>
      <w:r w:rsidRPr="000D17CF">
        <w:rPr>
          <w:szCs w:val="26"/>
        </w:rPr>
        <w:t>arko</w:t>
      </w:r>
      <w:r w:rsidR="00AF268C">
        <w:rPr>
          <w:szCs w:val="26"/>
        </w:rPr>
        <w:t>vo</w:t>
      </w:r>
      <w:r w:rsidRPr="000D17CF">
        <w:rPr>
          <w:szCs w:val="26"/>
        </w:rPr>
        <w:t>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27" w:name="_Ref5709122"/>
      <w:bookmarkStart w:id="28" w:name="_Toc5973931"/>
      <w:r>
        <w:lastRenderedPageBreak/>
        <w:t xml:space="preserve">Současné experimenty </w:t>
      </w:r>
      <w:r w:rsidR="00DA0D83">
        <w:t>PCGML</w:t>
      </w:r>
      <w:bookmarkEnd w:id="27"/>
      <w:bookmarkEnd w:id="28"/>
    </w:p>
    <w:p w14:paraId="4388FFD7" w14:textId="0D25BA87"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sepsání této bakalářské práce a</w:t>
      </w:r>
      <w:r w:rsidR="00501FF8">
        <w:t xml:space="preserve"> vytvoření metody</w:t>
      </w:r>
      <w:r w:rsidR="00C46A53">
        <w:t xml:space="preserve"> užité v </w:t>
      </w:r>
      <w:r>
        <w:t>její praktické části.</w:t>
      </w:r>
      <w:r w:rsidR="00C46A53">
        <w:t xml:space="preserve"> V </w:t>
      </w:r>
      <w:r w:rsidR="00DA0D83">
        <w:t>kontextu strojového učení se všechny tyto aplikace musely po svém způsobu vypořádat</w:t>
      </w:r>
      <w:r w:rsidR="00C46A53">
        <w:t xml:space="preserve"> s pro</w:t>
      </w:r>
      <w:r w:rsidR="00162545">
        <w:t>blémem</w:t>
      </w:r>
      <w:r w:rsidR="00DA0D83">
        <w:t xml:space="preserve"> </w:t>
      </w:r>
      <w:r w:rsidR="00162545">
        <w:t>malé datové sady</w:t>
      </w:r>
      <w:r w:rsidR="00DA0D83">
        <w:t xml:space="preserve"> a</w:t>
      </w:r>
      <w:r w:rsidR="008434FA">
        <w:t xml:space="preserve"> s</w:t>
      </w:r>
      <w:r w:rsidR="00AF268C">
        <w:t> </w:t>
      </w:r>
      <w:r w:rsidR="00DA0D83">
        <w:t>požadavkem na použitelnost nagenerovaných vzorků.</w:t>
      </w:r>
    </w:p>
    <w:p w14:paraId="55510997" w14:textId="1B244D9E" w:rsidR="000610F5" w:rsidRDefault="000610F5" w:rsidP="000610F5">
      <w:pPr>
        <w:pStyle w:val="Standartnitext"/>
        <w:ind w:firstLine="432"/>
      </w:pPr>
      <w:r>
        <w:t>Silným nástrojem pro generování jednoduchého obsahu se ukázala být nejjednodu</w:t>
      </w:r>
      <w:r w:rsidR="008434FA">
        <w:t>š</w:t>
      </w:r>
      <w:r>
        <w:t xml:space="preserve">ší varianta </w:t>
      </w:r>
      <w:r w:rsidR="00AF268C">
        <w:t>M</w:t>
      </w:r>
      <w:r>
        <w:t xml:space="preserve">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rsidR="00AB0419">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Experimentation","publisher":"Wiley","number-of-pages":"256","edition":"1","ISBN":"1-119-38755-8","author":[{"family":"Gagnius","given":"Paul"}],"issued":{"date-parts":[["2017"]]}}}],"schema":"https://github.com/citation-style-language/schema/raw/master/csl-citation.json"}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FF0618">
        <w:instrText xml:space="preserve"> ADDIN ZOTERO_ITEM CSL_CITATION {"citationID":"gvdjCrlv","properties":{"formattedCitation":"(Summerville et al. 2017)","plainCitation":"(Summerville et al. 2017)","noteIndex":0},"citationItems":[{"id":"Bx7wmUm2/SLMjWyp8","uris":["http://zotero.org/users/local/DXBpxSa9/items/YXC6SJCI"],"uri":["http://zotero.org/users/local/DXBpxSa9/items/YXC6SJCI"],"itemData":{"id":"PBkE28RW/KiVnssBY","type":"article-journal","title":"Procedural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669A52A7">
            <wp:extent cx="3123446" cy="20685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864" cy="2087381"/>
                    </a:xfrm>
                    <a:prstGeom prst="rect">
                      <a:avLst/>
                    </a:prstGeom>
                  </pic:spPr>
                </pic:pic>
              </a:graphicData>
            </a:graphic>
          </wp:inline>
        </w:drawing>
      </w:r>
    </w:p>
    <w:p w14:paraId="540962F2" w14:textId="16CCAF49" w:rsidR="0051552B" w:rsidRDefault="00C46A53" w:rsidP="00C46A53">
      <w:pPr>
        <w:pStyle w:val="CAPITION"/>
      </w:pPr>
      <w:bookmarkStart w:id="29" w:name="_Ref4053873"/>
      <w:bookmarkStart w:id="30"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7</w:t>
      </w:r>
      <w:r w:rsidR="009A0142">
        <w:rPr>
          <w:noProof/>
        </w:rPr>
        <w:fldChar w:fldCharType="end"/>
      </w:r>
      <w:bookmarkEnd w:id="29"/>
      <w:r>
        <w:t>:</w:t>
      </w:r>
      <w:r w:rsidR="0051552B">
        <w:t xml:space="preserve"> Výsledné nagenerované levely pro jednotlivá n, vstupní data byla rozdělena na sloupce a za pomocí n-gramů transformována do Markovova řetězce</w:t>
      </w:r>
      <w:bookmarkEnd w:id="30"/>
      <w:r w:rsidR="00C25769">
        <w:t xml:space="preserve">. Převzato z </w:t>
      </w:r>
      <w:r w:rsidR="00C25769">
        <w:fldChar w:fldCharType="begin"/>
      </w:r>
      <w:r w:rsidR="00FF0618">
        <w:instrText xml:space="preserve"> ADDIN ZOTERO_ITEM CSL_CITATION {"citationID":"CJLQcZKg","properties":{"formattedCitation":"(Summerville et al. 2017)","plainCitation":"(Summerville et al. 2017)","noteIndex":0},"citationItems":[{"id":"Bx7wmUm2/SLMjWyp8","uris":["http://zotero.org/users/local/DXBpxSa9/items/YXC6SJCI"],"uri":["http://zotero.org/users/local/DXBpxSa9/items/YXC6SJCI"],"itemData":{"id":"BOU5UhpW/WFsDhS55","type":"article-journal","title":"Procedural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7C36394F"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architektur.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o</w:t>
      </w:r>
      <w:r w:rsidR="00AF268C">
        <w:t> </w:t>
      </w:r>
      <w:r w:rsidR="00DA0D83">
        <w:t>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 xml:space="preserve">alo tedy iterativně </w:t>
      </w:r>
      <w:r w:rsidR="00C46A53">
        <w:lastRenderedPageBreak/>
        <w:t>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61418B">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2016)","noteIndex":0},"citationItems":[{"id":939,"uris":["http://zotero.org/users/local/IbRhotwj/items/D6TBIS7F"],"uri":["http://zotero.org/users/local/IbRhotwj/items/D6TBIS7F"],"itemData":{"id":939,"type":"paper-conference","title":"Super Mario as a String: Platformer Level Generation Via LSTMs","source":"arXiv.org","abstract":"The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0EC9A789"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 xml:space="preserve">neuronů rovná počtu výstupních. Skryté vrstvy jsou nadefinovány tak, aby nejprve došlo ke </w:t>
      </w:r>
      <w:r w:rsidR="00312BA2">
        <w:t>„</w:t>
      </w:r>
      <w:r w:rsidR="00365FBD">
        <w:t>komprimaci</w:t>
      </w:r>
      <w:r w:rsidR="00312BA2">
        <w:t>“</w:t>
      </w:r>
      <w:r w:rsidR="00365FBD">
        <w:t xml:space="preserve"> informace a její následné </w:t>
      </w:r>
      <w:r w:rsidR="00312BA2">
        <w:t>„</w:t>
      </w:r>
      <w:r w:rsidR="00365FBD">
        <w:t>dekomprimaci</w:t>
      </w:r>
      <w:r w:rsidR="00312BA2">
        <w:t>“</w:t>
      </w:r>
      <w:r w:rsidR="00365FBD">
        <w:t>.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p>
    <w:p w14:paraId="0CACA529" w14:textId="651726E9" w:rsidR="00A61949" w:rsidRDefault="007911EC" w:rsidP="007911EC">
      <w:pPr>
        <w:pStyle w:val="Obrzek"/>
      </w:pPr>
      <w:r w:rsidRPr="007911EC">
        <w:drawing>
          <wp:inline distT="0" distB="0" distL="0" distR="0" wp14:anchorId="2069ADCB" wp14:editId="113CFB5F">
            <wp:extent cx="2647950" cy="15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373" cy="1592246"/>
                    </a:xfrm>
                    <a:prstGeom prst="rect">
                      <a:avLst/>
                    </a:prstGeom>
                  </pic:spPr>
                </pic:pic>
              </a:graphicData>
            </a:graphic>
          </wp:inline>
        </w:drawing>
      </w:r>
    </w:p>
    <w:p w14:paraId="1C56C3FD" w14:textId="6C77FF5F" w:rsidR="00A61949" w:rsidRDefault="007911EC" w:rsidP="007911EC">
      <w:pPr>
        <w:pStyle w:val="CAPITION"/>
      </w:pPr>
      <w:bookmarkStart w:id="31"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8</w:t>
      </w:r>
      <w:r w:rsidR="009A0142">
        <w:rPr>
          <w:noProof/>
        </w:rPr>
        <w:fldChar w:fldCharType="end"/>
      </w:r>
      <w:bookmarkEnd w:id="31"/>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Binárně kódované levely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241929BB"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85950"/>
                    </a:xfrm>
                    <a:prstGeom prst="rect">
                      <a:avLst/>
                    </a:prstGeom>
                  </pic:spPr>
                </pic:pic>
              </a:graphicData>
            </a:graphic>
          </wp:inline>
        </w:drawing>
      </w:r>
    </w:p>
    <w:p w14:paraId="618D9D70" w14:textId="35E6B4A6" w:rsidR="00045669" w:rsidRDefault="00045669" w:rsidP="00045669">
      <w:pPr>
        <w:pStyle w:val="Caption"/>
      </w:pPr>
      <w:bookmarkStart w:id="32"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9</w:t>
      </w:r>
      <w:r w:rsidR="009A0142">
        <w:rPr>
          <w:noProof/>
        </w:rPr>
        <w:fldChar w:fldCharType="end"/>
      </w:r>
      <w:bookmarkEnd w:id="32"/>
      <w:r>
        <w:t>: Generování levelů při aplikace náhodného šumu s rozptylem 0,01</w:t>
      </w:r>
      <w:del w:id="33" w:author="Ježek Bruno" w:date="2019-03-28T09:42:00Z">
        <w:r w:rsidDel="00AF268C">
          <w:delText xml:space="preserve"> </w:delText>
        </w:r>
      </w:del>
      <w:r>
        <w:t>; 0,1</w:t>
      </w:r>
      <w:del w:id="34" w:author="Ježek Bruno" w:date="2019-03-28T09:42:00Z">
        <w:r w:rsidDel="00AF268C">
          <w:delText xml:space="preserve"> </w:delText>
        </w:r>
      </w:del>
      <w:r>
        <w:t>; 0,3</w:t>
      </w:r>
      <w:del w:id="35"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r w:rsidR="00312BA2">
        <w:t>.</w:t>
      </w:r>
    </w:p>
    <w:p w14:paraId="292CD062" w14:textId="5758A634"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chopného tyto scény generovat v</w:t>
      </w:r>
      <w:r w:rsidR="00AF268C">
        <w:t>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w:t>
      </w:r>
      <w:commentRangeStart w:id="36"/>
      <w:r w:rsidR="003C0299">
        <w:t>Variování</w:t>
      </w:r>
      <w:commentRangeEnd w:id="36"/>
      <w:r w:rsidR="00AF268C">
        <w:rPr>
          <w:rStyle w:val="CommentReference"/>
          <w:rFonts w:asciiTheme="minorHAnsi" w:hAnsiTheme="minorHAnsi" w:cstheme="minorBidi"/>
        </w:rPr>
        <w:commentReference w:id="36"/>
      </w:r>
      <w:r w:rsidR="003C0299">
        <w:t xml:space="preserve"> </w:t>
      </w:r>
      <w:commentRangeStart w:id="37"/>
      <w:r w:rsidR="003C0299">
        <w:t>tak</w:t>
      </w:r>
      <w:commentRangeEnd w:id="37"/>
      <w:r w:rsidR="00EB2D8C">
        <w:rPr>
          <w:rStyle w:val="CommentReference"/>
          <w:rFonts w:asciiTheme="minorHAnsi" w:hAnsiTheme="minorHAnsi" w:cstheme="minorBidi"/>
        </w:rPr>
        <w:commentReference w:id="37"/>
      </w:r>
      <w:r w:rsidR="003C0299">
        <w:t xml:space="preserve">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383665"/>
                    </a:xfrm>
                    <a:prstGeom prst="rect">
                      <a:avLst/>
                    </a:prstGeom>
                  </pic:spPr>
                </pic:pic>
              </a:graphicData>
            </a:graphic>
          </wp:inline>
        </w:drawing>
      </w:r>
    </w:p>
    <w:p w14:paraId="78B18B91" w14:textId="655B9B05"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10</w:t>
      </w:r>
      <w:r w:rsidR="009A0142">
        <w:rPr>
          <w:noProof/>
        </w:rPr>
        <w:fldChar w:fldCharType="end"/>
      </w:r>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5A4F188" w14:textId="4D089855" w:rsidR="00204835" w:rsidRDefault="00204835" w:rsidP="00C52069">
      <w:pPr>
        <w:pStyle w:val="Standartnitext"/>
        <w:ind w:firstLine="708"/>
      </w:pPr>
      <w:r>
        <w:t>V souvislosti s PCGML lze rovněž zmínit experiment Giacomella a jeho týmu, který s využ</w:t>
      </w:r>
      <w:r w:rsidR="00B72403">
        <w:t>i</w:t>
      </w:r>
      <w:r>
        <w:t>tím GAN vytvořil model pro generování herních levelů</w:t>
      </w:r>
      <w:r w:rsidR="00CA5095">
        <w:t xml:space="preserve"> hry DOOM</w:t>
      </w:r>
      <w:r>
        <w:t xml:space="preserve">. V tomto </w:t>
      </w:r>
      <w:r w:rsidR="00ED2EDE">
        <w:lastRenderedPageBreak/>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w:t>
      </w:r>
      <w:r w:rsidR="00B72403">
        <w:t> </w:t>
      </w:r>
      <w:r w:rsidR="00172B10">
        <w:t>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B041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2018)","noteIndex":0},"citationItems":[{"id":161,"uris":["http://zotero.org/users/local/IbRhotwj/items/TYJF75CJ"],"uri":["http://zotero.org/users/local/IbRhotwj/items/TYJF75CJ"],"itemData":{"id":161,"type":"paper-conference","title":"DOOM Level Generation using Generative Adversarial Networks","publisher-place":"Galway","source":"arXiv.org","event":"IEEE Games, Entertainment, Media Conference (GEM) 2018","event-place":"Galway","abstract":"We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games.","URL":"http://arxiv.org/abs/1804.09154","ISBN":"978-1-5386-6304-2","note":"arXiv: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r w:rsidR="00B72403">
        <w:t xml:space="preserve"> </w:t>
      </w:r>
      <w:r>
        <w:t xml:space="preserve">Podobným způsobem byly GAN architektury implementovány za účelem procedurálního </w:t>
      </w:r>
      <w:r w:rsidR="00172B10">
        <w:t xml:space="preserve">generování terénu </w:t>
      </w:r>
      <w:r w:rsidR="00172B10">
        <w:fldChar w:fldCharType="begin"/>
      </w:r>
      <w:r w:rsidR="006E3E31">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1707.03383","author":[{"family":"Beckham","given":"Christopher"},{"family":"Pal","given":"Christopher"}],"issued":{"date-parts":[["2017"]]},"accessed":{"date-parts":[["2019",3,15]]}}}],"schema":"https://github.com/citation-style-language/schema/raw/master/csl-citation.json"} </w:instrText>
      </w:r>
      <w:r w:rsidR="00172B10">
        <w:fldChar w:fldCharType="separate"/>
      </w:r>
      <w:r w:rsidR="007911EC" w:rsidRPr="007911EC">
        <w:t>(Beckham a Pal 2017)</w:t>
      </w:r>
      <w:r w:rsidR="00172B10">
        <w:fldChar w:fldCharType="end"/>
      </w:r>
      <w:r w:rsidR="00C46A53">
        <w:t>.</w:t>
      </w:r>
    </w:p>
    <w:p w14:paraId="421A1B7A" w14:textId="2CCC5667" w:rsidR="004426E7" w:rsidRPr="00204835" w:rsidRDefault="00257B7B" w:rsidP="00EF71B4">
      <w:pPr>
        <w:pStyle w:val="Standartnitext"/>
        <w:ind w:firstLine="432"/>
      </w:pPr>
      <w:r>
        <w:t>V oblasti PCGML existuje několik dalších experimentů, které se do této oblasti samy přiřazují, popřípadě by tam mohly být zařazeny. V této kapitole šlo o vymezení hlavních principů, které byly inspirací pro metodu prezentovanou v praktické části této práce.</w:t>
      </w:r>
    </w:p>
    <w:p w14:paraId="0116D1A3" w14:textId="2E632F2E" w:rsidR="00096B7C" w:rsidRDefault="00096B7C" w:rsidP="00466BD0">
      <w:pPr>
        <w:pStyle w:val="Heading1"/>
      </w:pPr>
      <w:bookmarkStart w:id="38" w:name="_Ref5116809"/>
      <w:r>
        <w:lastRenderedPageBreak/>
        <w:t>Technologie pro implementaci algoritmů strojového učení</w:t>
      </w:r>
      <w:bookmarkEnd w:id="38"/>
    </w:p>
    <w:p w14:paraId="2E15C08B" w14:textId="5516032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 xml:space="preserve">ný </w:t>
      </w:r>
      <w:commentRangeStart w:id="39"/>
      <w:commentRangeStart w:id="40"/>
      <w:r>
        <w:t>Keras</w:t>
      </w:r>
      <w:commentRangeEnd w:id="39"/>
      <w:r w:rsidR="00B72403">
        <w:rPr>
          <w:rStyle w:val="CommentReference"/>
          <w:rFonts w:asciiTheme="minorHAnsi" w:hAnsiTheme="minorHAnsi" w:cstheme="minorBidi"/>
        </w:rPr>
        <w:commentReference w:id="39"/>
      </w:r>
      <w:commentRangeEnd w:id="40"/>
      <w:r w:rsidR="00B10AEF">
        <w:rPr>
          <w:rStyle w:val="CommentReference"/>
          <w:rFonts w:asciiTheme="minorHAnsi" w:hAnsiTheme="minorHAnsi" w:cstheme="minorBidi"/>
        </w:rPr>
        <w:commentReference w:id="40"/>
      </w:r>
      <w:r>
        <w:t>. Vzhledem k jednostrannému zaměření této práce na neuronové sítě budou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p>
    <w:p w14:paraId="637517E1" w14:textId="7443CD68" w:rsidR="00096B7C" w:rsidRDefault="00905AA5" w:rsidP="00905AA5">
      <w:pPr>
        <w:pStyle w:val="Heading2"/>
      </w:pPr>
      <w:bookmarkStart w:id="41" w:name="_Toc5973932"/>
      <w:r>
        <w:t>Python</w:t>
      </w:r>
      <w:bookmarkEnd w:id="41"/>
    </w:p>
    <w:p w14:paraId="682C05C4" w14:textId="0B41FDC6"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jazyk s čistou syntaxí evokující pseudokód. Obecně je dnes tento jazyk používán především ve vědecké a technologické komunitě. Důvody pro jeho užívání vystihuje Oliphant</w:t>
      </w:r>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r w:rsidR="004C0032">
        <w:t xml:space="preserve"> </w:t>
      </w:r>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r w:rsidR="00064F73">
        <w:t xml:space="preserve"> </w:t>
      </w:r>
      <w:r w:rsidR="00064F73">
        <w:fldChar w:fldCharType="begin"/>
      </w:r>
      <w:r w:rsidR="00064F73">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64F73">
        <w:fldChar w:fldCharType="separate"/>
      </w:r>
      <w:r w:rsidR="00064F73" w:rsidRPr="007911EC">
        <w:t>(Oliphant 2007)</w:t>
      </w:r>
      <w:r w:rsidR="00064F73">
        <w:fldChar w:fldCharType="end"/>
      </w:r>
      <w:r w:rsidR="00364A5C">
        <w:t>.</w:t>
      </w:r>
    </w:p>
    <w:p w14:paraId="7AAE9B5D" w14:textId="07F166C7" w:rsidR="00905AA5" w:rsidRDefault="00364A5C" w:rsidP="00905AA5">
      <w:pPr>
        <w:pStyle w:val="Heading2"/>
      </w:pPr>
      <w:bookmarkStart w:id="42" w:name="_Toc5973933"/>
      <w:r>
        <w:t>NumP</w:t>
      </w:r>
      <w:r w:rsidR="00905AA5">
        <w:t>y</w:t>
      </w:r>
      <w:bookmarkEnd w:id="42"/>
    </w:p>
    <w:p w14:paraId="4E72CA5C" w14:textId="3BED52D9"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a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677AA4A1" w:rsidR="00B608F6" w:rsidRDefault="00050CD6" w:rsidP="00364A5C">
      <w:pPr>
        <w:pStyle w:val="Standartnitext"/>
        <w:ind w:firstLine="576"/>
      </w:pPr>
      <w:r>
        <w:t>Základní st</w:t>
      </w:r>
      <w:r w:rsidR="008434FA">
        <w:t>r</w:t>
      </w:r>
      <w:r>
        <w:t>ukturou (objektem) této knihovny je NumPy pole</w:t>
      </w:r>
      <w:r w:rsidR="006D4236">
        <w:t xml:space="preserve"> (ndarray)</w:t>
      </w:r>
      <w:r w:rsidR="00B700D2">
        <w:t>.</w:t>
      </w:r>
      <w:r w:rsidR="006D4236">
        <w:t xml:space="preserve"> Van der Walt konstatuje, že:</w:t>
      </w:r>
      <w:r w:rsidR="00B700D2">
        <w:t xml:space="preserve"> </w:t>
      </w:r>
      <w:r w:rsidR="006D4236">
        <w:rPr>
          <w:i/>
        </w:rPr>
        <w:t xml:space="preserve">„...NumPy pole je pouze příhodný způsob popisu jednoho nebo více </w:t>
      </w:r>
      <w:r w:rsidR="006D4236">
        <w:rPr>
          <w:i/>
        </w:rPr>
        <w:lastRenderedPageBreak/>
        <w:t>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43" w:name="_Toc5973934"/>
      <w:r>
        <w:t>TensorFlow</w:t>
      </w:r>
      <w:bookmarkEnd w:id="43"/>
    </w:p>
    <w:p w14:paraId="56EA0167" w14:textId="7D743BC1"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 tj. vstupem i výstupem je tensor</w:t>
      </w:r>
      <w:r w:rsidR="00B1531E">
        <w:t xml:space="preserve"> (v Pythonu se jedná o ndarray)</w:t>
      </w:r>
      <w:r w:rsidR="00DC3565">
        <w:t>. Inte</w:t>
      </w:r>
      <w:r w:rsidR="00B72403">
        <w:t>r</w:t>
      </w:r>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AF2CE8">
        <w:t>.</w:t>
      </w:r>
      <w:r w:rsidR="00BA2E18">
        <w:t xml:space="preserve"> Kromě jiného obsahuje tensorflow nástroje pro difere</w:t>
      </w:r>
      <w:r w:rsidR="00AF2CE8">
        <w:t>nciaci libovolné chybové funkce</w:t>
      </w:r>
      <w:r w:rsidR="00BA2E18">
        <w:t xml:space="preserve"> </w:t>
      </w:r>
      <w:r w:rsidR="00C30CB2">
        <w:fldChar w:fldCharType="begin"/>
      </w:r>
      <w:r w:rsidR="006E3E31">
        <w:instrText xml:space="preserve"> ADDIN ZOTERO_ITEM CSL_CITATION {"citationID":"FLSpQfNc","properties":{"formattedCitation":"(Abadi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C30CB2">
        <w:fldChar w:fldCharType="separate"/>
      </w:r>
      <w:r w:rsidR="006E3E31" w:rsidRPr="006E3E31">
        <w:t>(Abadi et al. 2016)</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44"/>
      <w:r w:rsidR="00B1531E">
        <w:t>modely</w:t>
      </w:r>
      <w:commentRangeEnd w:id="44"/>
      <w:r w:rsidR="00652D69">
        <w:rPr>
          <w:rStyle w:val="CommentReference"/>
          <w:rFonts w:asciiTheme="minorHAnsi" w:hAnsiTheme="minorHAnsi" w:cstheme="minorBidi"/>
        </w:rPr>
        <w:commentReference w:id="44"/>
      </w:r>
      <w:r w:rsidR="00652D69">
        <w:t>.</w:t>
      </w:r>
      <w:r w:rsidR="00B1531E">
        <w:t xml:space="preserve"> V praktické části této práce se však s tímto API nepracuje, proto nebude nadále </w:t>
      </w:r>
      <w:r w:rsidR="008E012D">
        <w:t>popisováno</w:t>
      </w:r>
      <w:r w:rsidR="00B1531E">
        <w:t>.</w:t>
      </w:r>
    </w:p>
    <w:p w14:paraId="783C0FD3" w14:textId="2B4E6E01"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a optimalizačním potřebám vývojáře. Umí rovněž vizualizovat celý nadefinovaný komputační graf. </w:t>
      </w:r>
    </w:p>
    <w:p w14:paraId="2AF3DBE1" w14:textId="62B04A21" w:rsidR="00905AA5" w:rsidRPr="00905AA5" w:rsidRDefault="00496118" w:rsidP="00905AA5">
      <w:pPr>
        <w:pStyle w:val="Heading2"/>
      </w:pPr>
      <w:bookmarkStart w:id="45" w:name="_Toc5973935"/>
      <w:r>
        <w:lastRenderedPageBreak/>
        <w:t>Keras</w:t>
      </w:r>
      <w:bookmarkEnd w:id="45"/>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7EFFF74D" w:rsidR="00FD7F65" w:rsidRDefault="00FD7F65" w:rsidP="00BD57DA">
      <w:pPr>
        <w:pStyle w:val="Standartnitext"/>
        <w:ind w:firstLine="432"/>
      </w:pPr>
      <w:r>
        <w:t>Uživatelská přívětivost je podstatnou zásadou této knihovny, proto je možné nadefinovat funkční modely velice rychle. Keras je</w:t>
      </w:r>
      <w:r w:rsidR="00AF2CE8">
        <w:t xml:space="preserve"> nativní</w:t>
      </w:r>
      <w:r>
        <w:t xml:space="preserv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1D6E7E6" w14:textId="7AB8FE65" w:rsidR="004426E7" w:rsidRPr="00EE1FF5" w:rsidRDefault="0011351E" w:rsidP="004426E7">
      <w:pPr>
        <w:pStyle w:val="Standartnitext"/>
        <w:ind w:firstLine="432"/>
      </w:pPr>
      <w:r>
        <w:t>Základní definovatelnou strukturou je v Kerasu Model.</w:t>
      </w:r>
      <w:r w:rsidR="004C0032">
        <w:t xml:space="preserve"> </w:t>
      </w:r>
      <w:r w:rsidR="009B4388">
        <w:t>Ten slouží jako placeholder pro různ</w:t>
      </w:r>
      <w:r w:rsidR="00AF2CE8">
        <w:t>é</w:t>
      </w:r>
      <w:r w:rsidR="009B4388">
        <w:t xml:space="preserve"> druhy vrstev. Jednotlivé vrstvy lze do </w:t>
      </w:r>
      <w:r w:rsidR="00162545">
        <w:t>m</w:t>
      </w:r>
      <w:r w:rsidR="009B4388">
        <w:t>odelu přidávat buď sekvenčně jednu za druhou nebo je v případě komplikovanějších modelů možné definovat souslednost vrstev do grafu. Veškeré vrstvy jsou plně parametrizovatelné</w:t>
      </w:r>
      <w:r w:rsidR="00AF2CE8">
        <w:t xml:space="preserve"> a diferencovatelné</w:t>
      </w:r>
      <w:r w:rsidR="009B4388">
        <w:t>. Keras podporuje standar</w:t>
      </w:r>
      <w:r w:rsidR="00F0096B">
        <w:t>d</w:t>
      </w:r>
      <w:r w:rsidR="009B4388">
        <w:t xml:space="preserve">ní plně propojené vrstvy, konvoluční triplety, rekurentní vrstvy </w:t>
      </w:r>
      <w:r w:rsidR="00AF2CE8">
        <w:t>aj</w:t>
      </w:r>
      <w:r w:rsidR="009B4388">
        <w:t xml:space="preserve">.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53EA71C0" w:rsidR="0054232F" w:rsidRDefault="00172A2F" w:rsidP="00496118">
      <w:pPr>
        <w:pStyle w:val="Heading1"/>
      </w:pPr>
      <w:r>
        <w:lastRenderedPageBreak/>
        <w:t xml:space="preserve">Návrh </w:t>
      </w:r>
      <w:r w:rsidR="00906E65">
        <w:t>a implementace</w:t>
      </w:r>
    </w:p>
    <w:p w14:paraId="4C03823D" w14:textId="2A7C7D9D" w:rsidR="00B10C63" w:rsidRDefault="00B10C63" w:rsidP="00B10C63">
      <w:pPr>
        <w:pStyle w:val="Standartnitext"/>
        <w:ind w:firstLine="432"/>
      </w:pPr>
      <w:r>
        <w:t>Na základě popsaných experimentů PCGML</w:t>
      </w:r>
      <w:r w:rsidR="008F41CF">
        <w:t xml:space="preserve"> v kapitole </w:t>
      </w:r>
      <w:r w:rsidR="008F41CF">
        <w:fldChar w:fldCharType="begin"/>
      </w:r>
      <w:r w:rsidR="008F41CF">
        <w:instrText xml:space="preserve"> REF _Ref5709122 \n \h </w:instrText>
      </w:r>
      <w:r w:rsidR="008F41CF">
        <w:fldChar w:fldCharType="separate"/>
      </w:r>
      <w:r w:rsidR="008F41CF">
        <w:t>4.1</w:t>
      </w:r>
      <w:r w:rsidR="008F41CF">
        <w:fldChar w:fldCharType="end"/>
      </w:r>
      <w:r>
        <w:t xml:space="preserve"> lze konstatovat následující obecné rysy algoritmů pro generování logicky uspořádaných prostorů. Za prvé je třeba účelným způsobem předzpracovat vstupní data. </w:t>
      </w:r>
      <w:r w:rsidR="001C1E87">
        <w:t>Což znamená, že vybranému modelu strojového učení</w:t>
      </w:r>
      <w:r>
        <w:t xml:space="preserve"> musí být připraveny vhodně zakódované partikulární části žádoucího obsahu. Ve fázi generování jsou pak v rámci </w:t>
      </w:r>
      <w:r w:rsidR="001C1E87">
        <w:t>„</w:t>
      </w:r>
      <w:r>
        <w:t>nahodilé</w:t>
      </w:r>
      <w:r w:rsidR="001C1E87">
        <w:t>“</w:t>
      </w:r>
      <w:r>
        <w:t xml:space="preserve"> redistribuce těchto částí, zachovány naučené relace, ve kterých tyto části figurovaly v rámci učení. Dále si lze všimnout, že generování probíhá obvykle sekvenčně, kdy stav aktuálního prostoru vystupuje jako vstup pro další krok algoritmu. </w:t>
      </w:r>
    </w:p>
    <w:p w14:paraId="47F75C52" w14:textId="422D0C77" w:rsidR="00B10C63" w:rsidRDefault="00B10C63" w:rsidP="00B10C63">
      <w:pPr>
        <w:pStyle w:val="Standartnitext"/>
        <w:rPr>
          <w:rFonts w:eastAsiaTheme="minorEastAsia"/>
        </w:rPr>
      </w:pPr>
      <w:r>
        <w:t xml:space="preserve">Cílem následující kaptioly je demonstrovat metodu, která vychází z poznatků nabytých z prezentovaných PCGML experimentů. Tato metoda účelným způsobem kombinuje výstupy neuronových sítí pro </w:t>
      </w:r>
      <w:r w:rsidR="008F41CF">
        <w:t>logickou distribuci objektů do</w:t>
      </w:r>
      <w:r>
        <w:t xml:space="preserve"> interiéru pokoje. Implementace vychází z technologií představených v kapitole </w:t>
      </w:r>
      <w:r>
        <w:fldChar w:fldCharType="begin"/>
      </w:r>
      <w:r>
        <w:instrText xml:space="preserve"> REF _Ref5116809 \r \h </w:instrText>
      </w:r>
      <w:r>
        <w:fldChar w:fldCharType="separate"/>
      </w:r>
      <w:r>
        <w:t>5</w:t>
      </w:r>
      <w:r>
        <w:fldChar w:fldCharType="end"/>
      </w:r>
      <w:r>
        <w:t xml:space="preserve">. S daty bylo primárně pracována jako s csv soubory a pro maticové vizualizace byl využita knihovna </w:t>
      </w:r>
      <w:commentRangeStart w:id="46"/>
      <w:commentRangeStart w:id="47"/>
      <w:r>
        <w:rPr>
          <w:rFonts w:eastAsiaTheme="minorEastAsia"/>
        </w:rPr>
        <w:t>matpl</w:t>
      </w:r>
      <w:commentRangeEnd w:id="46"/>
      <w:r>
        <w:rPr>
          <w:rStyle w:val="CommentReference"/>
          <w:rFonts w:asciiTheme="minorHAnsi" w:hAnsiTheme="minorHAnsi" w:cstheme="minorBidi"/>
        </w:rPr>
        <w:commentReference w:id="46"/>
      </w:r>
      <w:commentRangeEnd w:id="47"/>
      <w:r w:rsidR="008F41CF">
        <w:rPr>
          <w:rStyle w:val="CommentReference"/>
          <w:rFonts w:asciiTheme="minorHAnsi" w:hAnsiTheme="minorHAnsi" w:cstheme="minorBidi"/>
        </w:rPr>
        <w:commentReference w:id="47"/>
      </w:r>
      <w:r>
        <w:rPr>
          <w:rFonts w:eastAsiaTheme="minorEastAsia"/>
        </w:rPr>
        <w:t xml:space="preserve">otlib </w:t>
      </w:r>
      <w:r>
        <w:rPr>
          <w:rFonts w:eastAsiaTheme="minorEastAsia"/>
        </w:rPr>
        <w:fldChar w:fldCharType="begin"/>
      </w:r>
      <w:r>
        <w:rPr>
          <w:rFonts w:eastAsiaTheme="minorEastAsia"/>
        </w:rPr>
        <w:instrText xml:space="preserve"> ADDIN ZOTERO_ITEM CSL_CITATION {"citationID":"yzxXNgiE","properties":{"formattedCitation":"(Hunter et al. 2019)","plainCitation":"(Hunter et al. 2019)","noteIndex":0},"citationItems":[{"id":984,"uris":["http://zotero.org/users/local/IbRhotwj/items/U4EVEJW9"],"uri":["http://zotero.org/users/local/IbRhotwj/items/U4EVEJW9"],"itemData":{"id":984,"type":"webpage","title":"matplotlib","container-title":"matplotlib","URL":"https://matplotlib.org/","author":[{"family":"Hunter","given":"John"},{"family":"Darren","given":"Dale"},{"family":"Firing","given":"Eric"}],"issued":{"date-parts":[["2019"]]}}}],"schema":"https://github.com/citation-style-language/schema/raw/master/csl-citation.json"} </w:instrText>
      </w:r>
      <w:r>
        <w:rPr>
          <w:rFonts w:eastAsiaTheme="minorEastAsia"/>
        </w:rPr>
        <w:fldChar w:fldCharType="separate"/>
      </w:r>
      <w:r w:rsidRPr="006F55DD">
        <w:t>(Hunter et al. 2019)</w:t>
      </w:r>
      <w:r>
        <w:rPr>
          <w:rFonts w:eastAsiaTheme="minorEastAsia"/>
        </w:rPr>
        <w:fldChar w:fldCharType="end"/>
      </w:r>
      <w:r>
        <w:rPr>
          <w:rFonts w:eastAsiaTheme="minorEastAsia"/>
        </w:rPr>
        <w:t>.</w:t>
      </w:r>
    </w:p>
    <w:p w14:paraId="18F6633D" w14:textId="7BC85657" w:rsidR="00B10C63" w:rsidRDefault="00B10C63" w:rsidP="00B10C63">
      <w:pPr>
        <w:pStyle w:val="Heading2"/>
      </w:pPr>
      <w:bookmarkStart w:id="48" w:name="_Toc5973936"/>
      <w:r>
        <w:t>Reprezentace scény</w:t>
      </w:r>
      <w:bookmarkEnd w:id="48"/>
    </w:p>
    <w:p w14:paraId="282B9681" w14:textId="08F90D1B"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155617">
        <w:rPr>
          <w:rFonts w:eastAsiaTheme="minorEastAsia"/>
        </w:rPr>
        <w:t xml:space="preserve">, kde </w:t>
      </w:r>
      <m:oMath>
        <m:r>
          <w:rPr>
            <w:rFonts w:ascii="Cambria Math" w:eastAsiaTheme="minorEastAsia" w:hAnsi="Cambria Math"/>
          </w:rPr>
          <m:t xml:space="preserve">x,y∈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m:t>
        </m:r>
      </m:oMath>
      <w:r w:rsidR="00EF3F47">
        <w:t>. Na těchto pozicích se mohou vyskytovat objekty</w:t>
      </w:r>
      <w:r>
        <w:t xml:space="preserve">. </w:t>
      </w:r>
    </w:p>
    <w:p w14:paraId="2B952900" w14:textId="776DA9B2" w:rsidR="00EF3F47" w:rsidRDefault="007830E9" w:rsidP="00530CB1">
      <w:pPr>
        <w:pStyle w:val="Rovnice"/>
      </w:pPr>
      <m:oMathPara>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4CC6FF0B"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9</w:t>
      </w:r>
      <w:r w:rsidR="009A0142">
        <w:rPr>
          <w:noProof/>
        </w:rPr>
        <w:fldChar w:fldCharType="end"/>
      </w:r>
      <w:r w:rsidR="00EF3F47">
        <w:t xml:space="preserve"> Příklad diskrétního prostoru </w:t>
      </w:r>
      <w:r w:rsidR="00D549F1">
        <w:t>3</w:t>
      </w:r>
      <w:r w:rsidR="00D549F1">
        <w:rPr>
          <w:vertAlign w:val="superscript"/>
        </w:rPr>
        <w:t>2</w:t>
      </w:r>
      <w:r w:rsidR="00EF3F47">
        <w:t xml:space="preserve">, kde </w:t>
      </w:r>
      <w:r w:rsidR="00155617">
        <w:t>každá pozice</w:t>
      </w:r>
      <w:r w:rsidR="00EF3F47">
        <w:t xml:space="preserve"> představuje jednu konkrétní třídu objektů</w:t>
      </w:r>
    </w:p>
    <w:p w14:paraId="31BA165C" w14:textId="3415952F" w:rsidR="00AF1D2E" w:rsidRDefault="008E1A76" w:rsidP="00EF3F47">
      <w:pPr>
        <w:pStyle w:val="Standartnitext"/>
        <w:ind w:firstLine="708"/>
      </w:pPr>
      <w:r>
        <w:t>Dohromady vytvářejí</w:t>
      </w:r>
      <w:r w:rsidR="00AF1D2E">
        <w:t xml:space="preserve"> tyto objekty určitou množinu</w:t>
      </w:r>
      <w:r w:rsidR="00155617">
        <w:rPr>
          <w:rFonts w:eastAsiaTheme="minorEastAsia"/>
        </w:rPr>
        <w:t xml:space="preserve"> </w:t>
      </w:r>
      <m:oMath>
        <m:r>
          <w:rPr>
            <w:rFonts w:ascii="Cambria Math" w:hAnsi="Cambria Math"/>
          </w:rPr>
          <m:t>O</m:t>
        </m:r>
      </m:oMath>
      <w:r w:rsidR="00AF1D2E">
        <w:t>. Ta</w:t>
      </w:r>
      <w:r w:rsidR="00D240BE">
        <w:t xml:space="preserve">to množina vytváří smysluplnost, neboli </w:t>
      </w:r>
      <w:r w:rsidR="00402B7E">
        <w:t>význam scény</w:t>
      </w:r>
      <w:r w:rsidR="00AF1D2E">
        <w:t xml:space="preserve"> </w:t>
      </w:r>
      <m:oMath>
        <m:r>
          <w:rPr>
            <w:rFonts w:ascii="Cambria Math" w:hAnsi="Cambria Math"/>
          </w:rPr>
          <m:t>VS</m:t>
        </m:r>
      </m:oMath>
      <w:r w:rsidR="00AF1D2E">
        <w:t xml:space="preserve"> ve dvou aspektech. Za prvé je pro </w:t>
      </w:r>
      <m:oMath>
        <m:r>
          <w:rPr>
            <w:rFonts w:ascii="Cambria Math" w:hAnsi="Cambria Math"/>
          </w:rPr>
          <m:t>VS</m:t>
        </m:r>
      </m:oMath>
      <w:r w:rsidR="00AF1D2E">
        <w:t xml:space="preserve"> podstatná přítomnost nebo nepřítomnost objektů ve scéně. Například vyskytuje-li se ve scéně 5 postelí je její význam jiný než vyskytuje-li se v ní 5 </w:t>
      </w:r>
      <w:r w:rsidR="00B86222">
        <w:t>stolů obklopených židlemi</w:t>
      </w:r>
      <w:r w:rsidR="00E62DA1">
        <w:t xml:space="preserve">. </w:t>
      </w:r>
      <w:r w:rsidR="00AF1D2E">
        <w:t>Za 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w:t>
      </w:r>
      <w:r w:rsidR="00B86222">
        <w:t>dvacet</w:t>
      </w:r>
      <w:r w:rsidR="006321F6">
        <w:t xml:space="preserve"> židlí a </w:t>
      </w:r>
      <w:r w:rsidR="00B86222">
        <w:t>pět</w:t>
      </w:r>
      <w:r w:rsidR="006321F6">
        <w:t xml:space="preserve"> stolů, je v</w:t>
      </w:r>
      <w:r w:rsidR="0093346A">
        <w:t xml:space="preserve">ýznam scény jiný, když se všech pět židlí nachází u stolu, než když tomu </w:t>
      </w:r>
      <w:r w:rsidR="0093346A">
        <w:lastRenderedPageBreak/>
        <w:t xml:space="preserve">tak není. </w:t>
      </w:r>
      <w:r w:rsidR="004C31B1">
        <w:t xml:space="preserve">Prezentovaný algoritmus řeší druhý aspekt </w:t>
      </w:r>
      <w:r w:rsidR="00B10C63">
        <w:t>významu scény</w:t>
      </w:r>
      <w:r w:rsidR="004C31B1">
        <w:t>, totiž umístění objektu na nejpravděpodobnější místo vzhledem k aktuálnímu kontextu prostoru. Přítomnost jednotlivých objektových tříd ve scéně je řízena uživatelsky.</w:t>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48BEB0AB" w:rsidR="0093346A" w:rsidRDefault="002D2995" w:rsidP="004615F6">
      <w:pPr>
        <w:pStyle w:val="Standartnitext"/>
        <w:ind w:firstLine="708"/>
      </w:pPr>
      <w:r>
        <w:t>Z uved</w:t>
      </w:r>
      <w:r w:rsidR="00F0096B">
        <w:t>e</w:t>
      </w:r>
      <w:r>
        <w:t xml:space="preserve">ného </w:t>
      </w:r>
      <w:r w:rsidR="00365130">
        <w:t>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49"/>
      <w:r w:rsidR="0093346A">
        <w:t>generování</w:t>
      </w:r>
      <w:commentRangeEnd w:id="49"/>
      <w:r w:rsidR="0093346A">
        <w:rPr>
          <w:rStyle w:val="CommentReference"/>
          <w:rFonts w:asciiTheme="minorHAnsi" w:hAnsiTheme="minorHAnsi" w:cstheme="minorBidi"/>
        </w:rPr>
        <w:commentReference w:id="49"/>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w:t>
      </w:r>
      <w:r w:rsidR="001C1E87">
        <w:t xml:space="preserve"> </w:t>
      </w:r>
      <w:r w:rsidR="004615F6">
        <w:t>jsou předmětem následující kapitoly.</w:t>
      </w:r>
    </w:p>
    <w:p w14:paraId="311F5BE7" w14:textId="77777777" w:rsidR="0093346A" w:rsidRDefault="006D7066" w:rsidP="00530CB1">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57A9BEAE" w:rsidR="0093346A" w:rsidRDefault="00012722" w:rsidP="00C46A53">
      <w:pPr>
        <w:pStyle w:val="CAPITION"/>
      </w:pPr>
      <w:bookmarkStart w:id="50" w:name="_Ref3885870"/>
      <w:r>
        <w:t>Rov.</w:t>
      </w:r>
      <w:r w:rsidR="0093346A">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10</w:t>
      </w:r>
      <w:r w:rsidR="009A0142">
        <w:rPr>
          <w:noProof/>
        </w:rPr>
        <w:fldChar w:fldCharType="end"/>
      </w:r>
      <w:bookmarkEnd w:id="50"/>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třídy </w:t>
      </w:r>
      <m:oMath>
        <m:r>
          <w:rPr>
            <w:rFonts w:ascii="Cambria Math" w:hAnsi="Cambria Math"/>
          </w:rPr>
          <m:t>x</m:t>
        </m:r>
      </m:oMath>
      <w:r w:rsidR="00F25EE4">
        <w:t>.</w:t>
      </w:r>
    </w:p>
    <w:p w14:paraId="740EDD7B" w14:textId="3C5B2843" w:rsidR="00125FE2" w:rsidRDefault="00FB3671" w:rsidP="00E95A94">
      <w:pPr>
        <w:pStyle w:val="Heading2"/>
      </w:pPr>
      <w:bookmarkStart w:id="51" w:name="_Toc5973937"/>
      <w:r>
        <w:t>Popis algoritmu</w:t>
      </w:r>
      <w:r w:rsidR="00E950EC">
        <w:t xml:space="preserve"> a modelové situace</w:t>
      </w:r>
      <w:bookmarkEnd w:id="51"/>
    </w:p>
    <w:p w14:paraId="36DD8640" w14:textId="3B9861EB" w:rsidR="00F25EE4" w:rsidRDefault="00D96B56" w:rsidP="00AA1449">
      <w:pPr>
        <w:pStyle w:val="Standartnitext"/>
        <w:ind w:firstLine="576"/>
      </w:pPr>
      <w:r>
        <w:t>Celý algoritmus sestává ze tří fází. Za prvé je to fáze předzpracování dat. V druhé fázi se natrénují neuronové sítě a v poslední fázi je volána metoda generování</w:t>
      </w:r>
      <w:r w:rsidR="00B10C63">
        <w:t>, která účelným způsobem kombinuje výstupy neuronových sítí pro finální predikci umístění objektu do scény</w:t>
      </w:r>
      <w:r>
        <w:t>.</w:t>
      </w:r>
      <w:r w:rsidR="00E16F6D">
        <w:t xml:space="preserve"> Modelovou situací pro otestování navrženého principu je umísťování nábytku do prostoru pokoje. Aplikační užití tohoto principu se však neomezuje na tento konkrétní případ a lze ho obecně aplikovat i pro jiná zadání.</w:t>
      </w:r>
      <w:r w:rsidR="00B10C63">
        <w:t xml:space="preserve"> Všechny tři fáze jsou blíže pospány v následujících kapitolách.</w:t>
      </w:r>
      <w:r>
        <w:t xml:space="preserve"> </w:t>
      </w:r>
    </w:p>
    <w:p w14:paraId="53A20AA2" w14:textId="2156AF64" w:rsidR="00CC29C7" w:rsidRDefault="00CC29C7" w:rsidP="00CC29C7">
      <w:pPr>
        <w:pStyle w:val="Heading3"/>
      </w:pPr>
      <w:bookmarkStart w:id="52" w:name="_Toc5973938"/>
      <w:r>
        <w:t>Charakteristika vstupních dat</w:t>
      </w:r>
      <w:bookmarkEnd w:id="52"/>
    </w:p>
    <w:p w14:paraId="2DF9EE1C" w14:textId="3B27CEA0" w:rsidR="00E25B52" w:rsidRDefault="00CC29C7" w:rsidP="00E25B52">
      <w:pPr>
        <w:pStyle w:val="Standartnitext"/>
        <w:rPr>
          <w:rFonts w:eastAsiaTheme="minorEastAsia"/>
        </w:rPr>
      </w:pPr>
      <w:r>
        <w:t xml:space="preserve">Pro všechny testované případy byla užita vstupní datová sada čítající 23 </w:t>
      </w:r>
      <w:commentRangeStart w:id="53"/>
      <w:r>
        <w:t xml:space="preserve">ručně </w:t>
      </w:r>
      <w:commentRangeEnd w:id="53"/>
      <w:r w:rsidR="00CE4100">
        <w:rPr>
          <w:rStyle w:val="CommentReference"/>
          <w:rFonts w:asciiTheme="minorHAnsi" w:hAnsiTheme="minorHAnsi" w:cstheme="minorBidi"/>
        </w:rPr>
        <w:commentReference w:id="53"/>
      </w:r>
      <w:r w:rsidR="00E16F6D">
        <w:t>nadefinovaných</w:t>
      </w:r>
      <w:r>
        <w:t xml:space="preserve"> </w:t>
      </w:r>
      <w:r w:rsidR="00E16F6D">
        <w:t>scén</w:t>
      </w:r>
      <w:r w:rsidR="00663F9C">
        <w:rPr>
          <w:rStyle w:val="CommentReference"/>
          <w:rFonts w:asciiTheme="minorHAnsi" w:hAnsiTheme="minorHAnsi" w:cstheme="minorBidi"/>
        </w:rPr>
        <w:commentReference w:id="54"/>
      </w:r>
      <w:r w:rsidR="00B168DC">
        <w:rPr>
          <w:rStyle w:val="CommentReference"/>
          <w:rFonts w:asciiTheme="minorHAnsi" w:hAnsiTheme="minorHAnsi" w:cstheme="minorBidi"/>
        </w:rPr>
        <w:commentReference w:id="55"/>
      </w:r>
      <w:r w:rsidR="00E16F6D">
        <w:t xml:space="preserve">, které </w:t>
      </w:r>
      <w:r w:rsidR="00B168DC">
        <w:t>reprezentují</w:t>
      </w:r>
      <w:r w:rsidR="00E16F6D">
        <w:t xml:space="preserve"> pokoj.</w:t>
      </w:r>
      <w:r w:rsidR="001C1E87">
        <w:t xml:space="preserve"> Matice dat (a jejich vizualizace) lze nalézt v </w:t>
      </w:r>
      <w:commentRangeStart w:id="56"/>
      <w:r w:rsidR="001C1E87">
        <w:t xml:space="preserve">přiloze </w:t>
      </w:r>
      <w:commentRangeEnd w:id="56"/>
      <w:r w:rsidR="0053052D">
        <w:rPr>
          <w:rStyle w:val="CommentReference"/>
          <w:rFonts w:asciiTheme="minorHAnsi" w:hAnsiTheme="minorHAnsi" w:cstheme="minorBidi"/>
        </w:rPr>
        <w:commentReference w:id="56"/>
      </w:r>
      <w:r w:rsidR="001C1E87">
        <w:t>bakalářské práce.</w:t>
      </w:r>
      <w:r w:rsidR="00A9102E">
        <w:t xml:space="preserve"> </w:t>
      </w:r>
      <w:r w:rsidR="00CE4100">
        <w:t xml:space="preserve">Tvar pokoje byl v 18 případech čtvercový a v pěti </w:t>
      </w:r>
      <w:r w:rsidR="00CE4100">
        <w:lastRenderedPageBreak/>
        <w:t xml:space="preserve">případech </w:t>
      </w:r>
      <w:r w:rsidR="00663F9C">
        <w:t>byl tvarem nepravidelný n-úhelník s vodorovnými nebo svislými hranami</w:t>
      </w:r>
      <w:r w:rsidR="0010327C">
        <w:t>.</w:t>
      </w:r>
      <w:r>
        <w:t xml:space="preserve"> </w:t>
      </w:r>
      <w:r w:rsidR="004C2420">
        <w:t xml:space="preserve">Přiklady obou tvarů pokoje jsou vyobrazeny na obrázku </w:t>
      </w:r>
      <w:r w:rsidR="004C2420">
        <w:fldChar w:fldCharType="begin"/>
      </w:r>
      <w:r w:rsidR="004C2420">
        <w:instrText xml:space="preserve"> REF _Ref5346733 \h </w:instrText>
      </w:r>
      <w:r w:rsidR="004C2420">
        <w:fldChar w:fldCharType="separate"/>
      </w:r>
      <w:r w:rsidR="004C2420">
        <w:t xml:space="preserve">Obr. </w:t>
      </w:r>
      <w:r w:rsidR="004C2420">
        <w:rPr>
          <w:noProof/>
        </w:rPr>
        <w:t>10</w:t>
      </w:r>
      <w:r w:rsidR="004C2420">
        <w:fldChar w:fldCharType="end"/>
      </w:r>
      <w:r w:rsidR="004C2420">
        <w:t xml:space="preserve">. </w:t>
      </w:r>
      <w:r w:rsidR="00AF2CE8">
        <w:fldChar w:fldCharType="begin"/>
      </w:r>
      <w:r w:rsidR="00AF2CE8">
        <w:instrText xml:space="preserve"> REF _Ref3878559 \h </w:instrText>
      </w:r>
      <w:r w:rsidR="00AF2CE8">
        <w:fldChar w:fldCharType="separate"/>
      </w:r>
      <w:r w:rsidR="00AF2CE8">
        <w:t xml:space="preserve">Tabulka </w:t>
      </w:r>
      <w:r w:rsidR="00AF2CE8">
        <w:rPr>
          <w:noProof/>
        </w:rPr>
        <w:t>1</w:t>
      </w:r>
      <w:r w:rsidR="00AF2CE8">
        <w:fldChar w:fldCharType="end"/>
      </w:r>
      <w:r>
        <w:t xml:space="preserve"> </w:t>
      </w:r>
      <w:r w:rsidR="00396329">
        <w:t xml:space="preserve">představuje použité objekty a </w:t>
      </w:r>
      <w:r>
        <w:t>logiku, se kterou by</w:t>
      </w:r>
      <w:r w:rsidR="00C46A53">
        <w:t>ly předměty do scén umísťovány</w:t>
      </w:r>
      <w:r w:rsidR="00E16F6D">
        <w:t>. Tyto údaje jsou</w:t>
      </w:r>
      <w:r w:rsidR="00663F9C">
        <w:t xml:space="preserve"> </w:t>
      </w:r>
      <w:r w:rsidR="00E16F6D">
        <w:t>podstatné</w:t>
      </w:r>
      <w:r w:rsidR="00396329">
        <w:t xml:space="preserve"> pro</w:t>
      </w:r>
      <w:r w:rsidR="0010327C">
        <w:t xml:space="preserve"> popis jednotlivých fází a</w:t>
      </w:r>
      <w:r w:rsidR="00396329">
        <w:t xml:space="preserve"> následnou evaluaci nagenerovaných vzorků.</w:t>
      </w:r>
      <w:r w:rsidR="00E25B52" w:rsidRPr="00E25B52">
        <w:rPr>
          <w:rFonts w:eastAsiaTheme="minorEastAsia"/>
        </w:rPr>
        <w:t xml:space="preserve"> </w:t>
      </w:r>
      <w:r w:rsidR="00E25B52">
        <w:rPr>
          <w:rFonts w:eastAsiaTheme="minorEastAsia"/>
        </w:rPr>
        <w:fldChar w:fldCharType="begin"/>
      </w:r>
      <w:r w:rsidR="00E25B52">
        <w:rPr>
          <w:rFonts w:eastAsiaTheme="minorEastAsia"/>
        </w:rPr>
        <w:instrText xml:space="preserve"> REF _Ref5972929 \h </w:instrText>
      </w:r>
      <w:r w:rsidR="00E25B52">
        <w:rPr>
          <w:rFonts w:eastAsiaTheme="minorEastAsia"/>
        </w:rPr>
      </w:r>
      <w:r w:rsidR="00E25B52">
        <w:rPr>
          <w:rFonts w:eastAsiaTheme="minorEastAsia"/>
        </w:rPr>
        <w:fldChar w:fldCharType="separate"/>
      </w:r>
      <w:r w:rsidR="00E25B52">
        <w:t xml:space="preserve">Obr. </w:t>
      </w:r>
      <w:r w:rsidR="00E25B52">
        <w:rPr>
          <w:noProof/>
        </w:rPr>
        <w:t>12</w:t>
      </w:r>
      <w:r w:rsidR="00E25B52">
        <w:rPr>
          <w:rFonts w:eastAsiaTheme="minorEastAsia"/>
        </w:rPr>
        <w:fldChar w:fldCharType="end"/>
      </w:r>
      <w:r w:rsidR="00E25B52">
        <w:rPr>
          <w:rFonts w:eastAsiaTheme="minorEastAsia"/>
        </w:rPr>
        <w:t xml:space="preserve"> </w:t>
      </w:r>
      <w:r w:rsidR="00E25B52">
        <w:rPr>
          <w:rFonts w:eastAsiaTheme="minorEastAsia"/>
        </w:rPr>
        <w:t>představuje prostor</w:t>
      </w:r>
      <w:r w:rsidR="00E25B52">
        <w:rPr>
          <w:rFonts w:eastAsiaTheme="minorEastAsia"/>
        </w:rPr>
        <w:t xml:space="preserve"> matice, ve které</w:t>
      </w:r>
      <w:r w:rsidR="00E25B52">
        <w:rPr>
          <w:rFonts w:eastAsiaTheme="minorEastAsia"/>
        </w:rPr>
        <w:t xml:space="preserve"> jsou zobrazeny a dodrženy všechny sledované vlastnosti.</w:t>
      </w:r>
    </w:p>
    <w:p w14:paraId="1503E157" w14:textId="15B18E29" w:rsidR="00C46A53" w:rsidRDefault="00C46A53" w:rsidP="00C46A53">
      <w:pPr>
        <w:pStyle w:val="Standartnitext"/>
        <w:ind w:firstLine="708"/>
      </w:pPr>
    </w:p>
    <w:p w14:paraId="4D36C2DD" w14:textId="546C2E6B" w:rsidR="004C2420" w:rsidRDefault="004C2420" w:rsidP="004C2420">
      <w:pPr>
        <w:pStyle w:val="Obrzek"/>
      </w:pPr>
      <w:r w:rsidRPr="004C2420">
        <w:drawing>
          <wp:inline distT="0" distB="0" distL="0" distR="0" wp14:anchorId="05957D47" wp14:editId="4B53445F">
            <wp:extent cx="1266804" cy="1250579"/>
            <wp:effectExtent l="0" t="0" r="0" b="6985"/>
            <wp:docPr id="19" name="Picture 19" descr="C:\Users\Adam Ouhrabka\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 Ouhrabka\Desktop\vis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20" t="11540" r="27711" b="6379"/>
                    <a:stretch/>
                  </pic:blipFill>
                  <pic:spPr bwMode="auto">
                    <a:xfrm>
                      <a:off x="0" y="0"/>
                      <a:ext cx="1297118" cy="128050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3166E961" wp14:editId="444243A4">
            <wp:extent cx="2009954" cy="1261611"/>
            <wp:effectExtent l="0" t="0" r="0" b="0"/>
            <wp:docPr id="20" name="Picture 20"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4" t="11198" r="18118" b="5691"/>
                    <a:stretch/>
                  </pic:blipFill>
                  <pic:spPr bwMode="auto">
                    <a:xfrm>
                      <a:off x="0" y="0"/>
                      <a:ext cx="2042109" cy="128179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52F3D087" wp14:editId="549920E2">
            <wp:extent cx="3976778" cy="122119"/>
            <wp:effectExtent l="0" t="0" r="0" b="0"/>
            <wp:docPr id="18" name="Picture 18"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4" t="93875" r="2500" b="264"/>
                    <a:stretch/>
                  </pic:blipFill>
                  <pic:spPr bwMode="auto">
                    <a:xfrm>
                      <a:off x="0" y="0"/>
                      <a:ext cx="4950652" cy="152025"/>
                    </a:xfrm>
                    <a:prstGeom prst="rect">
                      <a:avLst/>
                    </a:prstGeom>
                    <a:noFill/>
                    <a:ln>
                      <a:noFill/>
                    </a:ln>
                    <a:extLst>
                      <a:ext uri="{53640926-AAD7-44D8-BBD7-CCE9431645EC}">
                        <a14:shadowObscured xmlns:a14="http://schemas.microsoft.com/office/drawing/2010/main"/>
                      </a:ext>
                    </a:extLst>
                  </pic:spPr>
                </pic:pic>
              </a:graphicData>
            </a:graphic>
          </wp:inline>
        </w:drawing>
      </w:r>
    </w:p>
    <w:p w14:paraId="553D92B8" w14:textId="36DD6166" w:rsidR="004C2420" w:rsidRDefault="004C2420" w:rsidP="004C2420">
      <w:pPr>
        <w:pStyle w:val="CAPITION"/>
      </w:pPr>
      <w:bookmarkStart w:id="57" w:name="_Ref5346733"/>
      <w:r>
        <w:t xml:space="preserve">Obr. </w:t>
      </w:r>
      <w:fldSimple w:instr=" SEQ Obr. \* ARABIC ">
        <w:r w:rsidR="00E25B52">
          <w:rPr>
            <w:noProof/>
          </w:rPr>
          <w:t>11</w:t>
        </w:r>
      </w:fldSimple>
      <w:bookmarkEnd w:id="57"/>
      <w:r>
        <w:t xml:space="preserve">: Příklady scén (pokojů) z datové sady. Vlevo čtvercový tvar. Vpravo nepravidelný n-úhelník. </w:t>
      </w:r>
    </w:p>
    <w:p w14:paraId="36D8158D" w14:textId="46D37ACA" w:rsidR="00C46A53" w:rsidRDefault="00C46A53" w:rsidP="00C46A53">
      <w:pPr>
        <w:pStyle w:val="Captiontable"/>
      </w:pPr>
      <w:bookmarkStart w:id="58" w:name="_Ref3878559"/>
      <w:r>
        <w:t xml:space="preserve">Tabulka </w:t>
      </w:r>
      <w:r>
        <w:rPr>
          <w:noProof/>
        </w:rPr>
        <w:fldChar w:fldCharType="begin"/>
      </w:r>
      <w:r>
        <w:rPr>
          <w:noProof/>
        </w:rPr>
        <w:instrText xml:space="preserve"> SEQ Tabulka \* ARABIC </w:instrText>
      </w:r>
      <w:r>
        <w:rPr>
          <w:noProof/>
        </w:rPr>
        <w:fldChar w:fldCharType="separate"/>
      </w:r>
      <w:r w:rsidR="00C05B9A">
        <w:rPr>
          <w:noProof/>
        </w:rPr>
        <w:t>1</w:t>
      </w:r>
      <w:r>
        <w:rPr>
          <w:noProof/>
        </w:rPr>
        <w:fldChar w:fldCharType="end"/>
      </w:r>
      <w:bookmarkEnd w:id="58"/>
      <w:r w:rsidR="00E950EC">
        <w:rPr>
          <w:noProof/>
        </w:rPr>
        <w:t>:</w:t>
      </w:r>
      <w:r>
        <w:t xml:space="preserve"> </w:t>
      </w:r>
      <w:r w:rsidR="00312F03">
        <w:t>N</w:t>
      </w:r>
      <w:r>
        <w:t>ázor</w:t>
      </w:r>
      <w:r w:rsidR="004C2420">
        <w:t>ný</w:t>
      </w:r>
      <w:r>
        <w:t xml:space="preserve"> popis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7D74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5"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28"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5"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5"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5"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5"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61DF41B7" w14:textId="56F740AA"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 xml:space="preserve">Židle je objekt, na kterém sledujeme hned několik hypotéz a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5"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5"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5"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5F7DD235" w14:textId="4BC1104B"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 aby se před ním nevyskytoval</w:t>
            </w:r>
            <w:r>
              <w:t xml:space="preserve"> objekt třídy </w:t>
            </w:r>
            <w:r w:rsidRPr="00A26542">
              <w:rPr>
                <w:b/>
              </w:rPr>
              <w:t>4</w:t>
            </w:r>
            <w:r w:rsidR="005F59B7" w:rsidRPr="005F59B7">
              <w:t>.</w:t>
            </w:r>
          </w:p>
        </w:tc>
      </w:tr>
      <w:tr w:rsidR="00A26542" w14:paraId="029EF648"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5"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7BEE5E27" w14:textId="5F6D608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p>
        </w:tc>
      </w:tr>
    </w:tbl>
    <w:bookmarkStart w:id="59" w:name="_Ref3878655"/>
    <w:bookmarkStart w:id="60" w:name="_Ref3878667"/>
    <w:bookmarkStart w:id="61" w:name="_Ref3878669"/>
    <w:p w14:paraId="56061997" w14:textId="73FD7A7F" w:rsidR="007D7441" w:rsidRPr="00E25B52" w:rsidRDefault="007830E9" w:rsidP="007D744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2"/>
                        <m:mcJc m:val="center"/>
                      </m:mcPr>
                    </m:mc>
                  </m:mcs>
                  <m:ctrlPr>
                    <w:rPr>
                      <w:rFonts w:ascii="Cambria Math" w:hAnsi="Cambria Math"/>
                    </w:rPr>
                  </m:ctrlPr>
                </m:mPr>
                <m:mr>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e>
                </m:mr>
              </m:m>
            </m:e>
          </m:d>
        </m:oMath>
      </m:oMathPara>
    </w:p>
    <w:p w14:paraId="5E514043" w14:textId="761B9396" w:rsidR="00E25B52" w:rsidRDefault="00E25B52" w:rsidP="00E25B52">
      <w:pPr>
        <w:pStyle w:val="CAPITION"/>
      </w:pPr>
      <w:bookmarkStart w:id="62" w:name="_Ref5972929"/>
      <w:r>
        <w:t xml:space="preserve">Obr. </w:t>
      </w:r>
      <w:r>
        <w:fldChar w:fldCharType="begin"/>
      </w:r>
      <w:r>
        <w:instrText xml:space="preserve"> SEQ Obr. \* ARABIC </w:instrText>
      </w:r>
      <w:r>
        <w:fldChar w:fldCharType="separate"/>
      </w:r>
      <w:r>
        <w:rPr>
          <w:noProof/>
        </w:rPr>
        <w:t>12</w:t>
      </w:r>
      <w:r>
        <w:fldChar w:fldCharType="end"/>
      </w:r>
      <w:bookmarkEnd w:id="62"/>
      <w:r>
        <w:t xml:space="preserve">: Matice, ve které jsou splněny všechny nadefinované vlastnosti viz. </w:t>
      </w:r>
      <w:r>
        <w:fldChar w:fldCharType="begin"/>
      </w:r>
      <w:r>
        <w:instrText xml:space="preserve"> REF _Ref3878559 \h </w:instrText>
      </w:r>
      <w:r>
        <w:fldChar w:fldCharType="separate"/>
      </w:r>
      <w:r>
        <w:t xml:space="preserve">Tabulka </w:t>
      </w:r>
      <w:r>
        <w:rPr>
          <w:noProof/>
        </w:rPr>
        <w:t>1</w:t>
      </w:r>
      <w:r>
        <w:fldChar w:fldCharType="end"/>
      </w:r>
      <w:r>
        <w:t>.</w:t>
      </w:r>
    </w:p>
    <w:p w14:paraId="6A3DDD06" w14:textId="58A8926C" w:rsidR="00D96B56" w:rsidRDefault="00E16F6D" w:rsidP="00D96B56">
      <w:pPr>
        <w:pStyle w:val="Heading3"/>
      </w:pPr>
      <w:bookmarkStart w:id="63" w:name="_Toc5973939"/>
      <w:r>
        <w:t>Vektorizace</w:t>
      </w:r>
      <w:r w:rsidR="00D96B56">
        <w:t xml:space="preserve"> dat</w:t>
      </w:r>
      <w:bookmarkEnd w:id="59"/>
      <w:bookmarkEnd w:id="60"/>
      <w:bookmarkEnd w:id="61"/>
      <w:bookmarkEnd w:id="63"/>
    </w:p>
    <w:p w14:paraId="5F4AF5BB" w14:textId="330ECFC3" w:rsidR="00CC29C7" w:rsidRDefault="00200A8A" w:rsidP="00D96B56">
      <w:pPr>
        <w:pStyle w:val="Standartnitext"/>
        <w:ind w:firstLine="576"/>
      </w:pPr>
      <w:r>
        <w:t>F</w:t>
      </w:r>
      <w:r w:rsidR="00D96B56">
        <w:t>áze</w:t>
      </w:r>
      <w:r>
        <w:t xml:space="preserve"> vektorizace</w:t>
      </w:r>
      <w:r w:rsidR="00D96B56">
        <w:t xml:space="preserve"> je operačně nejnáročnější</w:t>
      </w:r>
      <w:r w:rsidR="00F0096B">
        <w:t>m</w:t>
      </w:r>
      <w:r w:rsidR="00D96B56">
        <w:t xml:space="preserve"> </w:t>
      </w:r>
      <w:r w:rsidR="00DB6483">
        <w:t>krokem</w:t>
      </w:r>
      <w:r w:rsidR="00D96B56">
        <w:t>, ve které</w:t>
      </w:r>
      <w:r w:rsidR="00DB6483">
        <w:t>m</w:t>
      </w:r>
      <w:r w:rsidR="00D96B56">
        <w:t xml:space="preserve"> dochází k</w:t>
      </w:r>
      <w:r w:rsidR="004C2420">
        <w:t>e</w:t>
      </w:r>
      <w:r w:rsidR="00DB6483">
        <w:t> </w:t>
      </w:r>
      <w:r w:rsidR="004C2420">
        <w:t>zpracování</w:t>
      </w:r>
      <w:r w:rsidR="00DB6483">
        <w:t xml:space="preserve"> dat ze</w:t>
      </w:r>
      <w:r w:rsidR="00D96B56">
        <w:t xml:space="preserve"> vstupních</w:t>
      </w:r>
      <w:r w:rsidR="00DB6483">
        <w:t xml:space="preserve"> příkladů</w:t>
      </w:r>
      <w:r w:rsidR="00D96B56">
        <w:t xml:space="preserve"> </w:t>
      </w:r>
      <w:r w:rsidR="00DB6483">
        <w:t xml:space="preserve">a vytvoření dvojic </w:t>
      </w:r>
      <m:oMath>
        <m:r>
          <w:rPr>
            <w:rFonts w:ascii="Cambria Math" w:hAnsi="Cambria Math"/>
          </w:rPr>
          <m:t>(x→y)</m:t>
        </m:r>
      </m:oMath>
      <w:r w:rsidR="009A04C2">
        <w:t>. Na konci fáze vektorizace</w:t>
      </w:r>
      <w:r w:rsidR="00D96B56">
        <w:t xml:space="preserve"> vytvoří</w:t>
      </w:r>
      <w:r w:rsidR="009A04C2">
        <w:t xml:space="preserve"> tyto dvojice</w:t>
      </w:r>
      <w:r w:rsidR="004C2420">
        <w:t xml:space="preserve"> vstupně-výstupní</w:t>
      </w:r>
      <w:r w:rsidR="00D96B56">
        <w:t xml:space="preserve"> datovou sadu pro neuronové sítě.</w:t>
      </w:r>
    </w:p>
    <w:p w14:paraId="7F485ADD" w14:textId="70BEC0F8" w:rsidR="00E25DB9" w:rsidRDefault="004C2420" w:rsidP="0010327C">
      <w:pPr>
        <w:pStyle w:val="Standartnitext"/>
        <w:ind w:firstLine="576"/>
      </w:pPr>
      <w:r>
        <w:rPr>
          <w:noProof/>
          <w:lang w:eastAsia="cs-CZ"/>
        </w:rPr>
        <mc:AlternateContent>
          <mc:Choice Requires="wps">
            <w:drawing>
              <wp:anchor distT="0" distB="0" distL="114300" distR="114300" simplePos="0" relativeHeight="251672576" behindDoc="0" locked="0" layoutInCell="1" allowOverlap="1" wp14:anchorId="0FAF6FEB" wp14:editId="3102C5C9">
                <wp:simplePos x="0" y="0"/>
                <wp:positionH relativeFrom="column">
                  <wp:posOffset>2645343</wp:posOffset>
                </wp:positionH>
                <wp:positionV relativeFrom="paragraph">
                  <wp:posOffset>2435206</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492438" id="_x0000_t32" coordsize="21600,21600" o:spt="32" o:oned="t" path="m,l21600,21600e" filled="f">
                <v:path arrowok="t" fillok="f" o:connecttype="none"/>
                <o:lock v:ext="edit" shapetype="t"/>
              </v:shapetype>
              <v:shape id="Straight Arrow Connector 21" o:spid="_x0000_s1026" type="#_x0000_t32" style="position:absolute;margin-left:208.3pt;margin-top:191.75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4A88D432">
                <wp:simplePos x="0" y="0"/>
                <wp:positionH relativeFrom="column">
                  <wp:posOffset>2626360</wp:posOffset>
                </wp:positionH>
                <wp:positionV relativeFrom="paragraph">
                  <wp:posOffset>2570480</wp:posOffset>
                </wp:positionV>
                <wp:extent cx="436245" cy="335915"/>
                <wp:effectExtent l="0" t="0" r="20955" b="26035"/>
                <wp:wrapNone/>
                <wp:docPr id="15" name="Rectangle 15"/>
                <wp:cNvGraphicFramePr/>
                <a:graphic xmlns:a="http://schemas.openxmlformats.org/drawingml/2006/main">
                  <a:graphicData uri="http://schemas.microsoft.com/office/word/2010/wordprocessingShape">
                    <wps:wsp>
                      <wps:cNvSpPr/>
                      <wps:spPr>
                        <a:xfrm>
                          <a:off x="0" y="0"/>
                          <a:ext cx="436245" cy="335915"/>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605D4" id="Rectangle 15" o:spid="_x0000_s1026" style="position:absolute;margin-left:206.8pt;margin-top:202.4pt;width:34.35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" filled="f" strokecolor="#538135 [2409]"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1B709ECD">
                <wp:simplePos x="0" y="0"/>
                <wp:positionH relativeFrom="column">
                  <wp:posOffset>2389505</wp:posOffset>
                </wp:positionH>
                <wp:positionV relativeFrom="paragraph">
                  <wp:posOffset>2536825</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3B2F" id="Rectangle 11" o:spid="_x0000_s1026" style="position:absolute;margin-left:188.15pt;margin-top:199.75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" filled="f" strokecolor="#c00000" strokeweight="1.5pt"/>
            </w:pict>
          </mc:Fallback>
        </mc:AlternateContent>
      </w:r>
      <w:r>
        <w:rPr>
          <w:noProof/>
          <w:lang w:eastAsia="cs-CZ"/>
        </w:rPr>
        <mc:AlternateContent>
          <mc:Choice Requires="wps">
            <w:drawing>
              <wp:anchor distT="0" distB="0" distL="114300" distR="114300" simplePos="0" relativeHeight="251674624" behindDoc="0" locked="0" layoutInCell="1" allowOverlap="1" wp14:anchorId="34ACE59B" wp14:editId="566BDD99">
                <wp:simplePos x="0" y="0"/>
                <wp:positionH relativeFrom="column">
                  <wp:posOffset>2875754</wp:posOffset>
                </wp:positionH>
                <wp:positionV relativeFrom="paragraph">
                  <wp:posOffset>2531082</wp:posOffset>
                </wp:positionV>
                <wp:extent cx="436245" cy="405765"/>
                <wp:effectExtent l="0" t="0" r="20955" b="13335"/>
                <wp:wrapNone/>
                <wp:docPr id="22" name="Rectangle 22"/>
                <wp:cNvGraphicFramePr/>
                <a:graphic xmlns:a="http://schemas.openxmlformats.org/drawingml/2006/main">
                  <a:graphicData uri="http://schemas.microsoft.com/office/word/2010/wordprocessingShape">
                    <wps:wsp>
                      <wps:cNvSpPr/>
                      <wps:spPr>
                        <a:xfrm>
                          <a:off x="0" y="0"/>
                          <a:ext cx="436245" cy="40576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63478" id="Rectangle 22" o:spid="_x0000_s1026" style="position:absolute;margin-left:226.45pt;margin-top:199.3pt;width:34.35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" filled="f" strokecolor="#2e74b5 [2404]" strokeweight="1.5pt"/>
            </w:pict>
          </mc:Fallback>
        </mc:AlternateContent>
      </w:r>
      <w:r w:rsidR="00312F03">
        <w:t>Jako parametr</w:t>
      </w:r>
      <w:r w:rsidR="00CC29C7">
        <w:t xml:space="preserve"> pro tuto fázi </w:t>
      </w:r>
      <w:r w:rsidR="00312F03">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data vše</w:t>
      </w:r>
      <w:r w:rsidR="00663F9C">
        <w:t>ch</w:t>
      </w:r>
      <w:r w:rsidR="00402E37">
        <w:t xml:space="preserve"> vstupní</w:t>
      </w:r>
      <w:r w:rsidR="00663F9C">
        <w:t>ch</w:t>
      </w:r>
      <w:r w:rsidR="00E16F6D">
        <w:t xml:space="preserve"> scén</w:t>
      </w:r>
      <w:r w:rsidR="00402E37">
        <w:t>.</w:t>
      </w:r>
      <w:r w:rsidR="00E16F6D">
        <w:t xml:space="preserve"> Pro naučení lokálních relací jednotlivých objektových tříd ve scénách je důležité, aby se scéna analyzovala po částech. Z toho důvodu je zavedeno</w:t>
      </w:r>
      <w:r w:rsidR="005F59B7">
        <w:t xml:space="preserve"> </w:t>
      </w:r>
      <w:r w:rsidR="00E16F6D">
        <w:t>d</w:t>
      </w:r>
      <w:r w:rsidR="00402E37">
        <w:t xml:space="preserve">ruhé </w:t>
      </w:r>
      <w:r w:rsidR="00CC29C7">
        <w:t xml:space="preserve">pole </w:t>
      </w:r>
      <m:oMath>
        <m:r>
          <w:rPr>
            <w:rFonts w:ascii="Cambria Math" w:hAnsi="Cambria Math"/>
          </w:rPr>
          <m:t>C</m:t>
        </m:r>
      </m:oMath>
      <w:r w:rsidR="00E16F6D">
        <w:rPr>
          <w:rFonts w:eastAsiaTheme="minorEastAsia"/>
        </w:rPr>
        <w:t>, které</w:t>
      </w:r>
      <w:r w:rsidR="00DC2A72">
        <w:rPr>
          <w:rFonts w:eastAsiaTheme="minorEastAsia"/>
        </w:rPr>
        <w:t xml:space="preserve"> </w:t>
      </w:r>
      <w:r w:rsidR="00CC29C7">
        <w:t xml:space="preserve">definuje </w:t>
      </w:r>
      <w:r w:rsidR="00E16F6D">
        <w:t>velikosti „okének“ (jader), pomocí kterých se budou procházet scény.</w:t>
      </w:r>
      <w:r w:rsidR="00E25DB9">
        <w:t xml:space="preserve"> Pomyslné okénko se</w:t>
      </w:r>
      <w:r w:rsidR="009A04C2">
        <w:t xml:space="preserve"> ve</w:t>
      </w:r>
      <w:r w:rsidR="009A04C2">
        <w:t xml:space="preserve"> vstupní matici</w:t>
      </w:r>
      <w:r w:rsidR="00E25DB9">
        <w:t xml:space="preserve"> </w:t>
      </w:r>
      <w:r w:rsidR="00E25DB9">
        <w:t xml:space="preserve">pohybuje </w:t>
      </w:r>
      <w:r w:rsidR="00B168DC">
        <w:t>po řádcích</w:t>
      </w:r>
      <w:r w:rsidR="00E25DB9">
        <w:t xml:space="preserve"> zleva doprav</w:t>
      </w:r>
      <w:r>
        <w:t xml:space="preserve">a </w:t>
      </w:r>
      <w:r w:rsidR="00B168DC">
        <w:t>směrem</w:t>
      </w:r>
      <w:r w:rsidR="009A04C2">
        <w:t xml:space="preserve"> dolů vždy o jeden krok</w:t>
      </w:r>
      <w:r>
        <w:t>.</w:t>
      </w:r>
      <w:r w:rsidR="00E25DB9">
        <w:t xml:space="preserve"> </w:t>
      </w:r>
      <w:r>
        <w:t>Okénko se pohybuje po matici podobně jako konvoluční jádro</w:t>
      </w:r>
      <w:r w:rsidR="00E25DB9">
        <w:t xml:space="preserve">. S operací konvoluce nemá však tato metoda nic společného - podobnost lze vidět pouze v pohybu po </w:t>
      </w:r>
      <w:commentRangeStart w:id="64"/>
      <w:commentRangeStart w:id="65"/>
      <w:r w:rsidR="00E25DB9">
        <w:t>matici</w:t>
      </w:r>
      <w:commentRangeEnd w:id="64"/>
      <w:r w:rsidR="00E25DB9">
        <w:rPr>
          <w:rStyle w:val="CommentReference"/>
          <w:rFonts w:asciiTheme="minorHAnsi" w:hAnsiTheme="minorHAnsi" w:cstheme="minorBidi"/>
        </w:rPr>
        <w:commentReference w:id="64"/>
      </w:r>
      <w:commentRangeEnd w:id="65"/>
      <w:r w:rsidR="00B168DC">
        <w:rPr>
          <w:rStyle w:val="CommentReference"/>
          <w:rFonts w:asciiTheme="minorHAnsi" w:hAnsiTheme="minorHAnsi" w:cstheme="minorBidi"/>
        </w:rPr>
        <w:commentReference w:id="65"/>
      </w:r>
      <w:r w:rsidR="00E25DB9">
        <w:t>.</w:t>
      </w:r>
    </w:p>
    <w:p w14:paraId="2A369EFA" w14:textId="524919B2" w:rsidR="00E25DB9" w:rsidRDefault="007830E9" w:rsidP="00E25DB9">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4A576E94" w14:textId="2192BCBE" w:rsidR="00266244" w:rsidRDefault="00E25DB9" w:rsidP="0010327C">
      <w:pPr>
        <w:pStyle w:val="Standartnitext"/>
        <w:ind w:firstLine="576"/>
      </w:pPr>
      <w:r>
        <w:t>Třetí p</w:t>
      </w:r>
      <w:r w:rsidR="00CC29C7">
        <w:t>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r w:rsidR="005F59B7">
        <w:t>viz.</w:t>
      </w:r>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155F9A38" w14:textId="6F920C58" w:rsidR="00E25B52" w:rsidRDefault="00E25B52" w:rsidP="0010327C">
      <w:pPr>
        <w:pStyle w:val="Standartnitext"/>
        <w:ind w:firstLine="576"/>
      </w:pPr>
    </w:p>
    <w:p w14:paraId="50F06E59" w14:textId="77777777" w:rsidR="009A04C2" w:rsidRPr="008756E0" w:rsidRDefault="009A04C2" w:rsidP="0010327C">
      <w:pPr>
        <w:pStyle w:val="Standartnitext"/>
        <w:ind w:firstLine="576"/>
      </w:pPr>
    </w:p>
    <w:p w14:paraId="6804A9BA" w14:textId="64496C3F" w:rsidR="008756E0" w:rsidRDefault="00233971" w:rsidP="00402E37">
      <w:pPr>
        <w:pStyle w:val="Code"/>
        <w:rPr>
          <w:b/>
        </w:rPr>
      </w:pPr>
      <w:r w:rsidRPr="00233971">
        <w:lastRenderedPageBreak/>
        <w:t>1.</w:t>
      </w:r>
      <w:r>
        <w:rPr>
          <w:b/>
        </w:rPr>
        <w:t xml:space="preserve"> </w:t>
      </w:r>
      <w:r w:rsidR="00906E65">
        <w:rPr>
          <w:b/>
        </w:rPr>
        <w:t>f</w:t>
      </w:r>
      <w:r w:rsidR="007E2D73" w:rsidRPr="00402E37">
        <w:rPr>
          <w:b/>
        </w:rPr>
        <w:t>or</w:t>
      </w:r>
      <w:r w:rsidR="00402E37">
        <w:rPr>
          <w:b/>
        </w:rPr>
        <w:t xml:space="preserve"> </w:t>
      </w:r>
      <w:r w:rsidR="00402E37">
        <w:t xml:space="preserve">každé jádro v C </w:t>
      </w:r>
      <w:r w:rsidR="00402E37">
        <w:rPr>
          <w:b/>
        </w:rPr>
        <w:t>do:</w:t>
      </w:r>
    </w:p>
    <w:p w14:paraId="53521581" w14:textId="70C36F00" w:rsidR="00402E37" w:rsidRDefault="00233971" w:rsidP="00402E37">
      <w:pPr>
        <w:pStyle w:val="Code"/>
        <w:rPr>
          <w:b/>
        </w:rPr>
      </w:pPr>
      <w:r>
        <w:t>2.</w:t>
      </w:r>
      <w:r w:rsidR="00402E37">
        <w:rPr>
          <w:b/>
        </w:rPr>
        <w:tab/>
      </w:r>
      <w:r w:rsidR="00906E65">
        <w:rPr>
          <w:b/>
        </w:rPr>
        <w:t>f</w:t>
      </w:r>
      <w:r w:rsidR="00402E37">
        <w:rPr>
          <w:b/>
        </w:rPr>
        <w:t>or</w:t>
      </w:r>
      <w:r w:rsidR="00402E37">
        <w:t xml:space="preserve"> každý příklad v D </w:t>
      </w:r>
      <w:r w:rsidR="00402E37">
        <w:rPr>
          <w:b/>
        </w:rPr>
        <w:t>do:</w:t>
      </w:r>
    </w:p>
    <w:p w14:paraId="6E0400F4" w14:textId="77047DF6" w:rsidR="00402E37" w:rsidRDefault="00233971" w:rsidP="00402E37">
      <w:pPr>
        <w:pStyle w:val="Code"/>
      </w:pPr>
      <w:r>
        <w:t>3.</w:t>
      </w:r>
      <w:r w:rsidR="00402E37">
        <w:rPr>
          <w:b/>
        </w:rPr>
        <w:tab/>
      </w:r>
      <w:r w:rsidR="00402E37">
        <w:rPr>
          <w:b/>
        </w:rPr>
        <w:tab/>
      </w:r>
      <w:r w:rsidR="00402E37">
        <w:t>V = x_vektory_po_projití_jádrem_C()</w:t>
      </w:r>
    </w:p>
    <w:p w14:paraId="55698607" w14:textId="4A2F8494" w:rsidR="00233971" w:rsidRPr="00233971" w:rsidRDefault="00233971" w:rsidP="00402E37">
      <w:pPr>
        <w:pStyle w:val="Code"/>
      </w:pPr>
      <w:r>
        <w:t>5.</w:t>
      </w:r>
      <w:r>
        <w:tab/>
      </w:r>
      <w:r>
        <w:tab/>
      </w:r>
      <w:r w:rsidR="00906E65">
        <w:rPr>
          <w:b/>
        </w:rPr>
        <w:t>f</w:t>
      </w:r>
      <w:r>
        <w:rPr>
          <w:b/>
        </w:rPr>
        <w:t>or</w:t>
      </w:r>
      <w:r>
        <w:t xml:space="preserve"> každý vektor v poli V </w:t>
      </w:r>
      <w:r>
        <w:rPr>
          <w:b/>
        </w:rPr>
        <w:t>do:</w:t>
      </w:r>
      <w:r>
        <w:t xml:space="preserve"> </w:t>
      </w:r>
    </w:p>
    <w:p w14:paraId="16E4B154" w14:textId="1B8D68D3" w:rsidR="00402E37" w:rsidRDefault="00233971" w:rsidP="00402E37">
      <w:pPr>
        <w:pStyle w:val="Code"/>
        <w:rPr>
          <w:b/>
        </w:rPr>
      </w:pPr>
      <w:r>
        <w:t>6.</w:t>
      </w:r>
      <w:r w:rsidR="00402E37">
        <w:rPr>
          <w:b/>
        </w:rPr>
        <w:tab/>
      </w:r>
      <w:r w:rsidR="00402E37">
        <w:rPr>
          <w:b/>
        </w:rPr>
        <w:tab/>
      </w:r>
      <w:r>
        <w:rPr>
          <w:b/>
        </w:rPr>
        <w:t xml:space="preserve">   </w:t>
      </w:r>
      <w:r w:rsidR="00906E65">
        <w:rPr>
          <w:b/>
        </w:rPr>
        <w:t>f</w:t>
      </w:r>
      <w:r w:rsidR="00402E37">
        <w:rPr>
          <w:b/>
        </w:rPr>
        <w:t xml:space="preserve">or </w:t>
      </w:r>
      <w:r w:rsidR="00402E37">
        <w:t>každý objekt z O</w:t>
      </w:r>
      <w:r w:rsidR="00402E37">
        <w:rPr>
          <w:lang w:val="en-US"/>
        </w:rPr>
        <w:t>, kter</w:t>
      </w:r>
      <w:r w:rsidR="00402E37">
        <w:t xml:space="preserve">ý se nachází ve V </w:t>
      </w:r>
      <w:r w:rsidR="00402E37">
        <w:rPr>
          <w:b/>
        </w:rPr>
        <w:t>do:</w:t>
      </w:r>
    </w:p>
    <w:p w14:paraId="46144880" w14:textId="6D56029B" w:rsidR="00402E37" w:rsidRDefault="00233971" w:rsidP="00402E37">
      <w:pPr>
        <w:pStyle w:val="Code"/>
      </w:pPr>
      <w:r>
        <w:t>7.</w:t>
      </w:r>
      <w:r w:rsidR="00402E37">
        <w:rPr>
          <w:b/>
        </w:rPr>
        <w:tab/>
      </w:r>
      <w:r w:rsidR="00402E37">
        <w:rPr>
          <w:b/>
        </w:rPr>
        <w:tab/>
      </w:r>
      <w:r>
        <w:rPr>
          <w:b/>
        </w:rPr>
        <w:t xml:space="preserve">        </w:t>
      </w:r>
      <w:r w:rsidR="00402E37">
        <w:t>vytvor_kombinace</w:t>
      </w:r>
      <w:r>
        <w:t>_z_pritomnych_objektu_stejne_tridy</w:t>
      </w:r>
      <w:r w:rsidR="00402E37">
        <w:t>()</w:t>
      </w:r>
    </w:p>
    <w:p w14:paraId="634393EA" w14:textId="22E5FA4E" w:rsidR="00233971" w:rsidRDefault="00233971" w:rsidP="00402E37">
      <w:pPr>
        <w:pStyle w:val="Code"/>
      </w:pPr>
      <w:r>
        <w:t>8.</w:t>
      </w:r>
      <w:r>
        <w:tab/>
      </w:r>
      <w:r>
        <w:tab/>
      </w:r>
      <w:r>
        <w:tab/>
        <w:t xml:space="preserve">  pro_tyto_kombinace_vytvor_vektory_x()</w:t>
      </w:r>
    </w:p>
    <w:p w14:paraId="6049B131" w14:textId="4EF1CF61" w:rsidR="00997B97" w:rsidRPr="00402E37" w:rsidRDefault="00233971" w:rsidP="00402E37">
      <w:pPr>
        <w:pStyle w:val="Code"/>
      </w:pPr>
      <w:r>
        <w:t>9.</w:t>
      </w:r>
      <w:r>
        <w:tab/>
      </w:r>
      <w:r>
        <w:tab/>
      </w:r>
      <w:r>
        <w:tab/>
        <w:t xml:space="preserve">  pro_ty</w:t>
      </w:r>
      <w:r w:rsidR="008756E0">
        <w:t>to_kombinace_vytvor_vektory_y()</w:t>
      </w:r>
    </w:p>
    <w:p w14:paraId="5CDF97FC" w14:textId="2020CAD1" w:rsidR="00941617" w:rsidRDefault="00233971" w:rsidP="00233971">
      <w:pPr>
        <w:pStyle w:val="Standartnitext"/>
      </w:pPr>
      <w:r>
        <w:t>Pseudokód výše vyjadřuje iterativní práci se vstupními daty. Každ</w:t>
      </w:r>
      <w:r w:rsidR="0010327C">
        <w:t>á vstupní</w:t>
      </w:r>
      <w:r>
        <w:t xml:space="preserve"> </w:t>
      </w:r>
      <w:r w:rsidR="0010327C">
        <w:t>scéna</w:t>
      </w:r>
      <w:r>
        <w:t xml:space="preserve"> je pro každé jádro transformován</w:t>
      </w:r>
      <w:r w:rsidR="0010327C">
        <w:t>a</w:t>
      </w:r>
      <w:r>
        <w:t xml:space="preserve"> („rozřezán</w:t>
      </w:r>
      <w:r w:rsidR="0010327C">
        <w:t>a</w:t>
      </w:r>
      <w:r>
        <w:t xml:space="preserve">“) na </w:t>
      </w:r>
      <w:r w:rsidR="00DC2A72">
        <w:t>vektory</w:t>
      </w:r>
      <w:r>
        <w:t xml:space="preserve"> velikosti příslušného jádra. </w:t>
      </w:r>
    </w:p>
    <w:p w14:paraId="1D85C46D" w14:textId="114FC5C8" w:rsidR="00997B97" w:rsidRDefault="00941617" w:rsidP="00450F1E">
      <w:pPr>
        <w:pStyle w:val="Standartnitext"/>
        <w:rPr>
          <w:rFonts w:eastAsiaTheme="minorEastAsia"/>
        </w:rPr>
      </w:pPr>
      <w:r>
        <w:t xml:space="preserve">Ze vzniklých vektorů </w:t>
      </w:r>
      <m:oMath>
        <m:r>
          <w:rPr>
            <w:rFonts w:ascii="Cambria Math" w:hAnsi="Cambria Math"/>
          </w:rPr>
          <m:t>V</m:t>
        </m:r>
      </m:oMath>
      <w:r>
        <w:t xml:space="preserve"> se</w:t>
      </w:r>
      <w:r w:rsidR="004C2420">
        <w:t xml:space="preserve"> za pomocí</w:t>
      </w:r>
      <w:r w:rsidR="00154A0A">
        <w:t xml:space="preserve"> specifických</w:t>
      </w:r>
      <w:r w:rsidR="004C2420">
        <w:t xml:space="preserve"> úprav </w:t>
      </w:r>
      <w:r w:rsidR="00471429">
        <w:t>ustanovují</w:t>
      </w:r>
      <w:r w:rsidR="004C2420">
        <w:t xml:space="preserve"> výsledné</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r w:rsidR="00461155">
        <w:t xml:space="preserve">vektorizace </w:t>
      </w:r>
      <w:r>
        <w:t>představen</w:t>
      </w:r>
      <w:r w:rsidR="00471429">
        <w:t>a</w:t>
      </w:r>
      <w:r>
        <w:t xml:space="preserve"> na následujícím příkladu</w:t>
      </w:r>
      <w:r w:rsidR="0091074A">
        <w:t xml:space="preserve">, </w:t>
      </w:r>
      <w:r w:rsidR="00154A0A">
        <w:t>ve kterém</w:t>
      </w:r>
      <w:r w:rsidR="00450F1E">
        <w:t xml:space="preserve"> se generuje</w:t>
      </w:r>
      <w:r w:rsidR="0091074A">
        <w:t xml:space="preserve"> </w:t>
      </w:r>
      <m:oMath>
        <m:r>
          <w:rPr>
            <w:rFonts w:ascii="Cambria Math" w:hAnsi="Cambria Math"/>
          </w:rPr>
          <m:t>x,y</m:t>
        </m:r>
      </m:oMath>
      <w:r w:rsidR="0091074A">
        <w:t xml:space="preserve"> pro</w:t>
      </w:r>
      <w:r w:rsidR="00E25DB9">
        <w:t xml:space="preserve"> </w:t>
      </w:r>
      <w:r w:rsidR="0091074A">
        <w:t>třídu</w:t>
      </w:r>
      <w:r w:rsidR="00E25DB9">
        <w:t xml:space="preserve"> </w:t>
      </w:r>
      <w:r w:rsidR="0091074A">
        <w:t>4</w:t>
      </w:r>
      <w:r w:rsidR="00E25DB9">
        <w:t xml:space="preserve"> </w:t>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r w:rsidR="00906E65">
        <w:rPr>
          <w:rFonts w:eastAsiaTheme="minorEastAsia"/>
        </w:rPr>
        <w:t xml:space="preserve"> Prvky jádra jsou pro názornost označeny písmeny, na které bude odkazováno v následujícím textu.</w:t>
      </w:r>
    </w:p>
    <w:p w14:paraId="12904843" w14:textId="596D0328" w:rsidR="00906E65" w:rsidRDefault="007830E9" w:rsidP="00450F1E">
      <w:pPr>
        <w:pStyle w:val="Standartnitext"/>
      </w:pPr>
      <m:oMathPara>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7561B6E3" w14:textId="45195639" w:rsidR="007320B5" w:rsidRDefault="002553D6" w:rsidP="0091074A">
      <w:pPr>
        <w:pStyle w:val="Standartnitext"/>
        <w:rPr>
          <w:rFonts w:eastAsiaTheme="minorEastAsia"/>
        </w:rPr>
      </w:pPr>
      <w:r>
        <w:t xml:space="preserve">Jako vstup pro neuronové sítě se obecně hodí normalizované hodnoty. </w:t>
      </w:r>
      <w:r w:rsidR="00E25DB9">
        <w:t>V</w:t>
      </w:r>
      <w:r>
        <w:t xml:space="preserve"> prezentované</w:t>
      </w:r>
      <w:r w:rsidR="00E25DB9">
        <w:t>m</w:t>
      </w:r>
      <w:r>
        <w:t xml:space="preserve">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D648F0">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sidR="00D648F0">
        <w:rPr>
          <w:rFonts w:eastAsiaTheme="minorEastAsia"/>
        </w:rPr>
        <w:t>je vektor</w:t>
      </w:r>
      <w:r w:rsidR="004C0032">
        <w:rPr>
          <w:rFonts w:eastAsiaTheme="minorEastAsia"/>
        </w:rPr>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sidR="00E25DB9">
        <w:rPr>
          <w:rFonts w:eastAsiaTheme="minorEastAsia"/>
        </w:rPr>
        <w:t xml:space="preserve">, ten </w:t>
      </w:r>
      <w:r>
        <w:rPr>
          <w:rFonts w:eastAsiaTheme="minorEastAsia"/>
        </w:rPr>
        <w:t xml:space="preserve">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[0, 1,</m:t>
        </m:r>
        <m:r>
          <m:rPr>
            <m:sty m:val="bi"/>
          </m:rPr>
          <w:rPr>
            <w:rFonts w:ascii="Cambria Math" w:eastAsiaTheme="minorEastAsia" w:hAnsi="Cambria Math"/>
          </w:rPr>
          <m:t>4</m:t>
        </m:r>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Pr>
          <w:rFonts w:eastAsiaTheme="minorEastAsia"/>
        </w:rPr>
        <w:t xml:space="preserve"> 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p>
    <w:p w14:paraId="2F40FF69" w14:textId="1A8E3C0E" w:rsidR="00200A8A" w:rsidRPr="00941617" w:rsidRDefault="007830E9" w:rsidP="00530CB1">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B933CA7" w14:textId="00925C1E" w:rsidR="00200A8A" w:rsidRPr="00D648F0" w:rsidRDefault="007830E9"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rPr>
                <m:t>1</m:t>
              </m:r>
              <m:r>
                <m:rPr>
                  <m:sty m:val="b"/>
                </m:rPr>
                <w:rPr>
                  <w:rFonts w:ascii="Cambria Math" w:hAnsi="Cambria Math"/>
                </w:rPr>
                <m:t>]</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4B7CCA60" w14:textId="216BCC9F" w:rsidR="00D648F0" w:rsidRPr="00941617" w:rsidRDefault="007830E9">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=(0,1,0,0,1,0,0,1,0,0,1,0,1,0,0,0,0,</m:t>
          </m:r>
          <m:r>
            <m:rPr>
              <m:sty m:val="b"/>
            </m:rPr>
            <w:rPr>
              <w:rFonts w:ascii="Cambria Math" w:hAnsi="Cambria Math"/>
            </w:rPr>
            <m:t>1</m:t>
          </m:r>
          <m:r>
            <m:rPr>
              <m:sty m:val="p"/>
            </m:rPr>
            <w:rPr>
              <w:rFonts w:ascii="Cambria Math" w:hAnsi="Cambria Math"/>
            </w:rPr>
            <m:t>,0,1,0,1,0,0,1,0,0)</m:t>
          </m:r>
        </m:oMath>
      </m:oMathPara>
    </w:p>
    <w:p w14:paraId="77FDE743" w14:textId="0456B96F" w:rsidR="00D648F0"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transformovat na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DC2A72">
        <w:rPr>
          <w:rFonts w:eastAsiaTheme="minorEastAsia"/>
        </w:rPr>
        <w:t>, k</w:t>
      </w:r>
      <w:r>
        <w:t>de</w:t>
      </w:r>
      <w:r w:rsidR="00C87CBF">
        <w:t xml:space="preserve"> se na pozici objektu 4 vloží</w:t>
      </w:r>
      <w:r w:rsidR="00E25DB9">
        <w:t xml:space="preserve"> 0.</w:t>
      </w:r>
    </w:p>
    <w:p w14:paraId="59133049" w14:textId="796E12CA" w:rsidR="00D648F0" w:rsidRPr="00B6497A" w:rsidRDefault="007830E9"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rPr>
                <m:t>0</m:t>
              </m:r>
              <m:r>
                <m:rPr>
                  <m:sty m:val="p"/>
                </m:rPr>
                <w:rPr>
                  <w:rFonts w:ascii="Cambria Math" w:hAnsi="Cambria Math"/>
                </w:rPr>
                <m:t>,0,1,0, 1,0,0, 1,0,0</m:t>
              </m:r>
            </m:e>
          </m:d>
        </m:oMath>
      </m:oMathPara>
    </w:p>
    <w:p w14:paraId="43311ADC" w14:textId="0D882CE4" w:rsidR="00941617" w:rsidRDefault="00051DF7" w:rsidP="007320B5">
      <w:pPr>
        <w:pStyle w:val="Standartnitext"/>
        <w:ind w:firstLine="708"/>
      </w:pPr>
      <w:r>
        <w:t>V</w:t>
      </w:r>
      <w:r w:rsidR="00DC2A72">
        <w:t xml:space="preserve">stupní vektor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t xml:space="preserve"> </w:t>
      </w:r>
      <w:r w:rsidR="0091074A">
        <w:t>simuluje ne</w:t>
      </w:r>
      <w:r w:rsidR="00997B97">
        <w:t xml:space="preserve">přítomnost objektu 4 na pozici </w:t>
      </w:r>
      <m:oMath>
        <m:r>
          <w:rPr>
            <w:rFonts w:ascii="Cambria Math" w:eastAsiaTheme="minorEastAsia" w:hAnsi="Cambria Math"/>
          </w:rPr>
          <m:t>f</m:t>
        </m:r>
      </m:oMath>
      <w:r>
        <w:rPr>
          <w:rFonts w:eastAsiaTheme="minorEastAsia"/>
        </w:rPr>
        <w:t xml:space="preserve">. </w:t>
      </w:r>
      <w:r>
        <w:t xml:space="preserve">Tato skutečnost je ve vektorech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964347">
        <w:t xml:space="preserve"> </w:t>
      </w:r>
      <w:r w:rsidR="00964347">
        <w:t xml:space="preserve">zvýrazněna </w:t>
      </w:r>
      <w:r w:rsidR="0053052D">
        <w:t>tučně</w:t>
      </w:r>
      <w:r w:rsidR="00154A0A">
        <w:t>.</w:t>
      </w:r>
      <w:r>
        <w:rPr>
          <w:rFonts w:eastAsiaTheme="minorEastAsia"/>
        </w:rPr>
        <w:t xml:space="preserve"> Jako odpověď pro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Pr>
          <w:rFonts w:eastAsiaTheme="minorEastAsia"/>
        </w:rPr>
        <w:t xml:space="preserve"> funguje </w:t>
      </w:r>
      <w:r w:rsidR="0091074A">
        <w:t>výstup</w:t>
      </w:r>
      <w:r w:rsidR="00DC2A72">
        <w:t xml:space="preserve">ní vektor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97B97">
        <w:t xml:space="preserve">, který na pozici </w:t>
      </w:r>
      <m:oMath>
        <m:r>
          <w:rPr>
            <w:rFonts w:ascii="Cambria Math" w:eastAsiaTheme="minorEastAsia" w:hAnsi="Cambria Math"/>
          </w:rPr>
          <m:t>f</m:t>
        </m:r>
      </m:oMath>
      <w:r w:rsidR="00DC2A72">
        <w:rPr>
          <w:rFonts w:eastAsiaTheme="minorEastAsia"/>
        </w:rPr>
        <w:t xml:space="preserve"> </w:t>
      </w:r>
      <w:r w:rsidR="0091074A">
        <w:t xml:space="preserve">tento objekt „vkládá“. V tomto smyslu </w:t>
      </w:r>
      <w:r w:rsidR="00450F1E">
        <w:t>se iteruje</w:t>
      </w:r>
      <w:r w:rsidR="0091074A">
        <w:t xml:space="preserve"> přes všechny j</w:t>
      </w:r>
      <w:r w:rsidR="00F0096B">
        <w:t>a</w:t>
      </w:r>
      <w:r w:rsidR="0091074A">
        <w:t>derné vektory a vytváří</w:t>
      </w:r>
      <w:r w:rsidR="00450F1E">
        <w:t xml:space="preserve"> se</w:t>
      </w:r>
      <w:r w:rsidR="00312F03">
        <w:t xml:space="preserve"> </w:t>
      </w:r>
      <w:r w:rsidR="0091074A">
        <w:t xml:space="preserve">dvojice </w:t>
      </w:r>
      <m:oMath>
        <m:r>
          <w:rPr>
            <w:rFonts w:ascii="Cambria Math" w:hAnsi="Cambria Math"/>
          </w:rPr>
          <m:t>(x→y)</m:t>
        </m:r>
      </m:oMath>
      <w:r w:rsidR="0091074A">
        <w:t>.</w:t>
      </w:r>
    </w:p>
    <w:p w14:paraId="1F40E6B8" w14:textId="15B9AB31" w:rsidR="00D648F0" w:rsidRDefault="007830E9" w:rsidP="00E25DB9">
      <w:pPr>
        <w:pStyle w:val="Rovnice"/>
      </w:pPr>
      <m:oMathPara>
        <m:oMath>
          <m:sSub>
            <m:sSubPr>
              <m:ctrlPr>
                <w:rPr>
                  <w:rFonts w:ascii="Cambria Math" w:hAnsi="Cambria Math"/>
                </w:rPr>
              </m:ctrlPr>
            </m:sSub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e>
              </m:d>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35E54917" w14:textId="4E94A496"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w:t>
      </w:r>
      <w:r w:rsidR="00D648F0">
        <w:t>n</w:t>
      </w:r>
      <w:r w:rsidR="0044776E">
        <w:t>ce dat</w:t>
      </w:r>
      <w:r w:rsidR="004C0032">
        <w:t xml:space="preserve"> </w:t>
      </w:r>
      <w:r w:rsidR="0044776E">
        <w:t xml:space="preserve">pro neuronovou síť je obecně diskutovaným tématem. Článek Davida Medlera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7F851463" w:rsidR="00FC7B80" w:rsidRDefault="00D648F0" w:rsidP="001131C6">
      <w:pPr>
        <w:pStyle w:val="Standartnitext"/>
        <w:rPr>
          <w:rFonts w:eastAsiaTheme="minorEastAsia"/>
        </w:rPr>
      </w:pPr>
      <w:r>
        <w:t>P</w:t>
      </w:r>
      <w:r w:rsidR="001131C6">
        <w:t>opsán</w:t>
      </w:r>
      <w:r>
        <w:t>ý</w:t>
      </w:r>
      <w:r w:rsidR="001131C6">
        <w:t xml:space="preserve"> </w:t>
      </w:r>
      <w:r w:rsidR="00051DF7">
        <w:t>příklad</w:t>
      </w:r>
      <w:r w:rsidR="001131C6">
        <w:t xml:space="preserve"> </w:t>
      </w:r>
      <w:r w:rsidR="00051DF7">
        <w:t>názorně ukazuje postup pro vytvoření jedné</w:t>
      </w:r>
      <w:r w:rsidR="001131C6">
        <w:t xml:space="preserve"> učící dvojic</w:t>
      </w:r>
      <w:r>
        <w:t>e</w:t>
      </w:r>
      <w:r w:rsidR="001131C6">
        <w:t xml:space="preserve"> pro </w:t>
      </w:r>
      <w:r w:rsidR="00AF57AF">
        <w:t>jeden vektor jedné</w:t>
      </w:r>
      <w:r w:rsidR="009A04C2">
        <w:t xml:space="preserve"> objekotvé</w:t>
      </w:r>
      <w:r w:rsidR="00AF57AF">
        <w:t xml:space="preserve"> třídy</w:t>
      </w:r>
      <w:r w:rsidR="009A04C2">
        <w:t xml:space="preserve"> (4)</w:t>
      </w:r>
      <w:r w:rsidR="00AF57AF">
        <w:t xml:space="preserve"> jádra </w:t>
      </w:r>
      <m:oMath>
        <m:d>
          <m:dPr>
            <m:ctrlPr>
              <w:rPr>
                <w:rFonts w:ascii="Cambria Math" w:hAnsi="Cambria Math"/>
                <w:i/>
              </w:rPr>
            </m:ctrlPr>
          </m:dPr>
          <m:e>
            <m:r>
              <w:rPr>
                <w:rFonts w:ascii="Cambria Math" w:hAnsi="Cambria Math"/>
              </w:rPr>
              <m:t>3×3</m:t>
            </m:r>
          </m:e>
        </m:d>
      </m:oMath>
      <w:r w:rsidR="001131C6">
        <w:t xml:space="preserve">. Ve finálním </w:t>
      </w:r>
      <w:r w:rsidR="00051DF7">
        <w:t>algoritmu</w:t>
      </w:r>
      <w:r w:rsidR="001131C6">
        <w:t xml:space="preserve"> se pracuje celkem s</w:t>
      </w:r>
      <w:r w:rsidR="00F25EE4">
        <w:t>e</w:t>
      </w:r>
      <w:r w:rsidR="001131C6">
        <w:t> </w:t>
      </w:r>
      <w:r w:rsidR="00F25EE4">
        <w:t>čtyřmi</w:t>
      </w:r>
      <w:r w:rsidR="001131C6">
        <w:t xml:space="preserve"> jádry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rsidR="001131C6">
        <w:t xml:space="preserve">a pěti predikovatelnými </w:t>
      </w:r>
      <w:r w:rsidR="00DA2887">
        <w:t xml:space="preserve">třídami </w:t>
      </w:r>
      <w:r w:rsidR="001131C6">
        <w:t>objekt</w:t>
      </w:r>
      <w:r w:rsidR="00DA2887">
        <w:t>ů</w:t>
      </w:r>
      <w:r w:rsidR="00051DF7" w:rsidRPr="00051DF7">
        <w:t xml:space="preserve"> </w:t>
      </w:r>
      <w:r w:rsidR="008756E0">
        <w:t xml:space="preserve">viz </w:t>
      </w:r>
      <w:r w:rsidR="008756E0">
        <w:fldChar w:fldCharType="begin"/>
      </w:r>
      <w:r w:rsidR="008756E0">
        <w:instrText xml:space="preserve"> REF _Ref3878559 \h </w:instrText>
      </w:r>
      <w:r w:rsidR="008756E0">
        <w:fldChar w:fldCharType="separate"/>
      </w:r>
      <w:r w:rsidR="008756E0">
        <w:t>Tabulka</w:t>
      </w:r>
      <w:r w:rsidR="00DA2887">
        <w:t> </w:t>
      </w:r>
      <w:r w:rsidR="008756E0">
        <w:rPr>
          <w:noProof/>
        </w:rPr>
        <w:t>1</w:t>
      </w:r>
      <w:r w:rsidR="008756E0">
        <w:fldChar w:fldCharType="end"/>
      </w:r>
      <w:r w:rsidR="001131C6">
        <w:t xml:space="preserve">. Při </w:t>
      </w:r>
      <w:r w:rsidR="008756E0">
        <w:t>tomto počtu</w:t>
      </w:r>
      <w:r w:rsidR="001131C6">
        <w:t xml:space="preserve"> vzniká na výstupu předzpracovací fáze celkem </w:t>
      </w:r>
      <m:oMath>
        <m:r>
          <w:rPr>
            <w:rFonts w:ascii="Cambria Math" w:hAnsi="Cambria Math"/>
          </w:rPr>
          <m:t>4×5</m:t>
        </m:r>
      </m:oMath>
      <w:r w:rsidR="00083C0C">
        <w:rPr>
          <w:rFonts w:eastAsiaTheme="minorEastAsia"/>
        </w:rPr>
        <w:t xml:space="preserve"> dvojic</w:t>
      </w:r>
      <w:r w:rsidR="00154A0A">
        <w:rPr>
          <w:rFonts w:eastAsiaTheme="minorEastAsia"/>
        </w:rPr>
        <w:t xml:space="preserve"> csv souborů. Každá dvojice obsahuje </w:t>
      </w:r>
      <w:r w:rsidR="001131C6">
        <w:rPr>
          <w:rFonts w:eastAsiaTheme="minorEastAsia"/>
        </w:rPr>
        <w:t xml:space="preserve">vektory </w:t>
      </w:r>
      <m:oMath>
        <m:r>
          <w:rPr>
            <w:rFonts w:ascii="Cambria Math" w:eastAsiaTheme="minorEastAsia" w:hAnsi="Cambria Math"/>
          </w:rPr>
          <m:t>x</m:t>
        </m:r>
      </m:oMath>
      <w:r w:rsidR="00154A0A">
        <w:rPr>
          <w:rFonts w:eastAsiaTheme="minorEastAsia"/>
        </w:rPr>
        <w:t>,</w:t>
      </w:r>
      <w:r w:rsidR="001131C6">
        <w:rPr>
          <w:rFonts w:eastAsiaTheme="minorEastAsia"/>
        </w:rPr>
        <w:t xml:space="preserve"> </w:t>
      </w:r>
      <m:oMath>
        <m:r>
          <w:rPr>
            <w:rFonts w:ascii="Cambria Math" w:eastAsiaTheme="minorEastAsia" w:hAnsi="Cambria Math"/>
          </w:rPr>
          <m:t>y</m:t>
        </m:r>
      </m:oMath>
      <w:r w:rsidR="001131C6">
        <w:rPr>
          <w:rFonts w:eastAsiaTheme="minorEastAsia"/>
        </w:rPr>
        <w:t xml:space="preserve"> pro </w:t>
      </w:r>
      <w:r w:rsidR="00083C0C">
        <w:rPr>
          <w:rFonts w:eastAsiaTheme="minorEastAsia"/>
        </w:rPr>
        <w:t xml:space="preserve">jednu </w:t>
      </w:r>
      <w:r w:rsidR="001131C6">
        <w:rPr>
          <w:rFonts w:eastAsiaTheme="minorEastAsia"/>
        </w:rPr>
        <w:t xml:space="preserve">konkrétní </w:t>
      </w:r>
      <w:r w:rsidR="00083C0C">
        <w:rPr>
          <w:rFonts w:eastAsiaTheme="minorEastAsia"/>
        </w:rPr>
        <w:t xml:space="preserve">třídu </w:t>
      </w:r>
      <w:r w:rsidR="001131C6">
        <w:rPr>
          <w:rFonts w:eastAsiaTheme="minorEastAsia"/>
        </w:rPr>
        <w:t>a jádro. T</w:t>
      </w:r>
      <w:r w:rsidR="00B64321">
        <w:rPr>
          <w:rFonts w:eastAsiaTheme="minorEastAsia"/>
        </w:rPr>
        <w:t>a</w:t>
      </w:r>
      <w:r w:rsidR="001131C6">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r w:rsidR="00673F79">
        <w:rPr>
          <w:rFonts w:eastAsiaTheme="minorEastAsia"/>
        </w:rPr>
        <w:t>, které bude možné predikovat</w:t>
      </w:r>
      <w:r w:rsidR="00F60EEE">
        <w:rPr>
          <w:rFonts w:eastAsiaTheme="minorEastAsia"/>
        </w:rPr>
        <w:t>.</w:t>
      </w:r>
    </w:p>
    <w:p w14:paraId="01B75BC8" w14:textId="3D552FF2" w:rsidR="00E13265" w:rsidRDefault="00E13265" w:rsidP="001131C6">
      <w:pPr>
        <w:pStyle w:val="Standartnitext"/>
        <w:rPr>
          <w:rFonts w:eastAsiaTheme="minorEastAsia"/>
        </w:rPr>
      </w:pPr>
      <w:r>
        <w:rPr>
          <w:rFonts w:eastAsiaTheme="minorEastAsia"/>
        </w:rPr>
        <w:t xml:space="preserve">V případě, že se v jádře nachází více objektů jedné kategorie, je </w:t>
      </w:r>
      <w:r w:rsidR="00673F79">
        <w:rPr>
          <w:rFonts w:eastAsiaTheme="minorEastAsia"/>
        </w:rPr>
        <w:t>vhodné</w:t>
      </w:r>
      <w:r>
        <w:rPr>
          <w:rFonts w:eastAsiaTheme="minorEastAsia"/>
        </w:rPr>
        <w:t xml:space="preserve"> vytvořit co nejvíce kombinací učících dvojic v rámci tohoto výřezu. Z důvodu tzv. </w:t>
      </w:r>
      <w:r w:rsidR="00673F79">
        <w:rPr>
          <w:rFonts w:eastAsiaTheme="minorEastAsia"/>
        </w:rPr>
        <w:t>„</w:t>
      </w:r>
      <w:r>
        <w:rPr>
          <w:rFonts w:eastAsiaTheme="minorEastAsia"/>
        </w:rPr>
        <w:t xml:space="preserve">kombinační </w:t>
      </w:r>
      <w:r>
        <w:rPr>
          <w:rFonts w:eastAsiaTheme="minorEastAsia"/>
        </w:rPr>
        <w:lastRenderedPageBreak/>
        <w:t>exploze</w:t>
      </w:r>
      <w:r w:rsidR="00673F79">
        <w:rPr>
          <w:rFonts w:eastAsiaTheme="minorEastAsia"/>
        </w:rPr>
        <w:t>“</w:t>
      </w:r>
      <w:r>
        <w:rPr>
          <w:rFonts w:eastAsiaTheme="minorEastAsia"/>
        </w:rPr>
        <w:t xml:space="preserve"> je </w:t>
      </w:r>
      <w:r w:rsidR="00673F79">
        <w:rPr>
          <w:rFonts w:eastAsiaTheme="minorEastAsia"/>
        </w:rPr>
        <w:t>však třeba</w:t>
      </w:r>
      <w:r>
        <w:rPr>
          <w:rFonts w:eastAsiaTheme="minorEastAsia"/>
        </w:rPr>
        <w:t xml:space="preserve"> tento počet limitovat pro případ, že by se uvnitř jednoho jádra vyskytovalo mnoho objektů jedné kategorie. To se pro větší jádra děje často. </w:t>
      </w:r>
      <w:r w:rsidR="006B4DE1">
        <w:rPr>
          <w:rFonts w:eastAsiaTheme="minorEastAsia"/>
        </w:rPr>
        <w:t>Ukázáno na příkladu: p</w:t>
      </w:r>
      <w:r>
        <w:rPr>
          <w:rFonts w:eastAsiaTheme="minorEastAsia"/>
        </w:rPr>
        <w:t xml:space="preserve">ro situaci </w:t>
      </w:r>
      <m:oMath>
        <m:r>
          <w:rPr>
            <w:rFonts w:ascii="Cambria Math" w:eastAsiaTheme="minorEastAsia" w:hAnsi="Cambria Math"/>
          </w:rPr>
          <m:t>P</m:t>
        </m:r>
      </m:oMath>
      <w:r>
        <w:rPr>
          <w:rFonts w:eastAsiaTheme="minorEastAsia"/>
        </w:rPr>
        <w:t xml:space="preserve"> </w:t>
      </w:r>
      <w:r w:rsidR="00673F79">
        <w:rPr>
          <w:rFonts w:eastAsiaTheme="minorEastAsia"/>
        </w:rPr>
        <w:t>se</w:t>
      </w:r>
      <w:r>
        <w:rPr>
          <w:rFonts w:eastAsiaTheme="minorEastAsia"/>
        </w:rPr>
        <w:t xml:space="preserve"> v rámci vektorizace</w:t>
      </w:r>
      <w:r w:rsidR="00673F79">
        <w:rPr>
          <w:rFonts w:eastAsiaTheme="minorEastAsia"/>
        </w:rPr>
        <w:t xml:space="preserve"> vytvoří dva</w:t>
      </w:r>
      <w:r>
        <w:rPr>
          <w:rFonts w:eastAsiaTheme="minorEastAsia"/>
        </w:rPr>
        <w:t xml:space="preserve"> umělé výřezy scény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na které</w:t>
      </w:r>
      <w:r w:rsidR="00673F79">
        <w:rPr>
          <w:rFonts w:eastAsiaTheme="minorEastAsia"/>
        </w:rPr>
        <w:t xml:space="preserve"> se</w:t>
      </w:r>
      <w:r>
        <w:rPr>
          <w:rFonts w:eastAsiaTheme="minorEastAsia"/>
        </w:rPr>
        <w:t xml:space="preserve"> </w:t>
      </w:r>
      <w:r w:rsidR="00673F79">
        <w:rPr>
          <w:rFonts w:eastAsiaTheme="minorEastAsia"/>
        </w:rPr>
        <w:t>aplikují</w:t>
      </w:r>
      <w:r>
        <w:rPr>
          <w:rFonts w:eastAsiaTheme="minorEastAsia"/>
        </w:rPr>
        <w:t xml:space="preserve"> výše zmíněné operace</w:t>
      </w:r>
      <w:r w:rsidR="00673F79">
        <w:rPr>
          <w:rFonts w:eastAsiaTheme="minorEastAsia"/>
        </w:rPr>
        <w:t xml:space="preserve">. Tím získáme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673F79">
        <w:rPr>
          <w:rFonts w:eastAsiaTheme="minorEastAsia"/>
        </w:rPr>
        <w:t xml:space="preserve">, </w:t>
      </w:r>
      <m:oMath>
        <m:sSubSup>
          <m:sSubSupPr>
            <m:ctrlPr>
              <w:rPr>
                <w:rFonts w:ascii="Cambria Math" w:hAnsi="Cambria Math"/>
                <w:i/>
              </w:rPr>
            </m:ctrlPr>
          </m:sSubSupPr>
          <m:e>
            <m:r>
              <w:rPr>
                <w:rFonts w:ascii="Cambria Math" w:hAnsi="Cambria Math"/>
              </w:rPr>
              <m:t>x</m:t>
            </m:r>
          </m:e>
          <m:sub>
            <m:r>
              <m:rPr>
                <m:sty m:val="p"/>
              </m:rPr>
              <w:rPr>
                <w:rFonts w:ascii="Cambria Math" w:hAnsi="Cambria Math"/>
              </w:rPr>
              <m:t>2</m:t>
            </m:r>
            <m:ctrlPr>
              <w:rPr>
                <w:rFonts w:ascii="Cambria Math" w:hAnsi="Cambria Math"/>
              </w:rPr>
            </m:ctrlPr>
          </m:sub>
          <m:sup>
            <m:r>
              <w:rPr>
                <w:rFonts w:ascii="Cambria Math" w:hAnsi="Cambria Math"/>
              </w:rPr>
              <m:t>'</m:t>
            </m:r>
          </m:sup>
        </m:sSubSup>
      </m:oMath>
      <w:r w:rsidR="00673F79">
        <w:rPr>
          <w:rFonts w:eastAsiaTheme="minor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673F79">
        <w:rPr>
          <w:rFonts w:eastAsiaTheme="minor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Pr>
          <w:rFonts w:eastAsiaTheme="minorEastAsia"/>
        </w:rPr>
        <w:t xml:space="preserve">. </w:t>
      </w:r>
    </w:p>
    <w:p w14:paraId="4278858C" w14:textId="567D349D" w:rsidR="00E13265" w:rsidRDefault="00E13265" w:rsidP="007D7441">
      <w:pPr>
        <w:pStyle w:val="Rovnice"/>
      </w:pPr>
      <m:oMathPara>
        <m:oMath>
          <m:r>
            <w:rPr>
              <w:rFonts w:ascii="Cambria Math" w:hAnsi="Cambria Math"/>
            </w:rPr>
            <m:t>P=</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C914CF1" w14:textId="47D56B67" w:rsidR="00083C0C" w:rsidRDefault="00083C0C" w:rsidP="00F51537">
      <w:pPr>
        <w:pStyle w:val="Heading3"/>
      </w:pPr>
      <w:bookmarkStart w:id="66" w:name="_Ref5356061"/>
      <w:bookmarkStart w:id="67" w:name="_Toc5973940"/>
      <w:r>
        <w:t>Natrénování modelů</w:t>
      </w:r>
      <w:bookmarkEnd w:id="66"/>
      <w:bookmarkEnd w:id="67"/>
    </w:p>
    <w:p w14:paraId="307F69B0" w14:textId="6DC7E5AB" w:rsidR="00AC595F" w:rsidRDefault="00083C0C" w:rsidP="00AC595F">
      <w:pPr>
        <w:pStyle w:val="Standartnitext"/>
        <w:rPr>
          <w:lang w:bidi="he-IL"/>
        </w:rPr>
      </w:pPr>
      <w:r>
        <w:t>Pro natrénování všech modelů byla využita architektura dopředné neuronové sítě.</w:t>
      </w:r>
      <w:r w:rsidR="00897461">
        <w:t xml:space="preserve"> Veškeré modely byly definovány ve frameworku Keras na bázi Tensorflow s podporou učení pomocí grafické karty. </w:t>
      </w:r>
      <w:r>
        <w:t>Experimentováno bylo s několika různými tvary a parametry.</w:t>
      </w:r>
      <w:r w:rsidR="00154A0A">
        <w:t xml:space="preserve"> </w:t>
      </w:r>
      <w:r w:rsidR="007D7441">
        <w:fldChar w:fldCharType="begin"/>
      </w:r>
      <w:r w:rsidR="007D7441">
        <w:instrText xml:space="preserve"> REF _Ref5355694 \h </w:instrText>
      </w:r>
      <w:r w:rsidR="007D7441">
        <w:fldChar w:fldCharType="separate"/>
      </w:r>
      <w:r w:rsidR="007D7441">
        <w:t xml:space="preserve">Tabulka </w:t>
      </w:r>
      <w:r w:rsidR="007D7441">
        <w:rPr>
          <w:noProof/>
        </w:rPr>
        <w:t>2</w:t>
      </w:r>
      <w:r w:rsidR="007D7441">
        <w:fldChar w:fldCharType="end"/>
      </w:r>
      <w:r w:rsidR="007D7441">
        <w:t xml:space="preserve"> </w:t>
      </w:r>
      <w:r w:rsidR="00154A0A">
        <w:t xml:space="preserve">ukazuje </w:t>
      </w:r>
      <w:r w:rsidR="00673F79">
        <w:t>šest vybraných variant</w:t>
      </w:r>
      <w:r w:rsidR="00154A0A">
        <w:t xml:space="preserve"> topologi</w:t>
      </w:r>
      <w:r w:rsidR="00673F79">
        <w:t>í</w:t>
      </w:r>
      <w:r w:rsidR="00154A0A">
        <w:t xml:space="preserve"> a </w:t>
      </w:r>
      <w:r w:rsidR="00673F79">
        <w:t>trénování</w:t>
      </w:r>
      <w:r w:rsidR="00154A0A">
        <w:t>.</w:t>
      </w:r>
      <w:r w:rsidR="00EB0D82">
        <w:t xml:space="preserve"> Dimenze vstupní vrstvy</w:t>
      </w:r>
      <w:r w:rsidR="00AB6F7E">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EB0D82">
        <w:t xml:space="preserve">pro vektor </w:t>
      </w:r>
      <m:oMath>
        <m:r>
          <w:rPr>
            <w:rFonts w:ascii="Cambria Math" w:hAnsi="Cambria Math"/>
          </w:rPr>
          <m:t>v</m:t>
        </m:r>
      </m:oMath>
      <w:r w:rsidR="00EB0D82">
        <w:t xml:space="preserve"> odpovídá vztahu </w:t>
      </w:r>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EB0D82">
        <w:rPr>
          <w:rFonts w:eastAsiaTheme="minorEastAsia"/>
        </w:rPr>
        <w:t xml:space="preserve"> </w:t>
      </w:r>
      <w:r w:rsidR="00FC2459">
        <w:rPr>
          <w:rFonts w:eastAsiaTheme="minorEastAsia"/>
        </w:rPr>
        <w:t xml:space="preserve">, </w:t>
      </w:r>
      <w:r w:rsidR="00EB0D82">
        <w:rPr>
          <w:rFonts w:eastAsiaTheme="minorEastAsia"/>
        </w:rPr>
        <w:t>a je tedy pro každé jádro jiná.</w:t>
      </w:r>
      <w:r w:rsidR="00EB0D82">
        <w:t xml:space="preserve"> Poč</w:t>
      </w:r>
      <w:r w:rsidR="00AB6F7E">
        <w:t>ty</w:t>
      </w:r>
      <w:r w:rsidR="00EB0D82">
        <w:t xml:space="preserve"> neuronů ve skrytých vrstvách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AB6F7E">
        <w:rPr>
          <w:rFonts w:eastAsiaTheme="minorEastAsia"/>
        </w:rPr>
        <w:t xml:space="preserve"> byly variovány koeficienty</w:t>
      </w:r>
      <w:r w:rsidR="00673F79">
        <w:rPr>
          <w:rFonts w:eastAsiaTheme="minorEastAsia"/>
        </w:rPr>
        <w:t xml:space="preserve"> a odpovídají </w:t>
      </w:r>
      <w:r w:rsidR="00AB6F7E">
        <w:rPr>
          <w:rFonts w:eastAsiaTheme="minorEastAsia"/>
        </w:rPr>
        <w:t xml:space="preserve">násobku příslušného koeficientu </w:t>
      </w:r>
      <w:r w:rsidR="00673F79">
        <w:rPr>
          <w:rFonts w:eastAsiaTheme="minorEastAsia"/>
        </w:rPr>
        <w:t>s</w:t>
      </w:r>
      <w:r w:rsidR="00AB6F7E">
        <w:rPr>
          <w:rFonts w:eastAsiaTheme="minorEastAsia"/>
        </w:rPr>
        <w:t xml:space="preserve"> velikost</w:t>
      </w:r>
      <w:r w:rsidR="00673F79">
        <w:rPr>
          <w:rFonts w:eastAsiaTheme="minorEastAsia"/>
        </w:rPr>
        <w:t>í</w:t>
      </w:r>
      <w:r w:rsidR="00AB6F7E">
        <w:rPr>
          <w:rFonts w:eastAsiaTheme="minorEastAsia"/>
        </w:rPr>
        <w:t xml:space="preserve"> vektoru vstupní vrstvy</w:t>
      </w:r>
      <w:r w:rsidR="00673F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AB6F7E">
        <w:t xml:space="preserve">Výstupní vrstva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AB6F7E">
        <w:t xml:space="preserve"> má velikost jádra, pro které je neuronová síť trénována.</w:t>
      </w:r>
      <w:r w:rsidR="00AC595F">
        <w:t xml:space="preserve"> Aktivační funkce za skrytými vrstvami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hAnsi="Cambria Math"/>
          </w:rPr>
          <m:t>)</m:t>
        </m:r>
      </m:oMath>
      <w:r w:rsidR="00B168DC">
        <w:t xml:space="preserve"> je ReLU. Před výstupní vrstvu</w:t>
      </w:r>
      <w:r w:rsidR="00AC595F">
        <w:t xml:space="preserve"> je za účelem pravděpodobnostního výstupu implementována funkce softmax. Jako chybov</w:t>
      </w:r>
      <w:r w:rsidR="00AC595F">
        <w:rPr>
          <w:lang w:bidi="he-IL"/>
        </w:rPr>
        <w:t>á funkce byla zvolena „categorical_cross_entropy“ implementovaná v Kerasu.</w:t>
      </w:r>
      <w:r w:rsidR="008451BF">
        <w:rPr>
          <w:lang w:bidi="he-IL"/>
        </w:rPr>
        <w:t xml:space="preserve"> </w:t>
      </w:r>
    </w:p>
    <w:p w14:paraId="392AAE12" w14:textId="66AF3F71" w:rsidR="00EB0D82" w:rsidRDefault="00EB0D82" w:rsidP="00AC595F">
      <w:pPr>
        <w:pStyle w:val="Standartnitext"/>
        <w:ind w:firstLine="708"/>
      </w:pPr>
      <w:r>
        <w:t>Testovací sada byla vytvořena vyjmutím 20% učících dvojic z konce datové sady.</w:t>
      </w:r>
      <w:r w:rsidR="00154A0A">
        <w:t xml:space="preserve"> Úspěšnost neuronové sítě</w:t>
      </w:r>
      <w:r>
        <w:t xml:space="preserve"> je vyhodnocena jak na trén</w:t>
      </w:r>
      <w:r w:rsidR="00AB6F7E">
        <w:t>ovacích</w:t>
      </w:r>
      <w:r w:rsidR="006B4DE1">
        <w:t>, tak</w:t>
      </w:r>
      <w:r w:rsidR="00AB6F7E">
        <w:t xml:space="preserve"> i</w:t>
      </w:r>
      <w:r>
        <w:t xml:space="preserve"> testovacích datech.</w:t>
      </w:r>
      <w:r w:rsidR="006B4DE1">
        <w:t xml:space="preserve"> Hodnota</w:t>
      </w:r>
      <w:r w:rsidR="00FC2459">
        <w:t xml:space="preserve"> úspěšnosti</w:t>
      </w:r>
      <w:r w:rsidR="006B4DE1">
        <w:t xml:space="preserve"> představuje průměr napříč všemi dvaceti neuronovými sítěmi.</w:t>
      </w:r>
      <w:r>
        <w:t xml:space="preserve"> </w:t>
      </w:r>
      <w:r w:rsidR="00AB6F7E">
        <w:t xml:space="preserve">V tabulce je rovněž uveden trénovací čas při </w:t>
      </w:r>
      <w:r w:rsidR="00AC595F">
        <w:t>50</w:t>
      </w:r>
      <w:r w:rsidR="00AB6F7E">
        <w:t xml:space="preserve"> epochách učení.</w:t>
      </w:r>
    </w:p>
    <w:p w14:paraId="6C21B5A1" w14:textId="2408E63D" w:rsidR="007D7441" w:rsidRDefault="007D7441" w:rsidP="00AC595F">
      <w:pPr>
        <w:pStyle w:val="Standartnitext"/>
        <w:ind w:firstLine="708"/>
      </w:pPr>
    </w:p>
    <w:p w14:paraId="0475674A" w14:textId="33234F3D" w:rsidR="007D7441" w:rsidRDefault="007D7441" w:rsidP="00AC595F">
      <w:pPr>
        <w:pStyle w:val="Standartnitext"/>
        <w:ind w:firstLine="708"/>
      </w:pPr>
    </w:p>
    <w:p w14:paraId="364D263D" w14:textId="415B61EC" w:rsidR="007D7441" w:rsidRDefault="007D7441" w:rsidP="00AC595F">
      <w:pPr>
        <w:pStyle w:val="Standartnitext"/>
        <w:ind w:firstLine="708"/>
      </w:pPr>
    </w:p>
    <w:p w14:paraId="69C8850E" w14:textId="0F61F269" w:rsidR="007D7441" w:rsidRDefault="007D7441" w:rsidP="00AC595F">
      <w:pPr>
        <w:pStyle w:val="Standartnitext"/>
        <w:ind w:firstLine="708"/>
      </w:pPr>
    </w:p>
    <w:p w14:paraId="3B9D6AB4" w14:textId="77777777" w:rsidR="00673F79" w:rsidRDefault="00673F79" w:rsidP="00AC595F">
      <w:pPr>
        <w:pStyle w:val="Standartnitext"/>
        <w:ind w:firstLine="708"/>
      </w:pPr>
    </w:p>
    <w:p w14:paraId="417372C3" w14:textId="1E80C1CF" w:rsidR="00EB0D82" w:rsidRDefault="00FC2459" w:rsidP="00FC2459">
      <w:pPr>
        <w:pStyle w:val="Captiontable"/>
      </w:pPr>
      <w:bookmarkStart w:id="68" w:name="_Ref5355694"/>
      <w:r>
        <w:lastRenderedPageBreak/>
        <w:t xml:space="preserve">Tabulka </w:t>
      </w:r>
      <w:fldSimple w:instr=" SEQ Tabulka \* ARABIC ">
        <w:r w:rsidR="00C05B9A">
          <w:rPr>
            <w:noProof/>
          </w:rPr>
          <w:t>2</w:t>
        </w:r>
      </w:fldSimple>
      <w:bookmarkEnd w:id="68"/>
      <w:r>
        <w:t>: Statistiky několika konfigurací neuronových sítí.</w:t>
      </w:r>
    </w:p>
    <w:tbl>
      <w:tblPr>
        <w:tblStyle w:val="GridTable1Light"/>
        <w:tblW w:w="0" w:type="auto"/>
        <w:tblLook w:val="04A0" w:firstRow="1" w:lastRow="0" w:firstColumn="1" w:lastColumn="0" w:noHBand="0" w:noVBand="1"/>
      </w:tblPr>
      <w:tblGrid>
        <w:gridCol w:w="425"/>
        <w:gridCol w:w="915"/>
        <w:gridCol w:w="822"/>
        <w:gridCol w:w="822"/>
        <w:gridCol w:w="822"/>
        <w:gridCol w:w="1927"/>
        <w:gridCol w:w="2139"/>
        <w:gridCol w:w="905"/>
      </w:tblGrid>
      <w:tr w:rsidR="00042F03" w14:paraId="5157B8C6" w14:textId="4559273A" w:rsidTr="00AB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F8FC0" w14:textId="0A4276AF" w:rsidR="00AB6F7E" w:rsidRPr="00E13265" w:rsidRDefault="00AB6F7E" w:rsidP="00E13265">
            <w:pPr>
              <w:pStyle w:val="tabulkatext"/>
            </w:pPr>
            <w:r w:rsidRPr="00E13265">
              <w:t>Id</w:t>
            </w:r>
          </w:p>
        </w:tc>
        <w:tc>
          <w:tcPr>
            <w:tcW w:w="0" w:type="auto"/>
          </w:tcPr>
          <w:p w14:paraId="5B482E66" w14:textId="0A6A970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Batch size</w:t>
            </w:r>
          </w:p>
        </w:tc>
        <w:tc>
          <w:tcPr>
            <w:tcW w:w="0" w:type="auto"/>
          </w:tcPr>
          <w:p w14:paraId="7B28E1BB" w14:textId="09E0AFEE"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oMath>
          </w:p>
        </w:tc>
        <w:tc>
          <w:tcPr>
            <w:tcW w:w="0" w:type="auto"/>
          </w:tcPr>
          <w:p w14:paraId="7B325096" w14:textId="2B11E88C"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oMath>
          </w:p>
        </w:tc>
        <w:tc>
          <w:tcPr>
            <w:tcW w:w="0" w:type="auto"/>
          </w:tcPr>
          <w:p w14:paraId="2222AAC7" w14:textId="721CE0D5"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oMath>
          </w:p>
        </w:tc>
        <w:tc>
          <w:tcPr>
            <w:tcW w:w="0" w:type="auto"/>
          </w:tcPr>
          <w:p w14:paraId="6A68CB9A" w14:textId="0D782BFD"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úspěsnost na učících datech</w:t>
            </w:r>
          </w:p>
        </w:tc>
        <w:tc>
          <w:tcPr>
            <w:tcW w:w="0" w:type="auto"/>
          </w:tcPr>
          <w:p w14:paraId="5B75BBC3" w14:textId="398BA4C7"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úspěšnost na testovacích datech</w:t>
            </w:r>
          </w:p>
        </w:tc>
        <w:tc>
          <w:tcPr>
            <w:tcW w:w="0" w:type="auto"/>
          </w:tcPr>
          <w:p w14:paraId="0842C13A" w14:textId="4ED9BBE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Čas</w:t>
            </w:r>
            <w:r w:rsidR="00AC595F" w:rsidRPr="00E13265">
              <w:t xml:space="preserve"> (min)</w:t>
            </w:r>
          </w:p>
        </w:tc>
      </w:tr>
      <w:tr w:rsidR="006B4DE1" w14:paraId="7CA090C4"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28B264D0" w14:textId="2FF7CBD9" w:rsidR="006B4DE1" w:rsidRPr="00E13265" w:rsidRDefault="006B4DE1" w:rsidP="00E13265">
            <w:pPr>
              <w:pStyle w:val="tabulkatext"/>
            </w:pPr>
            <w:r>
              <w:t>1</w:t>
            </w:r>
          </w:p>
        </w:tc>
        <w:tc>
          <w:tcPr>
            <w:tcW w:w="0" w:type="auto"/>
            <w:shd w:val="clear" w:color="auto" w:fill="DEEAF6" w:themeFill="accent1" w:themeFillTint="33"/>
          </w:tcPr>
          <w:p w14:paraId="5ED24505" w14:textId="410A034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64</w:t>
            </w:r>
          </w:p>
        </w:tc>
        <w:tc>
          <w:tcPr>
            <w:tcW w:w="0" w:type="auto"/>
            <w:shd w:val="clear" w:color="auto" w:fill="DEEAF6" w:themeFill="accent1" w:themeFillTint="33"/>
          </w:tcPr>
          <w:p w14:paraId="43AEB944" w14:textId="66455A31"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0.9</w:t>
            </w:r>
          </w:p>
        </w:tc>
        <w:tc>
          <w:tcPr>
            <w:tcW w:w="0" w:type="auto"/>
            <w:shd w:val="clear" w:color="auto" w:fill="DEEAF6" w:themeFill="accent1" w:themeFillTint="33"/>
          </w:tcPr>
          <w:p w14:paraId="2106477D" w14:textId="08DF933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w:t>
            </w:r>
          </w:p>
        </w:tc>
        <w:tc>
          <w:tcPr>
            <w:tcW w:w="0" w:type="auto"/>
            <w:shd w:val="clear" w:color="auto" w:fill="DEEAF6" w:themeFill="accent1" w:themeFillTint="33"/>
          </w:tcPr>
          <w:p w14:paraId="08F13B77" w14:textId="71482DC0"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shd w:val="clear" w:color="auto" w:fill="DEEAF6" w:themeFill="accent1" w:themeFillTint="33"/>
          </w:tcPr>
          <w:p w14:paraId="2982E86C" w14:textId="21D4C8A2"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0.762</w:t>
            </w:r>
          </w:p>
        </w:tc>
        <w:tc>
          <w:tcPr>
            <w:tcW w:w="0" w:type="auto"/>
            <w:shd w:val="clear" w:color="auto" w:fill="DEEAF6" w:themeFill="accent1" w:themeFillTint="33"/>
          </w:tcPr>
          <w:p w14:paraId="1E1B46D0" w14:textId="2C50828E" w:rsidR="006B4DE1" w:rsidRPr="00E13265" w:rsidRDefault="008451BF" w:rsidP="008451BF">
            <w:pPr>
              <w:pStyle w:val="tabulkatext"/>
              <w:cnfStyle w:val="000000000000" w:firstRow="0" w:lastRow="0" w:firstColumn="0" w:lastColumn="0" w:oddVBand="0" w:evenVBand="0" w:oddHBand="0" w:evenHBand="0" w:firstRowFirstColumn="0" w:firstRowLastColumn="0" w:lastRowFirstColumn="0" w:lastRowLastColumn="0"/>
            </w:pPr>
            <w:r>
              <w:t>0.351</w:t>
            </w:r>
          </w:p>
        </w:tc>
        <w:tc>
          <w:tcPr>
            <w:tcW w:w="0" w:type="auto"/>
            <w:shd w:val="clear" w:color="auto" w:fill="DEEAF6" w:themeFill="accent1" w:themeFillTint="33"/>
          </w:tcPr>
          <w:p w14:paraId="1778494B" w14:textId="5253EA04" w:rsidR="006B4DE1" w:rsidRPr="00E13265" w:rsidRDefault="00C42C7C"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4993D8D6" w14:textId="03FB89CB"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7F0E84CD" w14:textId="0D04E526" w:rsidR="00AB6F7E" w:rsidRPr="00E13265" w:rsidRDefault="006B4DE1" w:rsidP="00E13265">
            <w:pPr>
              <w:pStyle w:val="tabulkatext"/>
            </w:pPr>
            <w:r>
              <w:t>2</w:t>
            </w:r>
          </w:p>
        </w:tc>
        <w:tc>
          <w:tcPr>
            <w:tcW w:w="0" w:type="auto"/>
            <w:shd w:val="clear" w:color="auto" w:fill="DEEAF6" w:themeFill="accent1" w:themeFillTint="33"/>
          </w:tcPr>
          <w:p w14:paraId="2D585800" w14:textId="59AA8DCB"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DEEAF6" w:themeFill="accent1" w:themeFillTint="33"/>
          </w:tcPr>
          <w:p w14:paraId="3134CA33" w14:textId="5B08D49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488FB93E" w14:textId="3B8E0568"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084731E0" w14:textId="19225172"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513DC3F8" w14:textId="1874EF77"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w:t>
            </w:r>
            <w:r w:rsidR="00C42C7C">
              <w:t>767</w:t>
            </w:r>
          </w:p>
        </w:tc>
        <w:tc>
          <w:tcPr>
            <w:tcW w:w="0" w:type="auto"/>
            <w:shd w:val="clear" w:color="auto" w:fill="DEEAF6" w:themeFill="accent1" w:themeFillTint="33"/>
          </w:tcPr>
          <w:p w14:paraId="7A3AE39E" w14:textId="768EDA22"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0.35</w:t>
            </w:r>
            <w:r w:rsidR="00C42C7C">
              <w:t>3</w:t>
            </w:r>
          </w:p>
        </w:tc>
        <w:tc>
          <w:tcPr>
            <w:tcW w:w="0" w:type="auto"/>
            <w:shd w:val="clear" w:color="auto" w:fill="DEEAF6" w:themeFill="accent1" w:themeFillTint="33"/>
          </w:tcPr>
          <w:p w14:paraId="63E1DB4E" w14:textId="3B0A7E89" w:rsidR="00AB6F7E" w:rsidRPr="00E13265" w:rsidRDefault="00042F03"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04C8C596" w14:textId="6AA71FC4"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6C6903A5" w14:textId="58BAD85D" w:rsidR="00AB6F7E" w:rsidRPr="00E13265" w:rsidRDefault="006B4DE1" w:rsidP="00E13265">
            <w:pPr>
              <w:pStyle w:val="tabulkatext"/>
            </w:pPr>
            <w:r>
              <w:t>3</w:t>
            </w:r>
          </w:p>
        </w:tc>
        <w:tc>
          <w:tcPr>
            <w:tcW w:w="0" w:type="auto"/>
            <w:shd w:val="clear" w:color="auto" w:fill="DEEAF6" w:themeFill="accent1" w:themeFillTint="33"/>
          </w:tcPr>
          <w:p w14:paraId="69389D39" w14:textId="6B09A76D"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DEEAF6" w:themeFill="accent1" w:themeFillTint="33"/>
          </w:tcPr>
          <w:p w14:paraId="3BF49269" w14:textId="12C64A7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30A1A5E7" w14:textId="6A20674A"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44666E01" w14:textId="2B7796B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2896E319" w14:textId="26A69993"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0.730</w:t>
            </w:r>
          </w:p>
        </w:tc>
        <w:tc>
          <w:tcPr>
            <w:tcW w:w="0" w:type="auto"/>
            <w:shd w:val="clear" w:color="auto" w:fill="DEEAF6" w:themeFill="accent1" w:themeFillTint="33"/>
          </w:tcPr>
          <w:p w14:paraId="3F92FB8A" w14:textId="3A16CC55"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0.351</w:t>
            </w:r>
          </w:p>
        </w:tc>
        <w:tc>
          <w:tcPr>
            <w:tcW w:w="0" w:type="auto"/>
            <w:shd w:val="clear" w:color="auto" w:fill="DEEAF6" w:themeFill="accent1" w:themeFillTint="33"/>
          </w:tcPr>
          <w:p w14:paraId="287A99A4" w14:textId="46D201B2"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3</w:t>
            </w:r>
          </w:p>
        </w:tc>
      </w:tr>
      <w:tr w:rsidR="00E13265" w14:paraId="6EB9204C" w14:textId="0264F09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2471E9E" w14:textId="0B6E2631" w:rsidR="005E1BA7" w:rsidRPr="00E13265" w:rsidRDefault="006B4DE1" w:rsidP="00E13265">
            <w:pPr>
              <w:pStyle w:val="tabulkatext"/>
            </w:pPr>
            <w:r>
              <w:t>4</w:t>
            </w:r>
          </w:p>
        </w:tc>
        <w:tc>
          <w:tcPr>
            <w:tcW w:w="0" w:type="auto"/>
            <w:shd w:val="clear" w:color="auto" w:fill="FBE4D5" w:themeFill="accent2" w:themeFillTint="33"/>
          </w:tcPr>
          <w:p w14:paraId="5C8B35DB" w14:textId="4C374A3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FBE4D5" w:themeFill="accent2" w:themeFillTint="33"/>
          </w:tcPr>
          <w:p w14:paraId="639DE880" w14:textId="19C061D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3BED5D74" w14:textId="04766773"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1C26F4A6" w14:textId="4D6B614C"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1D843F0D" w14:textId="2C9AA1A9"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0.766</w:t>
            </w:r>
          </w:p>
        </w:tc>
        <w:tc>
          <w:tcPr>
            <w:tcW w:w="0" w:type="auto"/>
            <w:shd w:val="clear" w:color="auto" w:fill="FBE4D5" w:themeFill="accent2" w:themeFillTint="33"/>
          </w:tcPr>
          <w:p w14:paraId="757398C8" w14:textId="21014464"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756E7352" w14:textId="1836F440"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10</w:t>
            </w:r>
          </w:p>
        </w:tc>
      </w:tr>
      <w:tr w:rsidR="005E1BA7" w14:paraId="4EBE353A"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8ED2AE7" w14:textId="42607FB3" w:rsidR="005E1BA7" w:rsidRPr="00E13265" w:rsidRDefault="006B4DE1" w:rsidP="00E13265">
            <w:pPr>
              <w:pStyle w:val="tabulkatext"/>
            </w:pPr>
            <w:r>
              <w:t>5</w:t>
            </w:r>
          </w:p>
        </w:tc>
        <w:tc>
          <w:tcPr>
            <w:tcW w:w="0" w:type="auto"/>
            <w:shd w:val="clear" w:color="auto" w:fill="FBE4D5" w:themeFill="accent2" w:themeFillTint="33"/>
          </w:tcPr>
          <w:p w14:paraId="3D93E37E" w14:textId="1D9271F0"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FBE4D5" w:themeFill="accent2" w:themeFillTint="33"/>
          </w:tcPr>
          <w:p w14:paraId="6D8B311D" w14:textId="1629C959"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0FE8054C" w14:textId="5C1E27E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531FED7B" w14:textId="0BEDE18D"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0AE65C5B" w14:textId="3FF291C6"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0.731</w:t>
            </w:r>
          </w:p>
        </w:tc>
        <w:tc>
          <w:tcPr>
            <w:tcW w:w="0" w:type="auto"/>
            <w:shd w:val="clear" w:color="auto" w:fill="FBE4D5" w:themeFill="accent2" w:themeFillTint="33"/>
          </w:tcPr>
          <w:p w14:paraId="4271CC46" w14:textId="57CF3192"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22B682A2" w14:textId="42AD834F"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4</w:t>
            </w:r>
          </w:p>
        </w:tc>
      </w:tr>
      <w:tr w:rsidR="00E13265" w14:paraId="30943A65" w14:textId="294AFFE9" w:rsidTr="00E13265">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BEBB4EB" w14:textId="676A381D" w:rsidR="005E1BA7" w:rsidRPr="00E13265" w:rsidRDefault="006B4DE1" w:rsidP="00E13265">
            <w:pPr>
              <w:pStyle w:val="tabulkatext"/>
            </w:pPr>
            <w:r>
              <w:t>6</w:t>
            </w:r>
          </w:p>
        </w:tc>
        <w:tc>
          <w:tcPr>
            <w:tcW w:w="0" w:type="auto"/>
            <w:shd w:val="clear" w:color="auto" w:fill="E2EFD9" w:themeFill="accent6" w:themeFillTint="33"/>
          </w:tcPr>
          <w:p w14:paraId="0C8865A1" w14:textId="53A34B1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E2EFD9" w:themeFill="accent6" w:themeFillTint="33"/>
          </w:tcPr>
          <w:p w14:paraId="67AF8530" w14:textId="3B80A147"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53956903" w14:textId="5E672B6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25EA8B7B" w14:textId="7BCF4A0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E2EFD9" w:themeFill="accent6" w:themeFillTint="33"/>
          </w:tcPr>
          <w:p w14:paraId="31F5BD09" w14:textId="6BD01D0A"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0.739</w:t>
            </w:r>
          </w:p>
        </w:tc>
        <w:tc>
          <w:tcPr>
            <w:tcW w:w="0" w:type="auto"/>
            <w:shd w:val="clear" w:color="auto" w:fill="E2EFD9" w:themeFill="accent6" w:themeFillTint="33"/>
          </w:tcPr>
          <w:p w14:paraId="3B61C375" w14:textId="26F66354"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0.347</w:t>
            </w:r>
          </w:p>
        </w:tc>
        <w:tc>
          <w:tcPr>
            <w:tcW w:w="0" w:type="auto"/>
            <w:shd w:val="clear" w:color="auto" w:fill="E2EFD9" w:themeFill="accent6" w:themeFillTint="33"/>
          </w:tcPr>
          <w:p w14:paraId="3D48666F" w14:textId="1566CAA8"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4</w:t>
            </w:r>
          </w:p>
        </w:tc>
      </w:tr>
    </w:tbl>
    <w:p w14:paraId="0F5E5B29" w14:textId="77777777" w:rsidR="00EB0D82" w:rsidRDefault="00EB0D82" w:rsidP="00083C0C">
      <w:pPr>
        <w:pStyle w:val="Standartnitext"/>
        <w:ind w:firstLine="576"/>
      </w:pPr>
    </w:p>
    <w:p w14:paraId="4E2A4B0E" w14:textId="57D2E864" w:rsidR="001D4309" w:rsidRDefault="00083C0C" w:rsidP="00AB6F7E">
      <w:pPr>
        <w:pStyle w:val="Standartnitext"/>
        <w:ind w:firstLine="576"/>
      </w:pPr>
      <w:r>
        <w:t xml:space="preserve"> Výsledná topologie </w:t>
      </w:r>
      <w:r w:rsidR="00051DF7">
        <w:t>neuronové sítě</w:t>
      </w:r>
      <w:r>
        <w:t xml:space="preserve"> se </w:t>
      </w:r>
      <w:r w:rsidR="00051DF7">
        <w:t>po testování několika konfigurací</w:t>
      </w:r>
      <w:r>
        <w:t xml:space="preserve">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42F03">
        <w:rPr>
          <w:rFonts w:eastAsiaTheme="minorEastAsia"/>
        </w:rPr>
        <w:t xml:space="preserve"> při projití 128 vektorů před laděním vah</w:t>
      </w:r>
      <w:r w:rsidR="005E7ACB">
        <w:rPr>
          <w:rFonts w:eastAsiaTheme="minorEastAsia"/>
        </w:rPr>
        <w:t xml:space="preserve"> viz. </w:t>
      </w:r>
      <w:r w:rsidR="005E7ACB">
        <w:rPr>
          <w:rFonts w:eastAsiaTheme="minorEastAsia"/>
        </w:rPr>
        <w:fldChar w:fldCharType="begin"/>
      </w:r>
      <w:r w:rsidR="005E7ACB">
        <w:rPr>
          <w:rFonts w:eastAsiaTheme="minorEastAsia"/>
        </w:rPr>
        <w:instrText xml:space="preserve"> REF _Ref5355694 \h </w:instrText>
      </w:r>
      <w:r w:rsidR="005E7ACB">
        <w:rPr>
          <w:rFonts w:eastAsiaTheme="minorEastAsia"/>
        </w:rPr>
      </w:r>
      <w:r w:rsidR="005E7ACB">
        <w:rPr>
          <w:rFonts w:eastAsiaTheme="minorEastAsia"/>
        </w:rPr>
        <w:fldChar w:fldCharType="separate"/>
      </w:r>
      <w:r w:rsidR="005E7ACB">
        <w:t xml:space="preserve">Tabulka </w:t>
      </w:r>
      <w:r w:rsidR="005E7ACB">
        <w:rPr>
          <w:noProof/>
        </w:rPr>
        <w:t>2</w:t>
      </w:r>
      <w:r w:rsidR="005E7ACB">
        <w:rPr>
          <w:rFonts w:eastAsiaTheme="minorEastAsia"/>
        </w:rPr>
        <w:fldChar w:fldCharType="end"/>
      </w:r>
      <w:r w:rsidR="00042F03">
        <w:rPr>
          <w:rFonts w:eastAsiaTheme="minorEastAsia"/>
        </w:rPr>
        <w:t>.</w:t>
      </w:r>
      <w:r w:rsidR="005E7ACB">
        <w:rPr>
          <w:rFonts w:eastAsiaTheme="minorEastAsia"/>
        </w:rPr>
        <w:t xml:space="preserve"> index 2.</w:t>
      </w:r>
      <w:r>
        <w:t xml:space="preserve"> Počet neuronů</w:t>
      </w:r>
      <w:r w:rsidR="00897461">
        <w:t xml:space="preserve"> ve s</w:t>
      </w:r>
      <w:r w:rsidR="00F0096B">
        <w:t>k</w:t>
      </w:r>
      <w:r w:rsidR="00897461">
        <w:t>r</w:t>
      </w:r>
      <w:r>
        <w:t>ytých vrstvách se směrem k výstupní vrstvě snižuje do pyramidového tvaru s koeficientem 0.9</w:t>
      </w:r>
      <w:r w:rsidR="001D4309">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42F03">
        <w:rPr>
          <w:rFonts w:eastAsiaTheme="minorEastAsia"/>
        </w:rPr>
        <w:t xml:space="preserve"> </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 0.7</w:t>
      </w:r>
      <w:r w:rsidR="001D4309">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D4309">
        <w:rPr>
          <w:rFonts w:eastAsiaTheme="minorEastAsia"/>
        </w:rPr>
        <w:t xml:space="preserve"> </w:t>
      </w:r>
      <w:r w:rsidR="00065A08">
        <w:rPr>
          <w:rFonts w:eastAsiaTheme="minorEastAsia"/>
        </w:rPr>
        <w:t xml:space="preserve">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w:t>
      </w:r>
      <w:r w:rsidR="007D7441">
        <w:t xml:space="preserve">Vizualizaci této konkrétní architektury lze vidět na </w:t>
      </w:r>
      <w:r w:rsidR="00673F79">
        <w:fldChar w:fldCharType="begin"/>
      </w:r>
      <w:r w:rsidR="00673F79">
        <w:instrText xml:space="preserve"> REF _Ref5355887 \h </w:instrText>
      </w:r>
      <w:r w:rsidR="00673F79">
        <w:fldChar w:fldCharType="separate"/>
      </w:r>
      <w:r w:rsidR="00673F79">
        <w:t xml:space="preserve">Obr. </w:t>
      </w:r>
      <w:r w:rsidR="00673F79">
        <w:rPr>
          <w:noProof/>
        </w:rPr>
        <w:t>13</w:t>
      </w:r>
      <w:r w:rsidR="00673F79">
        <w:fldChar w:fldCharType="end"/>
      </w:r>
      <w:r w:rsidR="007D7441">
        <w:t>. Úspěšnost pro všech 20 neuronový</w:t>
      </w:r>
      <w:r w:rsidR="00B168DC">
        <w:t>ch sítí na</w:t>
      </w:r>
      <w:r w:rsidR="007D7441">
        <w:t xml:space="preserve"> </w:t>
      </w:r>
      <w:r w:rsidR="00673F79">
        <w:fldChar w:fldCharType="begin"/>
      </w:r>
      <w:r w:rsidR="00673F79">
        <w:instrText xml:space="preserve"> REF _Ref5355915 \h </w:instrText>
      </w:r>
      <w:r w:rsidR="00673F79">
        <w:fldChar w:fldCharType="separate"/>
      </w:r>
      <w:r w:rsidR="00673F79">
        <w:t xml:space="preserve">Obr. </w:t>
      </w:r>
      <w:r w:rsidR="00673F79">
        <w:rPr>
          <w:noProof/>
        </w:rPr>
        <w:t>14</w:t>
      </w:r>
      <w:r w:rsidR="00673F79">
        <w:fldChar w:fldCharType="end"/>
      </w:r>
      <w:r w:rsidR="007D7441">
        <w:t>.</w:t>
      </w:r>
    </w:p>
    <w:p w14:paraId="55F37644" w14:textId="30280B2D" w:rsidR="001D4309" w:rsidRDefault="001D4309" w:rsidP="008756E0">
      <w:pPr>
        <w:pStyle w:val="Obrzek"/>
      </w:pPr>
      <w:r>
        <w:drawing>
          <wp:inline distT="0" distB="0" distL="0" distR="0" wp14:anchorId="7D71DD77" wp14:editId="48C1F6BC">
            <wp:extent cx="1543050" cy="267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Effect>
                                <a14:brightnessContrast contrast="-26000"/>
                              </a14:imgEffect>
                            </a14:imgLayer>
                          </a14:imgProps>
                        </a:ext>
                      </a:extLst>
                    </a:blip>
                    <a:stretch>
                      <a:fillRect/>
                    </a:stretch>
                  </pic:blipFill>
                  <pic:spPr>
                    <a:xfrm>
                      <a:off x="0" y="0"/>
                      <a:ext cx="1580901" cy="2738949"/>
                    </a:xfrm>
                    <a:prstGeom prst="rect">
                      <a:avLst/>
                    </a:prstGeom>
                  </pic:spPr>
                </pic:pic>
              </a:graphicData>
            </a:graphic>
          </wp:inline>
        </w:drawing>
      </w:r>
    </w:p>
    <w:p w14:paraId="7CC87C9C" w14:textId="77BF8BBA" w:rsidR="00FC7B80" w:rsidRDefault="00805B08" w:rsidP="00805B08">
      <w:pPr>
        <w:pStyle w:val="CAPITION"/>
      </w:pPr>
      <w:bookmarkStart w:id="69" w:name="_Ref5355887"/>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13</w:t>
      </w:r>
      <w:r w:rsidR="009A0142">
        <w:rPr>
          <w:noProof/>
        </w:rPr>
        <w:fldChar w:fldCharType="end"/>
      </w:r>
      <w:bookmarkEnd w:id="69"/>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042F03">
        <w:rPr>
          <w:vertAlign w:val="subscript"/>
        </w:rPr>
        <w:t>0</w:t>
      </w:r>
      <w:r w:rsidR="001D4309">
        <w:t xml:space="preserve"> = 27, L</w:t>
      </w:r>
      <w:r w:rsidR="00042F03">
        <w:rPr>
          <w:vertAlign w:val="subscript"/>
        </w:rPr>
        <w:t>1</w:t>
      </w:r>
      <w:r w:rsidR="001D4309">
        <w:t xml:space="preserve"> =24, L</w:t>
      </w:r>
      <w:r w:rsidR="00042F03">
        <w:rPr>
          <w:vertAlign w:val="subscript"/>
        </w:rPr>
        <w:t>2</w:t>
      </w:r>
      <w:r w:rsidR="001D4309">
        <w:t>=18, L</w:t>
      </w:r>
      <w:r w:rsidR="00042F03">
        <w:rPr>
          <w:vertAlign w:val="subscript"/>
        </w:rPr>
        <w:t>3</w:t>
      </w:r>
      <w:r w:rsidR="001D4309">
        <w:t>=9</w:t>
      </w:r>
      <w:r w:rsidR="00544347">
        <w:t>.</w:t>
      </w:r>
      <w:r w:rsidR="001D4309">
        <w:t xml:space="preserve"> </w:t>
      </w:r>
      <w:r w:rsidR="00F51537">
        <w:t xml:space="preserve">Vizualizováno pomocí nástroje </w:t>
      </w:r>
      <w:r w:rsidR="00042F03">
        <w:t xml:space="preserve">dostupném na </w:t>
      </w:r>
      <w:r w:rsidR="00042F03">
        <w:fldChar w:fldCharType="begin"/>
      </w:r>
      <w:r w:rsidR="00042F03">
        <w:instrText xml:space="preserve"> ADDIN ZOTERO_ITEM CSL_CITATION {"citationID":"Z9B5EgSj","properties":{"formattedCitation":"(Nail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rsidR="00042F03">
        <w:fldChar w:fldCharType="separate"/>
      </w:r>
      <w:r w:rsidR="00042F03" w:rsidRPr="00042F03">
        <w:t>(Nail 2019)</w:t>
      </w:r>
      <w:r w:rsidR="00042F03">
        <w:fldChar w:fldCharType="end"/>
      </w:r>
      <w:r w:rsidR="00042F03">
        <w:t>.</w:t>
      </w:r>
    </w:p>
    <w:p w14:paraId="158FA7D0" w14:textId="3ABBE113" w:rsidR="00994ACA" w:rsidRDefault="00042F03" w:rsidP="00042F03">
      <w:pPr>
        <w:pStyle w:val="Obrzek"/>
      </w:pPr>
      <w:r w:rsidRPr="00042F03">
        <w:lastRenderedPageBreak/>
        <w:drawing>
          <wp:inline distT="0" distB="0" distL="0" distR="0" wp14:anchorId="119AFE5E" wp14:editId="0E6FEA2F">
            <wp:extent cx="2381250" cy="275348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3"/>
                    <a:stretch/>
                  </pic:blipFill>
                  <pic:spPr bwMode="auto">
                    <a:xfrm>
                      <a:off x="0" y="0"/>
                      <a:ext cx="2419126" cy="2797277"/>
                    </a:xfrm>
                    <a:prstGeom prst="rect">
                      <a:avLst/>
                    </a:prstGeom>
                    <a:noFill/>
                    <a:ln>
                      <a:noFill/>
                    </a:ln>
                    <a:extLst>
                      <a:ext uri="{53640926-AAD7-44D8-BBD7-CCE9431645EC}">
                        <a14:shadowObscured xmlns:a14="http://schemas.microsoft.com/office/drawing/2010/main"/>
                      </a:ext>
                    </a:extLst>
                  </pic:spPr>
                </pic:pic>
              </a:graphicData>
            </a:graphic>
          </wp:inline>
        </w:drawing>
      </w:r>
      <w:r w:rsidRPr="00042F03">
        <w:drawing>
          <wp:inline distT="0" distB="0" distL="0" distR="0" wp14:anchorId="60AAFA13" wp14:editId="612B744C">
            <wp:extent cx="26289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669" cy="2797106"/>
                    </a:xfrm>
                    <a:prstGeom prst="rect">
                      <a:avLst/>
                    </a:prstGeom>
                    <a:noFill/>
                  </pic:spPr>
                </pic:pic>
              </a:graphicData>
            </a:graphic>
          </wp:inline>
        </w:drawing>
      </w:r>
    </w:p>
    <w:p w14:paraId="54B65657" w14:textId="1C67BE94" w:rsidR="005E7ACB" w:rsidRDefault="005E7ACB" w:rsidP="005E7ACB">
      <w:pPr>
        <w:pStyle w:val="CAPITION"/>
        <w:rPr>
          <w:rFonts w:eastAsiaTheme="minorEastAsia"/>
        </w:rPr>
      </w:pPr>
      <w:bookmarkStart w:id="70" w:name="_Ref5355915"/>
      <w:r>
        <w:t xml:space="preserve">Obr. </w:t>
      </w:r>
      <w:fldSimple w:instr=" SEQ Obr. \* ARABIC ">
        <w:r w:rsidR="00E25B52">
          <w:rPr>
            <w:noProof/>
          </w:rPr>
          <w:t>14</w:t>
        </w:r>
      </w:fldSimple>
      <w:bookmarkEnd w:id="70"/>
      <w:r>
        <w:t xml:space="preserve">.: Statistiky úspěšnosti pro jednotlivé neuronové sítě. Identifikátor 6x6  6. Odpovídá jádru velikosti </w:t>
      </w:r>
      <m:oMath>
        <m:r>
          <w:rPr>
            <w:rFonts w:ascii="Cambria Math" w:hAnsi="Cambria Math"/>
          </w:rPr>
          <m:t>6×6</m:t>
        </m:r>
      </m:oMath>
      <w:r>
        <w:rPr>
          <w:rFonts w:eastAsiaTheme="minorEastAsia"/>
        </w:rPr>
        <w:t xml:space="preserve"> v kombinaci s objektovou třídou 6.</w:t>
      </w:r>
    </w:p>
    <w:p w14:paraId="530703A3" w14:textId="70DFAC9D" w:rsidR="00A833AB" w:rsidRPr="00A833AB" w:rsidRDefault="00A833AB" w:rsidP="00A833AB">
      <w:pPr>
        <w:pStyle w:val="Standartnitext"/>
      </w:pPr>
      <w:r>
        <w:t xml:space="preserve">Na základě Tabulky 2 a grafů z </w:t>
      </w:r>
      <w:r>
        <w:fldChar w:fldCharType="begin"/>
      </w:r>
      <w:r>
        <w:instrText xml:space="preserve"> REF _Ref5355915 \h </w:instrText>
      </w:r>
      <w:r>
        <w:fldChar w:fldCharType="separate"/>
      </w:r>
      <w:r>
        <w:t xml:space="preserve">Obr. </w:t>
      </w:r>
      <w:r>
        <w:rPr>
          <w:noProof/>
        </w:rPr>
        <w:t>14</w:t>
      </w:r>
      <w:r>
        <w:fldChar w:fldCharType="end"/>
      </w:r>
      <w:r>
        <w:t>, lze konstatovat, že p</w:t>
      </w:r>
      <w:r>
        <w:rPr>
          <w:lang w:val="en-US"/>
        </w:rPr>
        <w:t>r</w:t>
      </w:r>
      <w:r>
        <w:t xml:space="preserve">ůměrná úspěšnost predikcí jednotlivých konfigurací je vyšší než 70% a nižší než 80%. Z </w:t>
      </w:r>
      <w:r>
        <w:fldChar w:fldCharType="begin"/>
      </w:r>
      <w:r>
        <w:instrText xml:space="preserve"> REF _Ref5355915 \h </w:instrText>
      </w:r>
      <w:r>
        <w:fldChar w:fldCharType="separate"/>
      </w:r>
      <w:r>
        <w:t xml:space="preserve">Obr. </w:t>
      </w:r>
      <w:r>
        <w:rPr>
          <w:noProof/>
        </w:rPr>
        <w:t>14</w:t>
      </w:r>
      <w:r>
        <w:fldChar w:fldCharType="end"/>
      </w:r>
      <w:r>
        <w:t xml:space="preserve"> plyne, že problematicky šla natrénovat pouze objektová třída 5. Jedná se o „objekt volného prostoru“, u kterého se tedy pravděpodobně nepodařilo zachytit žádnou obecnou závislost na jiných objektech. Průměrná úspěšnost na testovacích datech je nízká kolem 35%. Vzhledem ke způsobu používání neuronových sítí v navrhované metodě, kde je </w:t>
      </w:r>
      <w:r>
        <w:t xml:space="preserve">třeba </w:t>
      </w:r>
      <w:r>
        <w:t xml:space="preserve">primárně replikovat naučená data, není tento údaj příliš podstatný. </w:t>
      </w:r>
    </w:p>
    <w:p w14:paraId="692C7F97" w14:textId="0DB97EF1" w:rsidR="00B7782F" w:rsidRDefault="00B7782F" w:rsidP="007D7441">
      <w:pPr>
        <w:pStyle w:val="Heading3"/>
      </w:pPr>
      <w:bookmarkStart w:id="71" w:name="_Ref4315337"/>
      <w:bookmarkStart w:id="72" w:name="_Toc5973941"/>
      <w:r>
        <w:t>Generování scén</w:t>
      </w:r>
      <w:bookmarkEnd w:id="71"/>
      <w:bookmarkEnd w:id="72"/>
    </w:p>
    <w:p w14:paraId="032C3353" w14:textId="01EDD73A"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w:t>
      </w:r>
      <w:r w:rsidR="00051DF7">
        <w:t>vektorizace</w:t>
      </w:r>
      <w:r>
        <w:t xml:space="preserve">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ý krok generování musí mít svoji výchozí scénu</w:t>
      </w:r>
      <w:r w:rsidR="009250D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Výchozí scéna může být definována</w:t>
      </w:r>
      <w:r w:rsidR="00051DF7">
        <w:rPr>
          <w:rFonts w:eastAsiaTheme="minorEastAsia"/>
        </w:rPr>
        <w:t xml:space="preserve"> například</w:t>
      </w:r>
      <w:r w:rsidR="000708C2">
        <w:rPr>
          <w:rFonts w:eastAsiaTheme="minorEastAsia"/>
        </w:rPr>
        <w:t xml:space="preserve"> po vzoru</w:t>
      </w:r>
      <w:r w:rsidR="00B168DC">
        <w:rPr>
          <w:rFonts w:eastAsiaTheme="minorEastAsia"/>
        </w:rPr>
        <w:t xml:space="preserve"> </w:t>
      </w:r>
      <w:r w:rsidR="00673F79">
        <w:rPr>
          <w:rFonts w:eastAsiaTheme="minorEastAsia"/>
        </w:rPr>
        <w:fldChar w:fldCharType="begin"/>
      </w:r>
      <w:r w:rsidR="00673F79">
        <w:rPr>
          <w:rFonts w:eastAsiaTheme="minorEastAsia"/>
        </w:rPr>
        <w:instrText xml:space="preserve"> REF _Ref4314912 \h </w:instrText>
      </w:r>
      <w:r w:rsidR="00673F79">
        <w:rPr>
          <w:rFonts w:eastAsiaTheme="minorEastAsia"/>
        </w:rPr>
      </w:r>
      <w:r w:rsidR="00673F79">
        <w:rPr>
          <w:rFonts w:eastAsiaTheme="minorEastAsia"/>
        </w:rPr>
        <w:fldChar w:fldCharType="separate"/>
      </w:r>
      <w:r w:rsidR="00673F79">
        <w:t xml:space="preserve">Obr. </w:t>
      </w:r>
      <w:r w:rsidR="00673F79">
        <w:rPr>
          <w:noProof/>
        </w:rPr>
        <w:t>15</w:t>
      </w:r>
      <w:r w:rsidR="00673F79">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23C91C11">
            <wp:extent cx="2782957" cy="1979367"/>
            <wp:effectExtent l="0" t="0" r="0" b="190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2894547" cy="2058735"/>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853428A" w:rsidR="000708C2" w:rsidRDefault="000708C2" w:rsidP="000708C2">
      <w:pPr>
        <w:pStyle w:val="CAPITION"/>
        <w:rPr>
          <w:rFonts w:eastAsiaTheme="minorEastAsia"/>
        </w:rPr>
      </w:pPr>
      <w:bookmarkStart w:id="73"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15</w:t>
      </w:r>
      <w:r w:rsidR="009A0142">
        <w:rPr>
          <w:noProof/>
        </w:rPr>
        <w:fldChar w:fldCharType="end"/>
      </w:r>
      <w:bookmarkEnd w:id="73"/>
      <w:r>
        <w:t>: Příklad výchozí ohraničené scény</w:t>
      </w:r>
      <w:r w:rsidR="003A330A">
        <w:t xml:space="preserve"> </w:t>
      </w:r>
      <m:oMath>
        <m:sSub>
          <m:sSubPr>
            <m:ctrlPr>
              <w:rPr>
                <w:rFonts w:ascii="Cambria Math" w:eastAsiaTheme="minorEastAsia" w:hAnsi="Cambria Math"/>
                <w:i/>
                <w:sz w:val="24"/>
              </w:rPr>
            </m:ctrlPr>
          </m:sSubPr>
          <m:e>
            <m:r>
              <w:rPr>
                <w:rFonts w:ascii="Cambria Math" w:eastAsiaTheme="minorEastAsia" w:hAnsi="Cambria Math"/>
              </w:rPr>
              <m:t>s</m:t>
            </m:r>
          </m:e>
          <m:sub>
            <m:r>
              <w:rPr>
                <w:rFonts w:ascii="Cambria Math" w:eastAsiaTheme="minorEastAsia" w:hAnsi="Cambria Math"/>
              </w:rPr>
              <m:t>0</m:t>
            </m:r>
          </m:sub>
        </m:sSub>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78F9D5AF" w:rsidR="00EA6DA5" w:rsidRDefault="00F70503" w:rsidP="00EA6DA5">
      <w:pPr>
        <w:pStyle w:val="Code"/>
        <w:rPr>
          <w:b/>
          <w:bCs/>
        </w:rPr>
      </w:pPr>
      <w:r>
        <w:t xml:space="preserve">1. </w:t>
      </w:r>
      <w:r w:rsidR="00EA6DA5">
        <w:t>vychozi_prostor = M</w:t>
      </w:r>
    </w:p>
    <w:p w14:paraId="1CD75F2A" w14:textId="3C60FB97" w:rsidR="00EA6DA5" w:rsidRPr="00EA6DA5" w:rsidRDefault="00F70503" w:rsidP="00EA6DA5">
      <w:pPr>
        <w:pStyle w:val="Code"/>
        <w:rPr>
          <w:b/>
          <w:bCs/>
        </w:rPr>
      </w:pPr>
      <w:r w:rsidRPr="00F70503">
        <w:t>2.</w:t>
      </w:r>
      <w:r>
        <w:rPr>
          <w:b/>
          <w:bCs/>
        </w:rPr>
        <w:t xml:space="preserve"> </w:t>
      </w:r>
      <w:r w:rsidR="00EA6DA5">
        <w:rPr>
          <w:b/>
          <w:bCs/>
        </w:rPr>
        <w:t xml:space="preserve">For </w:t>
      </w:r>
      <w:r w:rsidR="00EA6DA5">
        <w:t xml:space="preserve">počet_iteraci </w:t>
      </w:r>
      <w:r w:rsidR="00EA6DA5">
        <w:rPr>
          <w:b/>
          <w:bCs/>
        </w:rPr>
        <w:t>do:</w:t>
      </w:r>
    </w:p>
    <w:p w14:paraId="70AFC26C" w14:textId="76C0FD2F" w:rsidR="00266244" w:rsidRDefault="00F70503" w:rsidP="00F70503">
      <w:pPr>
        <w:pStyle w:val="Code"/>
        <w:rPr>
          <w:b/>
        </w:rPr>
      </w:pPr>
      <w:bookmarkStart w:id="74" w:name="_Hlk4237894"/>
      <w:r>
        <w:rPr>
          <w:bCs/>
        </w:rPr>
        <w:t xml:space="preserve">3. </w:t>
      </w:r>
      <w:r>
        <w:rPr>
          <w:bCs/>
        </w:rPr>
        <w:tab/>
      </w:r>
      <w:r w:rsidR="00266244" w:rsidRPr="00402E37">
        <w:rPr>
          <w:b/>
        </w:rPr>
        <w:t>For</w:t>
      </w:r>
      <w:r w:rsidR="00266244">
        <w:rPr>
          <w:b/>
        </w:rPr>
        <w:t xml:space="preserve"> </w:t>
      </w:r>
      <w:r w:rsidR="00266244">
        <w:t xml:space="preserve">každé jádro v C </w:t>
      </w:r>
      <w:r w:rsidR="00266244">
        <w:rPr>
          <w:b/>
        </w:rPr>
        <w:t>do:</w:t>
      </w:r>
    </w:p>
    <w:bookmarkEnd w:id="74"/>
    <w:p w14:paraId="16FBA751" w14:textId="43AA56D0" w:rsidR="00266244" w:rsidRDefault="00F70503" w:rsidP="00266244">
      <w:pPr>
        <w:pStyle w:val="Code"/>
        <w:rPr>
          <w:bCs/>
        </w:rPr>
      </w:pPr>
      <w:r>
        <w:rPr>
          <w:bCs/>
        </w:rPr>
        <w:t>4.</w:t>
      </w:r>
      <w:r w:rsidR="00266244">
        <w:rPr>
          <w:b/>
        </w:rPr>
        <w:tab/>
      </w:r>
      <w:r w:rsidR="00EA6DA5">
        <w:rPr>
          <w:b/>
        </w:rPr>
        <w:tab/>
      </w:r>
      <w:r w:rsidR="00266244">
        <w:rPr>
          <w:bCs/>
        </w:rPr>
        <w:t>J = projdi_výchozí_prostor_a_vrať_pole_pro_predikci()</w:t>
      </w:r>
    </w:p>
    <w:p w14:paraId="3D274DDE" w14:textId="063A3A52" w:rsidR="00266244" w:rsidRDefault="00F70503" w:rsidP="00F70503">
      <w:pPr>
        <w:pStyle w:val="Code"/>
        <w:rPr>
          <w:b/>
        </w:rPr>
      </w:pPr>
      <w:r>
        <w:rPr>
          <w:bCs/>
        </w:rPr>
        <w:t>5.</w:t>
      </w: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59E009C9" w:rsidR="00266244" w:rsidRDefault="00F70503" w:rsidP="00F70503">
      <w:pPr>
        <w:pStyle w:val="Code"/>
        <w:rPr>
          <w:bCs/>
        </w:rPr>
      </w:pPr>
      <w:r>
        <w:rPr>
          <w:bCs/>
        </w:rPr>
        <w:t>6.</w:t>
      </w:r>
      <w:r w:rsidR="00266244">
        <w:rPr>
          <w:b/>
        </w:rPr>
        <w:tab/>
      </w:r>
      <w:r w:rsidR="00926DBF">
        <w:rPr>
          <w:b/>
        </w:rPr>
        <w:tab/>
      </w:r>
      <w:r w:rsidR="00567F4B">
        <w:rPr>
          <w:b/>
        </w:rPr>
        <w:tab/>
      </w:r>
      <w:r w:rsidR="00266244">
        <w:rPr>
          <w:bCs/>
        </w:rPr>
        <w:t>N = nacti_spravnou_neuronovu_sit()</w:t>
      </w:r>
    </w:p>
    <w:p w14:paraId="4F624B37" w14:textId="0C3C6F08" w:rsidR="00926DBF" w:rsidRDefault="00F70503" w:rsidP="00F70503">
      <w:pPr>
        <w:pStyle w:val="Code"/>
        <w:rPr>
          <w:bCs/>
        </w:rPr>
      </w:pPr>
      <w:r>
        <w:rPr>
          <w:bCs/>
        </w:rPr>
        <w:t>7.</w:t>
      </w:r>
      <w:r w:rsidR="00926DBF">
        <w:rPr>
          <w:bCs/>
        </w:rPr>
        <w:tab/>
      </w:r>
      <w:r w:rsidR="00926DBF">
        <w:rPr>
          <w:bCs/>
        </w:rPr>
        <w:tab/>
      </w:r>
      <w:r w:rsidR="00567F4B">
        <w:rPr>
          <w:bCs/>
        </w:rPr>
        <w:tab/>
      </w:r>
      <w:r w:rsidR="00926DBF">
        <w:rPr>
          <w:bCs/>
        </w:rPr>
        <w:t>P = N.predikuj(pole)</w:t>
      </w:r>
    </w:p>
    <w:p w14:paraId="47F841F1" w14:textId="0C448FA8" w:rsidR="00926DBF" w:rsidRDefault="00F70503" w:rsidP="00F70503">
      <w:pPr>
        <w:pStyle w:val="Code"/>
        <w:rPr>
          <w:bCs/>
        </w:rPr>
      </w:pPr>
      <w:r>
        <w:rPr>
          <w:bCs/>
        </w:rPr>
        <w:t>8.</w:t>
      </w:r>
      <w:r w:rsidR="00926DBF">
        <w:rPr>
          <w:bCs/>
        </w:rPr>
        <w:tab/>
      </w:r>
      <w:r w:rsidR="00926DBF">
        <w:rPr>
          <w:bCs/>
        </w:rPr>
        <w:tab/>
      </w:r>
      <w:r w:rsidR="00567F4B">
        <w:rPr>
          <w:bCs/>
        </w:rPr>
        <w:tab/>
      </w:r>
      <w:r w:rsidR="00926DBF">
        <w:rPr>
          <w:bCs/>
        </w:rPr>
        <w:t>zanes_predikci_do_</w:t>
      </w:r>
      <w:r w:rsidR="00567F4B">
        <w:rPr>
          <w:bCs/>
        </w:rPr>
        <w:t>souctove</w:t>
      </w:r>
      <w:r w:rsidR="00926DBF">
        <w:rPr>
          <w:bCs/>
        </w:rPr>
        <w:t>_matice</w:t>
      </w:r>
      <w:r w:rsidR="00567F4B">
        <w:rPr>
          <w:bCs/>
        </w:rPr>
        <w:t>_pro_jadro</w:t>
      </w:r>
      <w:r w:rsidR="00926DBF">
        <w:rPr>
          <w:bCs/>
        </w:rPr>
        <w:t>(P)</w:t>
      </w:r>
    </w:p>
    <w:p w14:paraId="042ED037" w14:textId="0620D826" w:rsidR="00567F4B" w:rsidRDefault="00F70503" w:rsidP="00F70503">
      <w:pPr>
        <w:pStyle w:val="Code"/>
        <w:rPr>
          <w:bCs/>
        </w:rPr>
      </w:pPr>
      <w:r>
        <w:rPr>
          <w:bCs/>
        </w:rPr>
        <w:t>9.</w:t>
      </w:r>
      <w:r w:rsidR="00567F4B">
        <w:rPr>
          <w:bCs/>
        </w:rPr>
        <w:tab/>
        <w:t>MP = utvor_finalni_soucinovou_matici_z_jadernych_souctovych_matic()</w:t>
      </w:r>
    </w:p>
    <w:p w14:paraId="0C828EF5" w14:textId="041F092A" w:rsidR="00926DBF" w:rsidRDefault="00F70503" w:rsidP="00F70503">
      <w:pPr>
        <w:pStyle w:val="Code"/>
        <w:rPr>
          <w:bCs/>
        </w:rPr>
      </w:pPr>
      <w:r>
        <w:rPr>
          <w:bCs/>
        </w:rPr>
        <w:t>10.</w:t>
      </w:r>
      <w:r>
        <w:rPr>
          <w:bCs/>
        </w:rPr>
        <w:tab/>
      </w:r>
      <w:r w:rsidR="00926DBF">
        <w:rPr>
          <w:bCs/>
        </w:rPr>
        <w:t>K = vyber_kandidata_ze_soucinove_matice(</w:t>
      </w:r>
      <w:r w:rsidR="00567F4B">
        <w:rPr>
          <w:bCs/>
        </w:rPr>
        <w:t>MP</w:t>
      </w:r>
      <w:r w:rsidR="00926DBF">
        <w:rPr>
          <w:bCs/>
        </w:rPr>
        <w:t>)</w:t>
      </w:r>
    </w:p>
    <w:p w14:paraId="6170CB9D" w14:textId="4F0E0EFB" w:rsidR="00926DBF" w:rsidRDefault="00F70503" w:rsidP="00F70503">
      <w:pPr>
        <w:pStyle w:val="Code"/>
        <w:rPr>
          <w:bCs/>
        </w:rPr>
      </w:pPr>
      <w:r>
        <w:rPr>
          <w:bCs/>
        </w:rPr>
        <w:t>11.</w:t>
      </w: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třídy. </w:t>
      </w:r>
    </w:p>
    <w:p w14:paraId="3E6F2935" w14:textId="776F6F16"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scény viz. například </w:t>
      </w:r>
      <w:r w:rsidR="00673F79">
        <w:rPr>
          <w:rFonts w:eastAsiaTheme="minorEastAsia"/>
        </w:rPr>
        <w:fldChar w:fldCharType="begin"/>
      </w:r>
      <w:r w:rsidR="00673F79">
        <w:rPr>
          <w:rFonts w:eastAsiaTheme="minorEastAsia"/>
        </w:rPr>
        <w:instrText xml:space="preserve"> REF _Ref4314256 \h </w:instrText>
      </w:r>
      <w:r w:rsidR="00673F79">
        <w:rPr>
          <w:rFonts w:eastAsiaTheme="minorEastAsia"/>
        </w:rPr>
      </w:r>
      <w:r w:rsidR="00673F79">
        <w:rPr>
          <w:rFonts w:eastAsiaTheme="minorEastAsia"/>
        </w:rPr>
        <w:fldChar w:fldCharType="separate"/>
      </w:r>
      <w:r w:rsidR="00673F79">
        <w:t xml:space="preserve">Obr. </w:t>
      </w:r>
      <w:r w:rsidR="00673F79">
        <w:rPr>
          <w:noProof/>
        </w:rPr>
        <w:t>16</w:t>
      </w:r>
      <w:r w:rsidR="00673F79">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8FE363" w:rsidR="00B707C6" w:rsidRDefault="00B707C6" w:rsidP="00B707C6">
      <w:pPr>
        <w:pStyle w:val="CAPITION"/>
        <w:rPr>
          <w:rFonts w:eastAsiaTheme="minorEastAsia"/>
        </w:rPr>
      </w:pPr>
      <w:bookmarkStart w:id="75"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16</w:t>
      </w:r>
      <w:r w:rsidR="009A0142">
        <w:rPr>
          <w:noProof/>
        </w:rPr>
        <w:fldChar w:fldCharType="end"/>
      </w:r>
      <w:bookmarkEnd w:id="75"/>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01C92BB9"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3A330A">
        <w:rPr>
          <w:rFonts w:eastAsiaTheme="minorEastAsia"/>
        </w:rPr>
        <w:t>.</w:t>
      </w:r>
      <w:r>
        <w:rPr>
          <w:rFonts w:eastAsiaTheme="minorEastAsia"/>
        </w:rPr>
        <w:t xml:space="preserve"> </w:t>
      </w:r>
      <w:r w:rsidR="00A74CF3">
        <w:rPr>
          <w:rFonts w:eastAsiaTheme="minorEastAsia"/>
        </w:rPr>
        <w:t>Tato matice se vytvoří</w:t>
      </w:r>
      <w:r>
        <w:rPr>
          <w:rFonts w:eastAsiaTheme="minorEastAsia"/>
        </w:rPr>
        <w:t xml:space="preserve"> </w:t>
      </w:r>
      <w:r w:rsidR="003D0D7F">
        <w:rPr>
          <w:rFonts w:eastAsiaTheme="minorEastAsia"/>
        </w:rPr>
        <w:t>postupn</w:t>
      </w:r>
      <w:r w:rsidR="00A74CF3">
        <w:rPr>
          <w:rFonts w:eastAsiaTheme="minorEastAsia"/>
        </w:rPr>
        <w:t xml:space="preserve">ým </w:t>
      </w:r>
      <w:r>
        <w:rPr>
          <w:rFonts w:eastAsiaTheme="minorEastAsia"/>
        </w:rPr>
        <w:t>pronásob</w:t>
      </w:r>
      <w:r w:rsidR="00A74CF3">
        <w:rPr>
          <w:rFonts w:eastAsiaTheme="minorEastAsia"/>
        </w:rPr>
        <w:t>ením</w:t>
      </w:r>
      <w:r w:rsidR="00B707C6">
        <w:rPr>
          <w:rFonts w:eastAsiaTheme="minorEastAsia"/>
        </w:rPr>
        <w:t xml:space="preserve">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673F79">
        <w:rPr>
          <w:rFonts w:eastAsiaTheme="minorEastAsia"/>
        </w:rPr>
        <w:fldChar w:fldCharType="begin"/>
      </w:r>
      <w:r w:rsidR="00673F79">
        <w:rPr>
          <w:rFonts w:eastAsiaTheme="minorEastAsia"/>
        </w:rPr>
        <w:instrText xml:space="preserve"> REF _Ref5973970 \h </w:instrText>
      </w:r>
      <w:r w:rsidR="00673F79">
        <w:rPr>
          <w:rFonts w:eastAsiaTheme="minorEastAsia"/>
        </w:rPr>
      </w:r>
      <w:r w:rsidR="00673F79">
        <w:rPr>
          <w:rFonts w:eastAsiaTheme="minorEastAsia"/>
        </w:rPr>
        <w:fldChar w:fldCharType="separate"/>
      </w:r>
      <w:r w:rsidR="00673F79">
        <w:t xml:space="preserve">Obr. </w:t>
      </w:r>
      <w:r w:rsidR="00673F79">
        <w:rPr>
          <w:noProof/>
        </w:rPr>
        <w:t>17</w:t>
      </w:r>
      <w:r w:rsidR="00673F79">
        <w:rPr>
          <w:rFonts w:eastAsiaTheme="minorEastAsia"/>
        </w:rPr>
        <w:fldChar w:fldCharType="end"/>
      </w:r>
      <w:r w:rsidR="000708C2">
        <w:rPr>
          <w:rFonts w:eastAsiaTheme="minorEastAsia"/>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r>
        <w:rPr>
          <w:rFonts w:eastAsiaTheme="minorEastAsia"/>
        </w:rPr>
        <w:t xml:space="preserve"> </w:t>
      </w:r>
    </w:p>
    <w:p w14:paraId="273B74BC" w14:textId="76730C71"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w:t>
      </w:r>
    </w:p>
    <w:p w14:paraId="306702A3" w14:textId="4E30F162" w:rsidR="00D32188" w:rsidRDefault="000C5833" w:rsidP="00134238">
      <w:pPr>
        <w:pStyle w:val="Obrzek"/>
        <w:rPr>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727F8921">
            <wp:extent cx="1738647" cy="1224501"/>
            <wp:effectExtent l="0" t="0" r="0" b="0"/>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77" r="5091"/>
                    <a:stretch/>
                  </pic:blipFill>
                  <pic:spPr bwMode="auto">
                    <a:xfrm>
                      <a:off x="0" y="0"/>
                      <a:ext cx="1812048" cy="1276196"/>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501876C0" w:rsidR="00567F4B" w:rsidRDefault="000C5833" w:rsidP="000708C2">
      <w:pPr>
        <w:pStyle w:val="CAPITION"/>
        <w:rPr>
          <w:rFonts w:eastAsiaTheme="minorEastAsia"/>
          <w:lang w:val="en-IN" w:bidi="he-IL"/>
        </w:rPr>
      </w:pPr>
      <w:bookmarkStart w:id="76" w:name="_Ref59739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17</w:t>
      </w:r>
      <w:r w:rsidR="009A0142">
        <w:rPr>
          <w:noProof/>
        </w:rPr>
        <w:fldChar w:fldCharType="end"/>
      </w:r>
      <w:bookmarkEnd w:id="76"/>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soucet</m:t>
            </m:r>
          </m:sub>
        </m:sSub>
      </m:oMath>
      <w:r>
        <w:rPr>
          <w:rFonts w:eastAsiaTheme="minorEastAsia"/>
          <w:sz w:val="24"/>
        </w:rPr>
        <w:t>,</w:t>
      </w:r>
      <w:r w:rsidR="004C0032">
        <w:rPr>
          <w:rFonts w:eastAsiaTheme="minorEastAsia"/>
          <w:sz w:val="24"/>
        </w:rPr>
        <w:t xml:space="preserve">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Pr="000C5833">
        <w:t>.</w:t>
      </w:r>
    </w:p>
    <w:p w14:paraId="0D4F3241" w14:textId="67C0C855"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i/>
              </w:rPr>
            </m:ctrlPr>
          </m:sSubPr>
          <m:e>
            <m:r>
              <w:rPr>
                <w:rFonts w:ascii="Cambria Math" w:hAnsi="Cambria Math"/>
              </w:rPr>
              <m:t>MP</m:t>
            </m:r>
          </m:e>
          <m:sub>
            <m:r>
              <w:rPr>
                <w:rFonts w:ascii="Cambria Math" w:hAnsi="Cambria Math"/>
              </w:rPr>
              <m:t>soucin</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w:t>
      </w:r>
      <w:r w:rsidR="00D32188">
        <w:rPr>
          <w:rFonts w:eastAsiaTheme="minorEastAsia"/>
        </w:rPr>
        <w:t>Součtová matice nefiguruje při generování, ale její vizualizace lépe ukazuje možné oblasti výskytu objektu.</w:t>
      </w:r>
    </w:p>
    <w:p w14:paraId="2E990217" w14:textId="2B521409"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soucin</m:t>
            </m:r>
          </m:sub>
        </m:sSub>
        <m:r>
          <w:rPr>
            <w:rFonts w:ascii="Cambria Math" w:hAnsi="Cambria Math"/>
          </w:rPr>
          <m:t>.</m:t>
        </m:r>
      </m:oMath>
    </w:p>
    <w:p w14:paraId="3EBA5C0D" w14:textId="67539A31" w:rsidR="009250D4" w:rsidRDefault="009250D4" w:rsidP="009250D4">
      <w:pPr>
        <w:pStyle w:val="Heading3"/>
      </w:pPr>
      <w:bookmarkStart w:id="77" w:name="_Toc5973942"/>
      <w:r>
        <w:t>Parametrizace algoritmu</w:t>
      </w:r>
      <w:bookmarkEnd w:id="77"/>
    </w:p>
    <w:p w14:paraId="2B182763" w14:textId="6E52AD93"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F71B4">
        <w:t>.</w:t>
      </w:r>
      <w:r w:rsidR="003D0D7F">
        <w:t xml:space="preserve"> Tato konkrétní úprava se nicméně příliš neosvědčila. </w:t>
      </w:r>
    </w:p>
    <w:p w14:paraId="1C1938C8" w14:textId="6E8DF1F2" w:rsidR="00FB3671" w:rsidRDefault="00906E65" w:rsidP="00C56748">
      <w:pPr>
        <w:pStyle w:val="Heading1"/>
      </w:pPr>
      <w:bookmarkStart w:id="78" w:name="_Ref4061131"/>
      <w:bookmarkStart w:id="79" w:name="_Ref4061136"/>
      <w:bookmarkStart w:id="80" w:name="_Ref4061143"/>
      <w:r>
        <w:lastRenderedPageBreak/>
        <w:t>V</w:t>
      </w:r>
      <w:r w:rsidR="00B10AEF">
        <w:t>ý</w:t>
      </w:r>
      <w:r>
        <w:t>sledky a t</w:t>
      </w:r>
      <w:r w:rsidR="00FB3671">
        <w:t>estování</w:t>
      </w:r>
      <w:bookmarkEnd w:id="78"/>
      <w:bookmarkEnd w:id="79"/>
      <w:bookmarkEnd w:id="80"/>
    </w:p>
    <w:p w14:paraId="356E507B" w14:textId="58D4CB54"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objekty</w:t>
      </w:r>
      <w:r w:rsidR="00E62A5A">
        <w:t xml:space="preserve"> viz </w:t>
      </w:r>
      <w:r w:rsidR="00E62A5A">
        <w:fldChar w:fldCharType="begin"/>
      </w:r>
      <w:r w:rsidR="00E62A5A">
        <w:instrText xml:space="preserve"> REF _Ref3878559 \h </w:instrText>
      </w:r>
      <w:r w:rsidR="00E62A5A">
        <w:fldChar w:fldCharType="separate"/>
      </w:r>
      <w:r w:rsidR="00E62A5A">
        <w:t xml:space="preserve">Tabulka </w:t>
      </w:r>
      <w:r w:rsidR="00E62A5A">
        <w:rPr>
          <w:noProof/>
        </w:rPr>
        <w:t>1</w:t>
      </w:r>
      <w:r w:rsidR="00E62A5A">
        <w:fldChar w:fldCharType="end"/>
      </w:r>
      <w:r>
        <w:t xml:space="preserve">. V případě, že budou tyto vlastnosti nalezeny i v algoritmicky nagenerovaných datech bude potvrzeno, že se algoritmus </w:t>
      </w:r>
      <w:r w:rsidR="008756E0">
        <w:t>naučil tuto logiku replikovat.</w:t>
      </w:r>
      <w:r w:rsidR="009C6462">
        <w:t xml:space="preserve"> Vzhledem k stochastické povaze inicializace neuronových sítí je pravděpodobné, že na konci každého procesu učení může algoritmus produkovat odlišné výsledky. To samé se týká generovaných scén při zapnutí náhodného váženého výběru viz</w:t>
      </w:r>
      <w:r w:rsidR="00F70503">
        <w:t>.</w:t>
      </w:r>
      <w:r w:rsidR="009C6462">
        <w:t xml:space="preserve"> 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7D7441">
        <w:t>P</w:t>
      </w:r>
      <w:r w:rsidR="003A330A">
        <w:t xml:space="preserve">rezentované výsledky </w:t>
      </w:r>
      <w:r w:rsidR="00B10AEF">
        <w:t xml:space="preserve">vyplývají </w:t>
      </w:r>
      <w:r w:rsidR="007D7441">
        <w:t xml:space="preserve">z dvaceti naučených neuronových sítí, které sledují architekturu vybranou v kapitole </w:t>
      </w:r>
      <w:r w:rsidR="007D7441">
        <w:fldChar w:fldCharType="begin"/>
      </w:r>
      <w:r w:rsidR="007D7441">
        <w:instrText xml:space="preserve"> REF _Ref5356061 \n \h </w:instrText>
      </w:r>
      <w:r w:rsidR="007D7441">
        <w:fldChar w:fldCharType="separate"/>
      </w:r>
      <w:r w:rsidR="007D7441">
        <w:t>6.2.3</w:t>
      </w:r>
      <w:r w:rsidR="007D7441">
        <w:fldChar w:fldCharType="end"/>
      </w:r>
      <w:r w:rsidR="00B10AEF">
        <w:t>.</w:t>
      </w:r>
    </w:p>
    <w:p w14:paraId="40269CA2" w14:textId="026881E3" w:rsidR="00287258" w:rsidRDefault="00DD3553" w:rsidP="008F15E4">
      <w:pPr>
        <w:pStyle w:val="Heading2"/>
      </w:pPr>
      <w:bookmarkStart w:id="81" w:name="_Toc5973943"/>
      <w:r>
        <w:t>Jednotkové testování</w:t>
      </w:r>
      <w:bookmarkEnd w:id="81"/>
    </w:p>
    <w:p w14:paraId="5381BF4C" w14:textId="5D64E7DA"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_Ref5973996 \h </w:instrText>
      </w:r>
      <w:r w:rsidR="00673F79">
        <w:rPr>
          <w:rFonts w:eastAsiaTheme="minorEastAsia"/>
        </w:rPr>
      </w:r>
      <w:r w:rsidR="00673F79">
        <w:rPr>
          <w:rFonts w:eastAsiaTheme="minorEastAsia"/>
        </w:rPr>
        <w:fldChar w:fldCharType="separate"/>
      </w:r>
      <w:r w:rsidR="00673F79">
        <w:t xml:space="preserve">Obr. </w:t>
      </w:r>
      <w:r w:rsidR="00673F79">
        <w:rPr>
          <w:noProof/>
        </w:rPr>
        <w:t>18</w:t>
      </w:r>
      <w:r w:rsidR="00673F79">
        <w:rPr>
          <w:rFonts w:eastAsiaTheme="minorEastAsia"/>
        </w:rPr>
        <w:fldChar w:fldCharType="end"/>
      </w:r>
      <w:r w:rsidR="00673F79">
        <w:rPr>
          <w:rFonts w:eastAsiaTheme="minorEastAsia"/>
        </w:rPr>
        <w:t>)</w:t>
      </w:r>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004E63C4">
        <w:rPr>
          <w:rFonts w:eastAsiaTheme="minorEastAsia"/>
        </w:rPr>
        <w:t xml:space="preserve">. </w:t>
      </w:r>
      <w:r w:rsidR="00BE4181">
        <w:t>Všechny výsledky testů jsou verifikovatelné s pomocí skriptů přiložených v přílo</w:t>
      </w:r>
      <w:r w:rsidR="008244F6">
        <w:t>z</w:t>
      </w:r>
      <w:r w:rsidR="00BE4181">
        <w:t>e bakalářské práce.</w:t>
      </w:r>
    </w:p>
    <w:p w14:paraId="42A713A3" w14:textId="15EFA095" w:rsidR="00A9690B" w:rsidRDefault="00151246" w:rsidP="00F51537">
      <w:pPr>
        <w:pStyle w:val="Obrzek"/>
      </w:pPr>
      <w:r w:rsidRPr="00151246">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1A0CE9F3" w:rsidR="006D64FD" w:rsidRPr="00A9690B" w:rsidRDefault="00F51537" w:rsidP="004E63C4">
      <w:pPr>
        <w:pStyle w:val="CAPITION"/>
      </w:pPr>
      <w:bookmarkStart w:id="82" w:name="_Ref597399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18</w:t>
      </w:r>
      <w:r w:rsidR="009A0142">
        <w:rPr>
          <w:noProof/>
        </w:rPr>
        <w:fldChar w:fldCharType="end"/>
      </w:r>
      <w:bookmarkEnd w:id="82"/>
      <w:r>
        <w:t>: V</w:t>
      </w:r>
      <w:r w:rsidR="00A9690B">
        <w:t>izualizace prostoru M</w:t>
      </w:r>
      <w:r w:rsidR="0038445A">
        <w:rPr>
          <w:vertAlign w:val="subscript"/>
        </w:rPr>
        <w:t>1</w:t>
      </w:r>
    </w:p>
    <w:p w14:paraId="7953A407" w14:textId="08765EF8" w:rsidR="001F715E" w:rsidRDefault="0005477A" w:rsidP="008F15E4">
      <w:pPr>
        <w:pStyle w:val="Heading3"/>
      </w:pPr>
      <w:bookmarkStart w:id="83" w:name="_Toc5973944"/>
      <w:r>
        <w:lastRenderedPageBreak/>
        <w:t>Test obs</w:t>
      </w:r>
      <w:r w:rsidR="00876222">
        <w:t>a</w:t>
      </w:r>
      <w:r>
        <w:t>zeného souseda</w:t>
      </w:r>
      <w:bookmarkEnd w:id="83"/>
    </w:p>
    <w:p w14:paraId="4025FEDA" w14:textId="1959304E" w:rsidR="00E62A5A" w:rsidRPr="00E62A5A" w:rsidRDefault="00E62A5A" w:rsidP="00E62A5A">
      <w:pPr>
        <w:pStyle w:val="Standartnitext"/>
      </w:pPr>
      <w:r>
        <w:t xml:space="preserve">V tomto testu sledujeme, že se algoritmus naučil obklopit stůl čtyřmi židlemi, za předpokladu, že tento stůl je umístěn ve středu místnosti. Tuto vlastnost formálně vyjadřuje matice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p>
    <w:p w14:paraId="5C0FFABD" w14:textId="5C229F5D" w:rsidR="0038445A" w:rsidRPr="00C05B9A" w:rsidRDefault="007830E9"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025659C7" w14:textId="1528B63C" w:rsidR="00C05B9A" w:rsidRDefault="00C05B9A" w:rsidP="00C05B9A">
      <w:pPr>
        <w:pStyle w:val="Captiontable"/>
      </w:pPr>
      <w:r>
        <w:t xml:space="preserve">Tabulka </w:t>
      </w:r>
      <w:fldSimple w:instr=" SEQ Tabulka \* ARABIC ">
        <w:r>
          <w:rPr>
            <w:noProof/>
          </w:rPr>
          <w:t>3</w:t>
        </w:r>
      </w:fldSimple>
      <w:r>
        <w:t>: Statistiky testování obsazeného souseda</w:t>
      </w:r>
    </w:p>
    <w:tbl>
      <w:tblPr>
        <w:tblStyle w:val="GridTable1Light"/>
        <w:tblW w:w="5000" w:type="pct"/>
        <w:tblLook w:val="04A0" w:firstRow="1" w:lastRow="0" w:firstColumn="1" w:lastColumn="0" w:noHBand="0" w:noVBand="1"/>
      </w:tblPr>
      <w:tblGrid>
        <w:gridCol w:w="2511"/>
        <w:gridCol w:w="3212"/>
        <w:gridCol w:w="3054"/>
      </w:tblGrid>
      <w:tr w:rsidR="00C05B9A" w14:paraId="4480CF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BEE003" w14:textId="77777777" w:rsidR="00C05B9A" w:rsidRDefault="00C05B9A" w:rsidP="006C16BA">
            <w:pPr>
              <w:pStyle w:val="tabulkatext"/>
            </w:pPr>
            <w:r>
              <w:t>Celkový počet pozic</w:t>
            </w:r>
          </w:p>
        </w:tc>
        <w:tc>
          <w:tcPr>
            <w:tcW w:w="1830" w:type="pct"/>
          </w:tcPr>
          <w:p w14:paraId="46A4C030" w14:textId="77777777" w:rsidR="00C05B9A" w:rsidRDefault="00C05B9A"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96DCDE6" w14:textId="77777777" w:rsidR="00C05B9A" w:rsidRPr="00E95171" w:rsidRDefault="00C05B9A"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C05B9A" w14:paraId="40866F76"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1CB60CCC" w14:textId="34492550" w:rsidR="00C05B9A" w:rsidRPr="00E95171" w:rsidRDefault="00C05B9A" w:rsidP="006C16BA">
            <w:pPr>
              <w:pStyle w:val="tabulkatext"/>
              <w:rPr>
                <w:b w:val="0"/>
              </w:rPr>
            </w:pPr>
            <w:r>
              <w:rPr>
                <w:b w:val="0"/>
              </w:rPr>
              <w:t>34</w:t>
            </w:r>
          </w:p>
        </w:tc>
        <w:tc>
          <w:tcPr>
            <w:tcW w:w="1830" w:type="pct"/>
          </w:tcPr>
          <w:p w14:paraId="0F15A316" w14:textId="6BB1435D"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34</w:t>
            </w:r>
          </w:p>
        </w:tc>
        <w:tc>
          <w:tcPr>
            <w:tcW w:w="1740" w:type="pct"/>
          </w:tcPr>
          <w:p w14:paraId="4C1E4694" w14:textId="4D353DDB"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0</w:t>
            </w:r>
          </w:p>
        </w:tc>
      </w:tr>
    </w:tbl>
    <w:p w14:paraId="21BE3CD8" w14:textId="77777777" w:rsidR="00C05B9A" w:rsidRDefault="00C05B9A" w:rsidP="00F17A21">
      <w:pPr>
        <w:pStyle w:val="Standartnitext"/>
      </w:pPr>
    </w:p>
    <w:p w14:paraId="2AC86EE2" w14:textId="3B82BDF5" w:rsidR="00DD3553" w:rsidRDefault="00F17A21" w:rsidP="00F17A21">
      <w:pPr>
        <w:pStyle w:val="Standartnitext"/>
      </w:pPr>
      <w:r>
        <w:t xml:space="preserve">Pro účely verifikace „obsazeného souseda“ byly na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určeny všechny vnitřní pozice scény, kde by se stůl mohl vysykytovat. Poté bylo algoritmu řečeno, aby postupně přidal čtyři židle. </w:t>
      </w:r>
      <w:r w:rsidR="009A6689">
        <w:t xml:space="preserve">Ze všech </w:t>
      </w:r>
      <w:r w:rsidR="00C97733">
        <w:t>34</w:t>
      </w:r>
      <w:r w:rsidR="009A6689">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A6689">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A6689">
        <w:t>.</w:t>
      </w:r>
      <w:r w:rsidR="009A6689">
        <w:rPr>
          <w:vertAlign w:val="subscript"/>
        </w:rPr>
        <w:t xml:space="preserve"> </w:t>
      </w:r>
    </w:p>
    <w:p w14:paraId="1B176268" w14:textId="015B1C54" w:rsidR="007E544C" w:rsidRDefault="0005477A" w:rsidP="008F15E4">
      <w:pPr>
        <w:pStyle w:val="Heading3"/>
      </w:pPr>
      <w:bookmarkStart w:id="84" w:name="_Toc5973945"/>
      <w:r>
        <w:t>Test volného souseda</w:t>
      </w:r>
      <w:bookmarkEnd w:id="84"/>
    </w:p>
    <w:p w14:paraId="6AFCC0CF" w14:textId="672DF525"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F17A21">
        <w:rPr>
          <w:rFonts w:eastAsiaTheme="minorEastAsia"/>
        </w:rPr>
        <w:t xml:space="preserve"> (obsazený soused)</w:t>
      </w:r>
      <w:r>
        <w:t xml:space="preserve">. </w:t>
      </w:r>
    </w:p>
    <w:p w14:paraId="4AB76AE7" w14:textId="24638751" w:rsidR="00C05B9A" w:rsidRDefault="007830E9" w:rsidP="00C05B9A">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38A5E3EC" w14:textId="6CD997BD" w:rsidR="00D630E0" w:rsidRDefault="007E544C" w:rsidP="00D630E0">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F17A21">
        <w:rPr>
          <w:rFonts w:eastAsiaTheme="minorEastAsia"/>
        </w:rPr>
        <w:t xml:space="preserve"> </w:t>
      </w:r>
      <w:r w:rsidR="00045D46">
        <w:t>vzniklo</w:t>
      </w:r>
      <w:r w:rsidR="001D17EC">
        <w:rPr>
          <w:rFonts w:eastAsiaTheme="minorEastAsia"/>
        </w:rPr>
        <w:t xml:space="preserve"> </w:t>
      </w:r>
      <w:r w:rsidR="00186975">
        <w:t>padesát</w:t>
      </w:r>
      <w:r>
        <w:t xml:space="preserve"> testovacích pozic. </w:t>
      </w:r>
    </w:p>
    <w:p w14:paraId="42630C3F" w14:textId="16C9413A" w:rsidR="00F17A21" w:rsidRPr="00D630E0" w:rsidRDefault="00D630E0" w:rsidP="00D630E0">
      <w:pPr>
        <w:rPr>
          <w:rFonts w:ascii="Cambria" w:hAnsi="Cambria" w:cs="Arial"/>
          <w:sz w:val="24"/>
        </w:rPr>
      </w:pPr>
      <w:r>
        <w:br w:type="page"/>
      </w:r>
    </w:p>
    <w:p w14:paraId="4DFE01ED" w14:textId="0BC366F5" w:rsidR="006661A8" w:rsidRDefault="006661A8" w:rsidP="006661A8">
      <w:pPr>
        <w:pStyle w:val="Captiontable"/>
      </w:pPr>
      <w:bookmarkStart w:id="85" w:name="_Ref5358102"/>
      <w:r>
        <w:lastRenderedPageBreak/>
        <w:t xml:space="preserve">Tabulka </w:t>
      </w:r>
      <w:r w:rsidR="009A0142">
        <w:rPr>
          <w:noProof/>
        </w:rPr>
        <w:fldChar w:fldCharType="begin"/>
      </w:r>
      <w:r w:rsidR="009A0142">
        <w:rPr>
          <w:noProof/>
        </w:rPr>
        <w:instrText xml:space="preserve"> SEQ Tabulka \* ARABIC </w:instrText>
      </w:r>
      <w:r w:rsidR="009A0142">
        <w:rPr>
          <w:noProof/>
        </w:rPr>
        <w:fldChar w:fldCharType="separate"/>
      </w:r>
      <w:r w:rsidR="00C05B9A">
        <w:rPr>
          <w:noProof/>
        </w:rPr>
        <w:t>4</w:t>
      </w:r>
      <w:r w:rsidR="009A0142">
        <w:rPr>
          <w:noProof/>
        </w:rPr>
        <w:fldChar w:fldCharType="end"/>
      </w:r>
      <w:bookmarkEnd w:id="85"/>
      <w:r>
        <w:t>.: Počet chyb</w:t>
      </w:r>
      <w:r w:rsidR="00CB7DEF">
        <w:t xml:space="preserve"> ve všech 50 testovacích pozicích</w:t>
      </w:r>
      <w:r>
        <w:t xml:space="preserve"> vzhledem 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2., 3. a 4. iteraci</w:t>
      </w:r>
    </w:p>
    <w:tbl>
      <w:tblPr>
        <w:tblStyle w:val="GridTable1Light"/>
        <w:tblW w:w="0" w:type="auto"/>
        <w:jc w:val="center"/>
        <w:tblLook w:val="04A0" w:firstRow="1" w:lastRow="0" w:firstColumn="1" w:lastColumn="0" w:noHBand="0" w:noVBand="1"/>
      </w:tblPr>
      <w:tblGrid>
        <w:gridCol w:w="1603"/>
        <w:gridCol w:w="1422"/>
        <w:gridCol w:w="1422"/>
        <w:gridCol w:w="1422"/>
        <w:gridCol w:w="1601"/>
        <w:gridCol w:w="1307"/>
      </w:tblGrid>
      <w:tr w:rsidR="00BF598A" w14:paraId="1808C6B5" w14:textId="4683DC1A" w:rsidTr="00BF59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23E6BF57" w:rsidR="00BF598A" w:rsidRPr="00BF598A" w:rsidRDefault="00BF598A" w:rsidP="00BF598A">
            <w:pPr>
              <w:pStyle w:val="tabulkatext"/>
            </w:pPr>
            <w:r w:rsidRPr="00BF598A">
              <w:t xml:space="preserve">Případ </w:t>
            </w:r>
          </w:p>
        </w:tc>
        <w:tc>
          <w:tcPr>
            <w:tcW w:w="0" w:type="auto"/>
          </w:tcPr>
          <w:p w14:paraId="18CC9E7F" w14:textId="765E1423"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2. iteraci</w:t>
            </w:r>
          </w:p>
        </w:tc>
        <w:tc>
          <w:tcPr>
            <w:tcW w:w="0" w:type="auto"/>
          </w:tcPr>
          <w:p w14:paraId="7CE92A4D" w14:textId="7B95E010"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3. iteraci</w:t>
            </w:r>
          </w:p>
        </w:tc>
        <w:tc>
          <w:tcPr>
            <w:tcW w:w="0" w:type="auto"/>
          </w:tcPr>
          <w:p w14:paraId="01A470EB" w14:textId="7F28961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4. iteraci</w:t>
            </w:r>
          </w:p>
        </w:tc>
        <w:tc>
          <w:tcPr>
            <w:tcW w:w="0" w:type="auto"/>
          </w:tcPr>
          <w:p w14:paraId="666440BE" w14:textId="2563FEE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Pravidlo dodrženo</w:t>
            </w:r>
          </w:p>
        </w:tc>
        <w:tc>
          <w:tcPr>
            <w:tcW w:w="0" w:type="auto"/>
          </w:tcPr>
          <w:p w14:paraId="4B9FA5AA" w14:textId="4226D272"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Počet případů</w:t>
            </w:r>
          </w:p>
        </w:tc>
      </w:tr>
      <w:tr w:rsidR="00BF598A" w14:paraId="408450FB" w14:textId="46A34AE4" w:rsidTr="00BF598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3BBD59D" w14:textId="0699562A" w:rsidR="00BF598A" w:rsidRPr="00BF598A" w:rsidRDefault="00BF598A" w:rsidP="00BF598A">
            <w:pPr>
              <w:pStyle w:val="tabulkatext"/>
            </w:pPr>
            <w:r w:rsidRPr="00BF598A">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sidRPr="00BF598A">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rsidRPr="00BF598A">
              <w:t>)</w:t>
            </w:r>
          </w:p>
        </w:tc>
        <w:tc>
          <w:tcPr>
            <w:tcW w:w="0" w:type="auto"/>
            <w:shd w:val="clear" w:color="auto" w:fill="E2EFD9" w:themeFill="accent6" w:themeFillTint="33"/>
          </w:tcPr>
          <w:p w14:paraId="77FEA2ED" w14:textId="5A7036C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shd w:val="clear" w:color="auto" w:fill="E2EFD9" w:themeFill="accent6" w:themeFillTint="33"/>
          </w:tcPr>
          <w:p w14:paraId="7EBD5574" w14:textId="2325AB3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shd w:val="clear" w:color="auto" w:fill="E2EFD9" w:themeFill="accent6" w:themeFillTint="33"/>
          </w:tcPr>
          <w:p w14:paraId="5B6A8DFE" w14:textId="64380F7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30</w:t>
            </w:r>
          </w:p>
        </w:tc>
        <w:tc>
          <w:tcPr>
            <w:tcW w:w="0" w:type="auto"/>
            <w:shd w:val="clear" w:color="auto" w:fill="E2EFD9" w:themeFill="accent6" w:themeFillTint="33"/>
          </w:tcPr>
          <w:p w14:paraId="48CADAFA" w14:textId="73AF7BA9" w:rsidR="00BF598A" w:rsidRPr="00BF598A" w:rsidRDefault="00BF598A" w:rsidP="00A74CF3">
            <w:pPr>
              <w:pStyle w:val="tabulkatext"/>
              <w:cnfStyle w:val="000000000000" w:firstRow="0" w:lastRow="0" w:firstColumn="0" w:lastColumn="0" w:oddVBand="0" w:evenVBand="0" w:oddHBand="0" w:evenHBand="0" w:firstRowFirstColumn="0" w:firstRowLastColumn="0" w:lastRowFirstColumn="0" w:lastRowLastColumn="0"/>
            </w:pPr>
            <w:r w:rsidRPr="00BF598A">
              <w:t>7</w:t>
            </w:r>
            <w:r w:rsidR="00A74CF3">
              <w:t xml:space="preserve"> krát z 43 případů</w:t>
            </w:r>
          </w:p>
        </w:tc>
        <w:tc>
          <w:tcPr>
            <w:tcW w:w="0" w:type="auto"/>
            <w:shd w:val="clear" w:color="auto" w:fill="E2EFD9" w:themeFill="accent6" w:themeFillTint="33"/>
          </w:tcPr>
          <w:p w14:paraId="017CE865" w14:textId="2F14B75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43</w:t>
            </w:r>
          </w:p>
        </w:tc>
      </w:tr>
      <w:tr w:rsidR="00BF598A" w14:paraId="140D1EE8" w14:textId="2FEC1CD2"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E2EFD9" w:themeFill="accent6" w:themeFillTint="33"/>
          </w:tcPr>
          <w:p w14:paraId="2F23812E" w14:textId="1CE4F8A2" w:rsidR="00BF598A" w:rsidRPr="00BF598A" w:rsidRDefault="00BF598A" w:rsidP="00BF598A">
            <w:pPr>
              <w:pStyle w:val="tabulkatext"/>
            </w:pPr>
            <w:r w:rsidRPr="00BF598A">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rsidRPr="00BF598A">
              <w:t>)</w:t>
            </w:r>
          </w:p>
        </w:tc>
        <w:tc>
          <w:tcPr>
            <w:tcW w:w="0" w:type="auto"/>
            <w:tcBorders>
              <w:bottom w:val="single" w:sz="12" w:space="0" w:color="auto"/>
            </w:tcBorders>
            <w:shd w:val="clear" w:color="auto" w:fill="E2EFD9" w:themeFill="accent6" w:themeFillTint="33"/>
          </w:tcPr>
          <w:p w14:paraId="001F8CF1" w14:textId="66B83A63"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bottom w:val="single" w:sz="12" w:space="0" w:color="auto"/>
            </w:tcBorders>
            <w:shd w:val="clear" w:color="auto" w:fill="E2EFD9" w:themeFill="accent6" w:themeFillTint="33"/>
          </w:tcPr>
          <w:p w14:paraId="556EBB1D" w14:textId="1E398075"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vAlign w:val="center"/>
          </w:tcPr>
          <w:p w14:paraId="30963F85" w14:textId="7200CD39"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tcPr>
          <w:p w14:paraId="02A454AB" w14:textId="013AD5D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w:t>
            </w:r>
            <w:r w:rsidR="00A74CF3">
              <w:t xml:space="preserve"> krát ze 7 případů</w:t>
            </w:r>
          </w:p>
        </w:tc>
        <w:tc>
          <w:tcPr>
            <w:tcW w:w="0" w:type="auto"/>
            <w:tcBorders>
              <w:bottom w:val="single" w:sz="12" w:space="0" w:color="auto"/>
            </w:tcBorders>
            <w:shd w:val="clear" w:color="auto" w:fill="E2EFD9" w:themeFill="accent6" w:themeFillTint="33"/>
          </w:tcPr>
          <w:p w14:paraId="101A6BA0" w14:textId="293F762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7</w:t>
            </w:r>
          </w:p>
        </w:tc>
      </w:tr>
      <w:tr w:rsidR="00BF598A" w14:paraId="7B586878" w14:textId="609F951A"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CDD906B" w14:textId="716CA311" w:rsidR="00BF598A" w:rsidRPr="00BF598A" w:rsidRDefault="00BF598A" w:rsidP="00BF598A">
            <w:pPr>
              <w:pStyle w:val="tabulkatext"/>
            </w:pPr>
            <w:r w:rsidRPr="00BF598A">
              <w:t>Chybovost %</w:t>
            </w:r>
          </w:p>
        </w:tc>
        <w:tc>
          <w:tcPr>
            <w:tcW w:w="0" w:type="auto"/>
            <w:tcBorders>
              <w:top w:val="single" w:sz="12" w:space="0" w:color="auto"/>
            </w:tcBorders>
          </w:tcPr>
          <w:p w14:paraId="5AFA5BD8" w14:textId="2554A9D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top w:val="single" w:sz="12" w:space="0" w:color="auto"/>
            </w:tcBorders>
          </w:tcPr>
          <w:p w14:paraId="51A25ACA" w14:textId="6031581C"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Borders>
              <w:top w:val="single" w:sz="12" w:space="0" w:color="auto"/>
            </w:tcBorders>
            <w:vAlign w:val="center"/>
          </w:tcPr>
          <w:p w14:paraId="5C81D1BF" w14:textId="663668B0"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Borders>
              <w:top w:val="single" w:sz="12" w:space="0" w:color="auto"/>
            </w:tcBorders>
          </w:tcPr>
          <w:p w14:paraId="39017F0B"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auto"/>
            </w:tcBorders>
          </w:tcPr>
          <w:p w14:paraId="652802F0" w14:textId="7550D4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r w:rsidR="00BF598A" w14:paraId="74F34C31" w14:textId="4B059657"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67BE97A3" w:rsidR="00BF598A" w:rsidRPr="00BF598A" w:rsidRDefault="00BF598A" w:rsidP="00BF598A">
            <w:pPr>
              <w:pStyle w:val="tabulkatext"/>
            </w:pPr>
            <w:r w:rsidRPr="00BF598A">
              <w:t>Úspěšnost %</w:t>
            </w:r>
          </w:p>
        </w:tc>
        <w:tc>
          <w:tcPr>
            <w:tcW w:w="0" w:type="auto"/>
          </w:tcPr>
          <w:p w14:paraId="2998F2F6" w14:textId="42692B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100%</w:t>
            </w:r>
          </w:p>
        </w:tc>
        <w:tc>
          <w:tcPr>
            <w:tcW w:w="0" w:type="auto"/>
          </w:tcPr>
          <w:p w14:paraId="6BAD8B7A" w14:textId="1B058D1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Pr>
          <w:p w14:paraId="7BCCA56D" w14:textId="7AF0A4C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Pr>
          <w:p w14:paraId="31B6DA62"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Pr>
          <w:p w14:paraId="306569B0" w14:textId="0973920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bl>
    <w:p w14:paraId="53F0993B" w14:textId="14E464A1" w:rsidR="00BF598A" w:rsidRDefault="00BF598A" w:rsidP="00BF598A">
      <w:pPr>
        <w:pStyle w:val="Standartnitext"/>
      </w:pPr>
    </w:p>
    <w:p w14:paraId="18F53AA0" w14:textId="0C7E185F" w:rsidR="00BF598A" w:rsidRPr="006B53C6" w:rsidRDefault="00673F79" w:rsidP="006B53C6">
      <w:pPr>
        <w:pStyle w:val="Standartnitext"/>
        <w:ind w:firstLine="708"/>
        <w:rPr>
          <w:rFonts w:eastAsiaTheme="minorEastAsia"/>
        </w:rPr>
      </w:pPr>
      <w:r>
        <w:fldChar w:fldCharType="begin"/>
      </w:r>
      <w:r>
        <w:instrText xml:space="preserve"> REF _Ref5358102 \h </w:instrText>
      </w:r>
      <w:r>
        <w:fldChar w:fldCharType="separate"/>
      </w:r>
      <w:r>
        <w:t xml:space="preserve">Tabulka </w:t>
      </w:r>
      <w:r>
        <w:rPr>
          <w:noProof/>
        </w:rPr>
        <w:t>4</w:t>
      </w:r>
      <w:r>
        <w:fldChar w:fldCharType="end"/>
      </w:r>
      <w:r w:rsidR="00BF598A">
        <w:t xml:space="preserve"> ukazuje počty chyb</w:t>
      </w:r>
      <w:r w:rsidR="00D630E0">
        <w:t xml:space="preserve"> napříč padesáti pozicemi</w:t>
      </w:r>
      <w:r w:rsidR="00BF598A">
        <w:t xml:space="preserve"> </w:t>
      </w:r>
      <w:r w:rsidR="00D630E0">
        <w:t xml:space="preserve">po jednotlivých iteracích. V rozsahu tří iterací neumístil algoritmus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D630E0">
        <w:t xml:space="preserve"> v 6 případech. Při čtvrté iteraci došlo obvykle k tomu, že nejpravděpodobnější pozice byla predikována ke zdi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630E0">
        <w:rPr>
          <w:rFonts w:eastAsiaTheme="minorEastAsia"/>
        </w:rPr>
        <w:t xml:space="preserve"> (obsazený soused)</w:t>
      </w:r>
      <w:r w:rsidR="00D630E0">
        <w:t>, což není nelogické, ale vzhledem k testu volného souseda</w:t>
      </w:r>
      <w:r w:rsidR="00D630E0">
        <w:rPr>
          <w:rFonts w:eastAsiaTheme="minorEastAsia"/>
        </w:rPr>
        <w:t xml:space="preserve"> je to chyba</w:t>
      </w:r>
      <w:r w:rsidR="00D630E0">
        <w:t>.</w:t>
      </w:r>
      <w:r w:rsidR="006B53C6">
        <w:t xml:space="preserve"> Tento jev nastal ve 33 </w:t>
      </w:r>
      <w:r w:rsidR="00A74CF3">
        <w:t>případech</w:t>
      </w:r>
      <w:r w:rsidR="006B53C6">
        <w:t xml:space="preserve"> z celkových padesáti.</w:t>
      </w:r>
      <w:r w:rsidR="00D630E0">
        <w:t xml:space="preserve"> V 8 případech byl výsledek v souladu s pravidlem volného souseda</w:t>
      </w:r>
      <w:r w:rsidR="00D630E0">
        <w:rPr>
          <w:rFonts w:eastAsiaTheme="minorEastAsia"/>
        </w:rPr>
        <w:t xml:space="preserve"> i po čtvrté iteraci a algoritmus preferoval umístit čtvrtou židli raději do volného prostoru, než ke stěně.</w:t>
      </w:r>
    </w:p>
    <w:p w14:paraId="0C04E8A8" w14:textId="44B0F695" w:rsidR="00DD3553" w:rsidRDefault="00876222" w:rsidP="008F15E4">
      <w:pPr>
        <w:pStyle w:val="Heading3"/>
      </w:pPr>
      <w:bookmarkStart w:id="86" w:name="_Toc5973946"/>
      <w:r>
        <w:t>Opakovaný test sousendosti</w:t>
      </w:r>
      <w:bookmarkEnd w:id="86"/>
    </w:p>
    <w:p w14:paraId="5B4C8DE0" w14:textId="44D4C24E"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1893">
        <w:rPr>
          <w:rFonts w:eastAsiaTheme="minorEastAsia"/>
        </w:rPr>
        <w:t>. Celkem bylo v</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98A">
        <w:rPr>
          <w:rFonts w:eastAsiaTheme="minorEastAsia"/>
        </w:rPr>
        <w:t xml:space="preserve"> viz. testy volného a obsazeného souseda </w:t>
      </w:r>
      <w:r>
        <w:rPr>
          <w:rFonts w:eastAsiaTheme="minorEastAsia"/>
        </w:rPr>
        <w:t xml:space="preserve">. Stoly tak mohly být umístěny jak ke krajním oblastem prostoru, tak do vnitřních částí. Celkem byl algoritmus spuštěn dvacetkrát a bylo sledováno v rámci jaké iterace se poprvé odkolní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2EBBFCA" w14:textId="769C521A"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čímž udělal chybu. Minimální počet správně umístěných židlí byl čtyři a maximální 13. Příklad této chyby je znázorněn </w:t>
      </w:r>
      <w:r w:rsidR="00673F79">
        <w:rPr>
          <w:rFonts w:eastAsiaTheme="minorEastAsia"/>
        </w:rPr>
        <w:t>na</w:t>
      </w:r>
      <w:r>
        <w:rPr>
          <w:rFonts w:eastAsiaTheme="minorEastAsia"/>
        </w:rPr>
        <w:t xml:space="preserve"> </w:t>
      </w:r>
      <w:r w:rsidR="00673F79">
        <w:rPr>
          <w:rFonts w:eastAsiaTheme="minorEastAsia"/>
        </w:rPr>
        <w:fldChar w:fldCharType="begin"/>
      </w:r>
      <w:r w:rsidR="00673F79">
        <w:rPr>
          <w:rFonts w:eastAsiaTheme="minorEastAsia"/>
        </w:rPr>
        <w:instrText xml:space="preserve"> REF _Ref4602062 \h </w:instrText>
      </w:r>
      <w:r w:rsidR="00673F79">
        <w:rPr>
          <w:rFonts w:eastAsiaTheme="minorEastAsia"/>
        </w:rPr>
      </w:r>
      <w:r w:rsidR="00673F79">
        <w:rPr>
          <w:rFonts w:eastAsiaTheme="minorEastAsia"/>
        </w:rPr>
        <w:fldChar w:fldCharType="separate"/>
      </w:r>
      <w:r w:rsidR="00673F79">
        <w:t xml:space="preserve">Obr. </w:t>
      </w:r>
      <w:r w:rsidR="00673F79">
        <w:rPr>
          <w:noProof/>
        </w:rPr>
        <w:t>19</w:t>
      </w:r>
      <w:r w:rsidR="00673F79">
        <w:rPr>
          <w:rFonts w:eastAsiaTheme="minorEastAsia"/>
        </w:rPr>
        <w:fldChar w:fldCharType="end"/>
      </w:r>
      <w:r>
        <w:rPr>
          <w:rFonts w:eastAsiaTheme="minorEastAsia"/>
        </w:rPr>
        <w:t xml:space="preserve">. </w:t>
      </w:r>
      <w:r>
        <w:rPr>
          <w:rFonts w:eastAsiaTheme="minorEastAsia"/>
        </w:rPr>
        <w:lastRenderedPageBreak/>
        <w:t xml:space="preserve">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74CF3">
        <w:rPr>
          <w:rFonts w:eastAsiaTheme="minorEastAsia"/>
        </w:rPr>
        <w:t xml:space="preserve">byla větší nežli umístit židli podle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w:t>
      </w:r>
      <w:r w:rsidR="006B53C6">
        <w:rPr>
          <w:rFonts w:eastAsiaTheme="minorEastAsia"/>
        </w:rPr>
        <w:t>e</w:t>
      </w:r>
      <w:r>
        <w:rPr>
          <w:rFonts w:eastAsiaTheme="minorEastAsia"/>
        </w:rPr>
        <w:t xml:space="preserve"> dvaceti </w:t>
      </w:r>
      <w:r w:rsidR="006B53C6">
        <w:rPr>
          <w:rFonts w:eastAsiaTheme="minorEastAsia"/>
        </w:rPr>
        <w:t>bězích</w:t>
      </w:r>
      <w:r>
        <w:rPr>
          <w:rFonts w:eastAsiaTheme="minorEastAsia"/>
        </w:rPr>
        <w:t xml:space="preserve"> testu porušeno ani jednou. </w:t>
      </w:r>
    </w:p>
    <w:p w14:paraId="7AA50968" w14:textId="77777777" w:rsidR="00D32188" w:rsidRDefault="00D32188" w:rsidP="00D32188">
      <w:pPr>
        <w:pStyle w:val="Obrzek"/>
      </w:pPr>
      <w:r>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5985E5EC" w14:textId="27B9D52B" w:rsidR="00D32188" w:rsidRDefault="00D32188" w:rsidP="00BF598A">
      <w:pPr>
        <w:pStyle w:val="CAPITION"/>
      </w:pPr>
      <w:bookmarkStart w:id="87" w:name="_Ref4602062"/>
      <w:r>
        <w:t xml:space="preserve">Obr. </w:t>
      </w:r>
      <w:fldSimple w:instr=" SEQ Obr. \* ARABIC ">
        <w:r w:rsidR="00E25B52">
          <w:rPr>
            <w:noProof/>
          </w:rPr>
          <w:t>19</w:t>
        </w:r>
      </w:fldSimple>
      <w:bookmarkEnd w:id="87"/>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09C8575C" w:rsidR="007B72C8" w:rsidRDefault="006B53C6" w:rsidP="008F15E4">
      <w:pPr>
        <w:pStyle w:val="Heading3"/>
        <w:rPr>
          <w:lang w:val="en-US"/>
        </w:rPr>
      </w:pPr>
      <w:bookmarkStart w:id="88" w:name="_Toc5973947"/>
      <w:r>
        <w:t>Testování</w:t>
      </w:r>
      <w:r w:rsidR="007B72C8">
        <w:t xml:space="preserve"> </w:t>
      </w:r>
      <w:r>
        <w:t>blízkého souseda na objektu skříně</w:t>
      </w:r>
      <w:bookmarkEnd w:id="88"/>
    </w:p>
    <w:p w14:paraId="0B0F371F" w14:textId="294835E6"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E95171">
        <w:t xml:space="preserve"> viz</w:t>
      </w:r>
      <w:r w:rsidR="008F15E4">
        <w:t>.</w:t>
      </w:r>
      <w:r w:rsidR="00E95171">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oMath>
      <w:r w:rsidR="00E95171">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w:rPr>
            <w:rFonts w:ascii="Cambria Math" w:hAnsi="Cambria Math"/>
          </w:rPr>
          <m:t>.</m:t>
        </m:r>
      </m:oMath>
      <w:r w:rsidR="00045D46">
        <w:t xml:space="preserve"> </w:t>
      </w:r>
      <w:r w:rsidR="00DF6A31">
        <w:t xml:space="preserve">Testováno bylo </w:t>
      </w:r>
      <w:r w:rsidR="00E95171">
        <w:t xml:space="preserve">15 běhů algoritmu po </w:t>
      </w:r>
      <w:r w:rsidR="00DF6A31">
        <w:t>10 iterací</w:t>
      </w:r>
      <w:r w:rsidR="00E95171">
        <w:t>ch</w:t>
      </w:r>
      <w:r w:rsidR="00DF6A31">
        <w:t>, při kterých se vkláda</w:t>
      </w:r>
      <w:r w:rsidR="004E63C4">
        <w:t>l</w:t>
      </w:r>
      <w:r w:rsidR="00E95171">
        <w:t xml:space="preserve"> objekt této třídy</w:t>
      </w:r>
      <w:r w:rsidR="006B6E22">
        <w:t>.</w:t>
      </w:r>
      <w:r w:rsidR="006A70DD">
        <w:t xml:space="preserve"> Potenciálně správných pozic </w:t>
      </w:r>
      <w:r w:rsidR="006A70DD">
        <w:rPr>
          <w:rFonts w:eastAsiaTheme="minorEastAsia"/>
        </w:rPr>
        <w:t>je</w:t>
      </w:r>
      <w:r w:rsidR="006A70DD">
        <w:t xml:space="preserve"> po obvodu scény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A70DD">
        <w:rPr>
          <w:rFonts w:eastAsiaTheme="minorEastAsia"/>
        </w:rPr>
        <w:t xml:space="preserve"> 87 z celkových 416. </w:t>
      </w:r>
      <w:r w:rsidR="006B6E22">
        <w:t>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63521D30" w:rsidR="00045D46" w:rsidRDefault="008F15E4" w:rsidP="00530CB1">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p>
    <w:p w14:paraId="603697F2" w14:textId="14486789" w:rsidR="00E95171" w:rsidRDefault="00E95171" w:rsidP="00E95171">
      <w:pPr>
        <w:pStyle w:val="Captiontable"/>
      </w:pPr>
      <w:r>
        <w:t xml:space="preserve">Tabulka </w:t>
      </w:r>
      <w:fldSimple w:instr=" SEQ Tabulka \* ARABIC ">
        <w:r w:rsidR="00C05B9A">
          <w:rPr>
            <w:noProof/>
          </w:rPr>
          <w:t>5</w:t>
        </w:r>
      </w:fldSimple>
      <w:r>
        <w:t>: Statistiky testování blízkého souseda na objektu skříně</w:t>
      </w:r>
    </w:p>
    <w:tbl>
      <w:tblPr>
        <w:tblStyle w:val="GridTable1Light"/>
        <w:tblW w:w="5000" w:type="pct"/>
        <w:tblLook w:val="04A0" w:firstRow="1" w:lastRow="0" w:firstColumn="1" w:lastColumn="0" w:noHBand="0" w:noVBand="1"/>
      </w:tblPr>
      <w:tblGrid>
        <w:gridCol w:w="2511"/>
        <w:gridCol w:w="3212"/>
        <w:gridCol w:w="3054"/>
      </w:tblGrid>
      <w:tr w:rsidR="00E95171" w14:paraId="2B0931B6" w14:textId="77777777" w:rsidTr="00E9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0DA4467C" w14:textId="466BE24C" w:rsidR="00E95171" w:rsidRDefault="00E95171" w:rsidP="00E95171">
            <w:pPr>
              <w:pStyle w:val="tabulkatext"/>
            </w:pPr>
            <w:r>
              <w:t>Celkový počet pozic</w:t>
            </w:r>
          </w:p>
        </w:tc>
        <w:tc>
          <w:tcPr>
            <w:tcW w:w="1830" w:type="pct"/>
          </w:tcPr>
          <w:p w14:paraId="7230BAF1" w14:textId="0E98FEA7" w:rsid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52809CB8" w14:textId="487AD98A" w:rsidR="00E95171" w:rsidRP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E95171" w14:paraId="66E8DBD0" w14:textId="77777777" w:rsidTr="00E95171">
        <w:tc>
          <w:tcPr>
            <w:cnfStyle w:val="001000000000" w:firstRow="0" w:lastRow="0" w:firstColumn="1" w:lastColumn="0" w:oddVBand="0" w:evenVBand="0" w:oddHBand="0" w:evenHBand="0" w:firstRowFirstColumn="0" w:firstRowLastColumn="0" w:lastRowFirstColumn="0" w:lastRowLastColumn="0"/>
            <w:tcW w:w="1430" w:type="pct"/>
          </w:tcPr>
          <w:p w14:paraId="1AC4D80E" w14:textId="0F644E5E" w:rsidR="00E95171" w:rsidRPr="00E95171" w:rsidRDefault="00E95171" w:rsidP="00E95171">
            <w:pPr>
              <w:pStyle w:val="tabulkatext"/>
              <w:rPr>
                <w:b w:val="0"/>
              </w:rPr>
            </w:pPr>
            <w:r w:rsidRPr="00E95171">
              <w:rPr>
                <w:b w:val="0"/>
              </w:rPr>
              <w:t>150</w:t>
            </w:r>
          </w:p>
        </w:tc>
        <w:tc>
          <w:tcPr>
            <w:tcW w:w="1830" w:type="pct"/>
          </w:tcPr>
          <w:p w14:paraId="0CA148C3" w14:textId="30E3445E"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148</w:t>
            </w:r>
          </w:p>
        </w:tc>
        <w:tc>
          <w:tcPr>
            <w:tcW w:w="1740" w:type="pct"/>
          </w:tcPr>
          <w:p w14:paraId="227112BF" w14:textId="57A7C350"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2</w:t>
            </w:r>
          </w:p>
        </w:tc>
      </w:tr>
    </w:tbl>
    <w:p w14:paraId="409D6775" w14:textId="154F5EE4" w:rsidR="00E95171" w:rsidRDefault="00E95171" w:rsidP="00E95171">
      <w:pPr>
        <w:pStyle w:val="Standartnitext"/>
      </w:pPr>
    </w:p>
    <w:p w14:paraId="20F800C9" w14:textId="44F7BE07" w:rsidR="00E95171" w:rsidRPr="00E95171" w:rsidRDefault="00E95171" w:rsidP="00E95171">
      <w:pPr>
        <w:pStyle w:val="Standartnitext"/>
      </w:pPr>
      <w:r>
        <w:t>Z </w:t>
      </w:r>
      <w:r w:rsidR="006A70DD">
        <w:t>t</w:t>
      </w:r>
      <w:r>
        <w:t xml:space="preserve">abulky výše vyplývá, že chybovost navrženého testu je méně než 2 %. V jednom případě ze 150 byla skříň umístěna do vnitřního prostoru na roh. Ve druhém chybovém případě byla skříň umístěna do prostoru bez kontaktu se zdí. </w:t>
      </w:r>
    </w:p>
    <w:p w14:paraId="2F9DA755" w14:textId="615A0E92"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673F79">
        <w:rPr>
          <w:lang w:bidi="he-IL"/>
        </w:rPr>
        <w:fldChar w:fldCharType="begin"/>
      </w:r>
      <w:r w:rsidR="00673F79">
        <w:rPr>
          <w:lang w:bidi="he-IL"/>
        </w:rPr>
        <w:instrText xml:space="preserve"> REF _Ref4231570 \h </w:instrText>
      </w:r>
      <w:r w:rsidR="00673F79">
        <w:rPr>
          <w:lang w:bidi="he-IL"/>
        </w:rPr>
      </w:r>
      <w:r w:rsidR="00673F79">
        <w:rPr>
          <w:lang w:bidi="he-IL"/>
        </w:rPr>
        <w:fldChar w:fldCharType="separate"/>
      </w:r>
      <w:r w:rsidR="00673F79">
        <w:t xml:space="preserve">Obr. </w:t>
      </w:r>
      <w:r w:rsidR="00673F79">
        <w:rPr>
          <w:noProof/>
        </w:rPr>
        <w:t>20</w:t>
      </w:r>
      <w:r w:rsidR="00673F79">
        <w:rPr>
          <w:lang w:bidi="he-IL"/>
        </w:rPr>
        <w:fldChar w:fldCharType="end"/>
      </w:r>
      <w:r w:rsidR="00DF6A31">
        <w:rPr>
          <w:lang w:bidi="he-IL"/>
        </w:rPr>
        <w:t>)</w:t>
      </w:r>
      <w:r>
        <w:rPr>
          <w:lang w:bidi="he-IL"/>
        </w:rPr>
        <w:t xml:space="preserve"> ukazuje</w:t>
      </w:r>
      <w:r w:rsidR="00E95171">
        <w:rPr>
          <w:lang w:bidi="he-IL"/>
        </w:rPr>
        <w:t xml:space="preserve"> příklad součtové</w:t>
      </w:r>
      <w:r w:rsidR="00DF6A31">
        <w:rPr>
          <w:lang w:bidi="he-IL"/>
        </w:rPr>
        <w:t xml:space="preserve"> </w:t>
      </w:r>
      <w:r>
        <w:rPr>
          <w:lang w:bidi="he-IL"/>
        </w:rPr>
        <w:t>matic</w:t>
      </w:r>
      <w:r w:rsidR="00E95171">
        <w:rPr>
          <w:lang w:bidi="he-IL"/>
        </w:rPr>
        <w:t>e</w:t>
      </w:r>
      <w:r>
        <w:rPr>
          <w:lang w:bidi="he-IL"/>
        </w:rPr>
        <w:t xml:space="preserve"> pravděpodobnosti </w:t>
      </w:r>
      <w:r w:rsidR="00DF6A31">
        <w:rPr>
          <w:lang w:bidi="he-IL"/>
        </w:rPr>
        <w:t xml:space="preserve">výskytu třídy čtyři před první predikcí. Pravděpodobnosti jsou </w:t>
      </w:r>
      <w:r w:rsidR="00DF6A31">
        <w:rPr>
          <w:lang w:bidi="he-IL"/>
        </w:rPr>
        <w:lastRenderedPageBreak/>
        <w:t xml:space="preserve">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w:t>
      </w:r>
      <w:r w:rsidR="00673F79">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_Ref4232224 \h </w:instrText>
      </w:r>
      <w:r w:rsidR="00673F79">
        <w:rPr>
          <w:rFonts w:eastAsiaTheme="minorEastAsia"/>
          <w:iCs/>
        </w:rPr>
      </w:r>
      <w:r w:rsidR="00673F79">
        <w:rPr>
          <w:rFonts w:eastAsiaTheme="minorEastAsia"/>
          <w:iCs/>
        </w:rPr>
        <w:fldChar w:fldCharType="separate"/>
      </w:r>
      <w:r w:rsidR="00673F79">
        <w:t xml:space="preserve">Obr. </w:t>
      </w:r>
      <w:r w:rsidR="00673F79">
        <w:rPr>
          <w:noProof/>
        </w:rPr>
        <w:t>22</w:t>
      </w:r>
      <w:r w:rsidR="00673F79">
        <w:rPr>
          <w:rFonts w:eastAsiaTheme="minorEastAsia"/>
          <w:iCs/>
        </w:rPr>
        <w:fldChar w:fldCharType="end"/>
      </w:r>
      <w:r w:rsidR="00673F79">
        <w:rPr>
          <w:rFonts w:eastAsiaTheme="minorEastAsia"/>
          <w:iCs/>
        </w:rPr>
        <w:t>)</w:t>
      </w:r>
      <w:r w:rsidR="00DF6A31">
        <w:rPr>
          <w:rFonts w:eastAsiaTheme="minorEastAsia"/>
          <w:iCs/>
        </w:rPr>
        <w:t xml:space="preserve"> se pak odvíjí od součinové matice viz. </w:t>
      </w:r>
      <w:r w:rsidR="00673F79">
        <w:rPr>
          <w:rFonts w:eastAsiaTheme="minorEastAsia"/>
          <w:iCs/>
        </w:rPr>
        <w:fldChar w:fldCharType="begin"/>
      </w:r>
      <w:r w:rsidR="00673F79">
        <w:rPr>
          <w:rFonts w:eastAsiaTheme="minorEastAsia"/>
          <w:iCs/>
        </w:rPr>
        <w:instrText xml:space="preserve"> REF _Ref4231668 \h </w:instrText>
      </w:r>
      <w:r w:rsidR="00673F79">
        <w:rPr>
          <w:rFonts w:eastAsiaTheme="minorEastAsia"/>
          <w:iCs/>
        </w:rPr>
      </w:r>
      <w:r w:rsidR="00673F79">
        <w:rPr>
          <w:rFonts w:eastAsiaTheme="minorEastAsia"/>
          <w:iCs/>
        </w:rPr>
        <w:fldChar w:fldCharType="separate"/>
      </w:r>
      <w:r w:rsidR="00673F79">
        <w:t xml:space="preserve">Obr. </w:t>
      </w:r>
      <w:r w:rsidR="00673F79">
        <w:rPr>
          <w:noProof/>
        </w:rPr>
        <w:t>21</w:t>
      </w:r>
      <w:r w:rsidR="00673F79">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001A5443">
            <wp:extent cx="2204963" cy="1695450"/>
            <wp:effectExtent l="0" t="0" r="508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39" t="2451" r="5859" b="2958"/>
                    <a:stretch/>
                  </pic:blipFill>
                  <pic:spPr bwMode="auto">
                    <a:xfrm>
                      <a:off x="0" y="0"/>
                      <a:ext cx="2231993" cy="1716234"/>
                    </a:xfrm>
                    <a:prstGeom prst="rect">
                      <a:avLst/>
                    </a:prstGeom>
                    <a:noFill/>
                    <a:ln>
                      <a:noFill/>
                    </a:ln>
                    <a:extLst>
                      <a:ext uri="{53640926-AAD7-44D8-BBD7-CCE9431645EC}">
                        <a14:shadowObscured xmlns:a14="http://schemas.microsoft.com/office/drawing/2010/main"/>
                      </a:ext>
                    </a:extLst>
                  </pic:spPr>
                </pic:pic>
              </a:graphicData>
            </a:graphic>
          </wp:inline>
        </w:drawing>
      </w:r>
    </w:p>
    <w:p w14:paraId="1D820616" w14:textId="3C62BE83" w:rsidR="00DF6A31" w:rsidRDefault="00DF6A31" w:rsidP="00DF6A31">
      <w:pPr>
        <w:pStyle w:val="CAPITION"/>
      </w:pPr>
      <w:bookmarkStart w:id="89"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20</w:t>
      </w:r>
      <w:r w:rsidR="009A0142">
        <w:rPr>
          <w:noProof/>
        </w:rPr>
        <w:fldChar w:fldCharType="end"/>
      </w:r>
      <w:bookmarkEnd w:id="89"/>
      <w:r>
        <w:t>: Součtová matice pravděpodobnosti pro predikci výskytu objektu třídy 4 v první iteraci.</w:t>
      </w:r>
    </w:p>
    <w:p w14:paraId="162DAED3" w14:textId="171003DF" w:rsidR="00DF6A31" w:rsidRDefault="004E63C4" w:rsidP="00DF6A31">
      <w:pPr>
        <w:pStyle w:val="CAPITION"/>
      </w:pPr>
      <w:r>
        <w:rPr>
          <w:noProof/>
          <w:lang w:eastAsia="cs-CZ"/>
        </w:rPr>
        <w:drawing>
          <wp:inline distT="0" distB="0" distL="0" distR="0" wp14:anchorId="1D4E2200" wp14:editId="4EC5D195">
            <wp:extent cx="2152650" cy="1680581"/>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87" t="2428" r="6341" b="2396"/>
                    <a:stretch/>
                  </pic:blipFill>
                  <pic:spPr bwMode="auto">
                    <a:xfrm>
                      <a:off x="0" y="0"/>
                      <a:ext cx="2152650" cy="1680581"/>
                    </a:xfrm>
                    <a:prstGeom prst="rect">
                      <a:avLst/>
                    </a:prstGeom>
                    <a:noFill/>
                    <a:ln>
                      <a:noFill/>
                    </a:ln>
                    <a:extLst>
                      <a:ext uri="{53640926-AAD7-44D8-BBD7-CCE9431645EC}">
                        <a14:shadowObscured xmlns:a14="http://schemas.microsoft.com/office/drawing/2010/main"/>
                      </a:ext>
                    </a:extLst>
                  </pic:spPr>
                </pic:pic>
              </a:graphicData>
            </a:graphic>
          </wp:inline>
        </w:drawing>
      </w:r>
    </w:p>
    <w:p w14:paraId="3026C93E" w14:textId="3D4B2F8B" w:rsidR="00DF6A31" w:rsidRDefault="00DF6A31" w:rsidP="00DF6A31">
      <w:pPr>
        <w:pStyle w:val="CAPITION"/>
      </w:pPr>
      <w:bookmarkStart w:id="90"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21</w:t>
      </w:r>
      <w:r w:rsidR="009A0142">
        <w:rPr>
          <w:noProof/>
        </w:rPr>
        <w:fldChar w:fldCharType="end"/>
      </w:r>
      <w:bookmarkEnd w:id="90"/>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35B0B162">
            <wp:extent cx="2105872" cy="1430401"/>
            <wp:effectExtent l="0" t="0" r="889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1" t="10628" r="2174" b="2416"/>
                    <a:stretch/>
                  </pic:blipFill>
                  <pic:spPr bwMode="auto">
                    <a:xfrm>
                      <a:off x="0" y="0"/>
                      <a:ext cx="2105872" cy="1430401"/>
                    </a:xfrm>
                    <a:prstGeom prst="rect">
                      <a:avLst/>
                    </a:prstGeom>
                    <a:noFill/>
                    <a:ln>
                      <a:noFill/>
                    </a:ln>
                    <a:extLst>
                      <a:ext uri="{53640926-AAD7-44D8-BBD7-CCE9431645EC}">
                        <a14:shadowObscured xmlns:a14="http://schemas.microsoft.com/office/drawing/2010/main"/>
                      </a:ext>
                    </a:extLst>
                  </pic:spPr>
                </pic:pic>
              </a:graphicData>
            </a:graphic>
          </wp:inline>
        </w:drawing>
      </w:r>
    </w:p>
    <w:p w14:paraId="46AA2070" w14:textId="706548EA" w:rsidR="006B6E22" w:rsidRDefault="006B6E22" w:rsidP="006B6E22">
      <w:pPr>
        <w:pStyle w:val="CAPITION"/>
      </w:pPr>
      <w:bookmarkStart w:id="91"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22</w:t>
      </w:r>
      <w:r w:rsidR="009A0142">
        <w:rPr>
          <w:noProof/>
        </w:rPr>
        <w:fldChar w:fldCharType="end"/>
      </w:r>
      <w:bookmarkEnd w:id="91"/>
      <w:r>
        <w:t xml:space="preserve">: </w:t>
      </w:r>
      <w:r w:rsidR="00E95171">
        <w:t>Příklad v</w:t>
      </w:r>
      <w:r>
        <w:t>ýsledná scén</w:t>
      </w:r>
      <w:r w:rsidR="00E95171">
        <w:t>y</w:t>
      </w:r>
      <w:r>
        <w:t xml:space="preserve"> po 10 iteracích. </w:t>
      </w:r>
    </w:p>
    <w:p w14:paraId="33D61040" w14:textId="2FBA426F"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apříč nagenerovanými scénami</w:t>
      </w:r>
      <w:r w:rsidR="006A70DD">
        <w:rPr>
          <w:rFonts w:eastAsiaTheme="minorEastAsia"/>
        </w:rPr>
        <w:t xml:space="preserve"> spolehlivě</w:t>
      </w:r>
      <w:r>
        <w:rPr>
          <w:rFonts w:eastAsiaTheme="minorEastAsia"/>
        </w:rPr>
        <w:t xml:space="preserve"> nedocházelo </w:t>
      </w:r>
      <w:r w:rsidR="00D426DC">
        <w:rPr>
          <w:rFonts w:eastAsiaTheme="minorEastAsia"/>
        </w:rPr>
        <w:t>k odklonům od tohoto pravidla</w:t>
      </w:r>
      <w:r>
        <w:rPr>
          <w:rFonts w:eastAsiaTheme="minorEastAsia"/>
        </w:rPr>
        <w:t>.</w:t>
      </w:r>
    </w:p>
    <w:p w14:paraId="6064F834" w14:textId="460851A1" w:rsidR="008F15E4" w:rsidRDefault="006B53C6" w:rsidP="008F15E4">
      <w:pPr>
        <w:pStyle w:val="Heading3"/>
        <w:rPr>
          <w:iCs/>
          <w:sz w:val="24"/>
          <w:szCs w:val="22"/>
          <w:lang w:val="en-US"/>
        </w:rPr>
      </w:pPr>
      <w:bookmarkStart w:id="92" w:name="_Toc5973948"/>
      <w:r>
        <w:t xml:space="preserve">Testování </w:t>
      </w:r>
      <w:r w:rsidR="006B4F2E">
        <w:t>prostorovosti</w:t>
      </w:r>
      <w:bookmarkEnd w:id="92"/>
      <w:r>
        <w:t xml:space="preserve"> </w:t>
      </w:r>
    </w:p>
    <w:p w14:paraId="02E7D434" w14:textId="79326E2C" w:rsidR="008F15E4" w:rsidRPr="00AD0AA4" w:rsidRDefault="00692674" w:rsidP="00692674">
      <w:pPr>
        <w:pStyle w:val="Standartnitext"/>
      </w:pPr>
      <w:r>
        <w:rPr>
          <w:lang w:val="en-US"/>
        </w:rPr>
        <w:t>Hypotéza testuje vlastnost</w:t>
      </w:r>
      <w:r w:rsidR="006B53C6">
        <w:rPr>
          <w:lang w:val="en-US"/>
        </w:rPr>
        <w:t xml:space="preserve"> vyobrazenou v </w:t>
      </w:r>
      <w:proofErr w:type="gramStart"/>
      <w:r w:rsidR="006B53C6">
        <w:rPr>
          <w:lang w:val="en-US"/>
        </w:rPr>
        <w:t xml:space="preserve">matici </w:t>
      </w:r>
      <w:proofErr w:type="gramEnd"/>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Pr>
          <w:rFonts w:eastAsiaTheme="minorEastAsia"/>
          <w:lang w:val="en-US"/>
        </w:rPr>
        <w:t>, která představuje skutečnost</w:t>
      </w:r>
      <w:r>
        <w:rPr>
          <w:lang w:val="en-US"/>
        </w:rPr>
        <w:t xml:space="preserve">, že objekt třídy 5, to znamená objekt popsatelný jako </w:t>
      </w:r>
      <w:r>
        <w:t>„</w:t>
      </w:r>
      <w:r>
        <w:rPr>
          <w:lang w:val="en-US"/>
        </w:rPr>
        <w:t xml:space="preserve">objekt volného prostoru”, by se uvnitř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měl objevit na místě, kolem kterého existuje rozpoznatelný </w:t>
      </w:r>
      <w:r>
        <w:rPr>
          <w:rFonts w:eastAsiaTheme="minorEastAsia"/>
          <w:lang w:val="en-US"/>
        </w:rPr>
        <w:lastRenderedPageBreak/>
        <w:t>volný prostor. Řečeno jinak, existuje-li v</w:t>
      </w:r>
      <w:r w:rsidR="004C0032">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shluk objektů, </w:t>
      </w:r>
      <w:proofErr w:type="gramStart"/>
      <w:r>
        <w:rPr>
          <w:rFonts w:eastAsiaTheme="minorEastAsia"/>
          <w:lang w:val="en-US"/>
        </w:rPr>
        <w:t>měl</w:t>
      </w:r>
      <w:proofErr w:type="gramEnd"/>
      <w:r>
        <w:rPr>
          <w:rFonts w:eastAsiaTheme="minorEastAsia"/>
          <w:lang w:val="en-US"/>
        </w:rPr>
        <w:t xml:space="preserve"> by být objekt třídy 5</w:t>
      </w:r>
      <w:r w:rsidR="003229C2">
        <w:rPr>
          <w:rFonts w:eastAsiaTheme="minorEastAsia"/>
          <w:lang w:val="en-US"/>
        </w:rPr>
        <w:t xml:space="preserve"> predikován mimo tento shluk.</w:t>
      </w:r>
      <w:r w:rsidR="00AD0AA4">
        <w:rPr>
          <w:rFonts w:eastAsiaTheme="minorEastAsia"/>
          <w:lang w:val="en-US"/>
        </w:rPr>
        <w:t xml:space="preserve"> </w:t>
      </w:r>
    </w:p>
    <w:p w14:paraId="1A6B5ABC" w14:textId="2D9A35A1" w:rsidR="008F15E4" w:rsidRPr="00AD0AA4" w:rsidRDefault="007830E9"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083530" w14:textId="5CF631BB" w:rsidR="00AD0AA4" w:rsidRDefault="00AD0AA4" w:rsidP="00AD0AA4">
      <w:pPr>
        <w:pStyle w:val="Standartnitext"/>
      </w:pPr>
      <w:r>
        <w:t>Tento konkrétní test je založen spíše na subjektivním posouze</w:t>
      </w:r>
      <w:r w:rsidR="00EF1B76">
        <w:t>ní</w:t>
      </w:r>
      <w:r w:rsidR="00B02C44">
        <w:t>, proto</w:t>
      </w:r>
      <w:r w:rsidR="00EF1B76">
        <w:t xml:space="preserve"> není příliš vypovídající.</w:t>
      </w:r>
      <w:r w:rsidR="00B02C44">
        <w:t xml:space="preserve"> </w:t>
      </w:r>
      <w:r w:rsidR="00B02C44">
        <w:t>Objektová třída pět měla rovněž velice nízkou úspěšnost při trénování.</w:t>
      </w:r>
      <w:r w:rsidR="00EF1B76">
        <w:t xml:space="preserve"> Na</w:t>
      </w:r>
      <w:r>
        <w:t> </w:t>
      </w:r>
      <w:r w:rsidR="00673F79">
        <w:fldChar w:fldCharType="begin"/>
      </w:r>
      <w:r w:rsidR="00673F79">
        <w:instrText xml:space="preserve"> REF _Ref5968654 \h </w:instrText>
      </w:r>
      <w:r w:rsidR="00673F79">
        <w:fldChar w:fldCharType="separate"/>
      </w:r>
      <w:r w:rsidR="00673F79">
        <w:t xml:space="preserve">Obr. </w:t>
      </w:r>
      <w:r w:rsidR="00673F79">
        <w:rPr>
          <w:noProof/>
        </w:rPr>
        <w:t>23</w:t>
      </w:r>
      <w:r w:rsidR="00673F79">
        <w:fldChar w:fldCharType="end"/>
      </w:r>
      <w:r w:rsidR="00EF1B76">
        <w:t xml:space="preserve"> jsou scény, ve kterých</w:t>
      </w:r>
      <w:r>
        <w:t xml:space="preserve"> se v rozích čtvercové scény nachází shluk objektů. Červeně je označena predikce testovaného objektu.</w:t>
      </w:r>
      <w:r w:rsidR="00EF1B76">
        <w:t xml:space="preserve"> Lze konstatovat, že „objekt volného prostoru“ je</w:t>
      </w:r>
      <w:r w:rsidR="00B02C44">
        <w:t xml:space="preserve"> většinou</w:t>
      </w:r>
      <w:r w:rsidR="00EF1B76">
        <w:t xml:space="preserve"> umísťován dvě a více pozic od shluku objektu.</w:t>
      </w:r>
      <w:r w:rsidR="00B02C44">
        <w:t xml:space="preserve"> </w:t>
      </w:r>
    </w:p>
    <w:p w14:paraId="3C913AA2" w14:textId="71E33282" w:rsidR="00AD0AA4" w:rsidRDefault="00AD0AA4" w:rsidP="00AD0AA4">
      <w:pPr>
        <w:pStyle w:val="Obrzek"/>
        <w:rPr>
          <w:lang w:val="en-US"/>
        </w:rPr>
      </w:pPr>
      <w:r w:rsidRPr="00AD0AA4">
        <w:drawing>
          <wp:inline distT="0" distB="0" distL="0" distR="0" wp14:anchorId="392AA360" wp14:editId="241BED31">
            <wp:extent cx="1278655" cy="1259934"/>
            <wp:effectExtent l="0" t="0" r="0" b="0"/>
            <wp:docPr id="65" name="Picture 65" descr="C:\Users\Adam Ouhrabka\Deskto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 Ouhrabka\Desktop\t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123" t="11413" r="19158" b="4870"/>
                    <a:stretch/>
                  </pic:blipFill>
                  <pic:spPr bwMode="auto">
                    <a:xfrm>
                      <a:off x="0" y="0"/>
                      <a:ext cx="1330433" cy="1310954"/>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3CA6B06" wp14:editId="30E9557F">
            <wp:extent cx="1271142" cy="1260695"/>
            <wp:effectExtent l="0" t="0" r="5715" b="0"/>
            <wp:docPr id="64" name="Picture 64" descr="C:\Users\Adam Ouhrabka\Deskto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am Ouhrabka\Desktop\t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33" t="11233" r="19022" b="4868"/>
                    <a:stretch/>
                  </pic:blipFill>
                  <pic:spPr bwMode="auto">
                    <a:xfrm>
                      <a:off x="0" y="0"/>
                      <a:ext cx="1330212" cy="131927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7789427" wp14:editId="1C2F3D6F">
            <wp:extent cx="1255705" cy="1255892"/>
            <wp:effectExtent l="0" t="0" r="1905" b="1905"/>
            <wp:docPr id="63" name="Picture 63" descr="C:\Users\Adam Ouhrabka\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am Ouhrabka\Desktop\t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393" t="10870" r="18751" b="3976"/>
                    <a:stretch/>
                  </pic:blipFill>
                  <pic:spPr bwMode="auto">
                    <a:xfrm>
                      <a:off x="0" y="0"/>
                      <a:ext cx="1291006" cy="1291198"/>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5C8929B8" wp14:editId="5025223B">
            <wp:extent cx="1274051" cy="1247447"/>
            <wp:effectExtent l="0" t="0" r="2540" b="0"/>
            <wp:docPr id="60" name="Picture 60" descr="C:\Users\Adam Ouhrabka\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m Ouhrabka\Desktop\t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122" t="11233" r="18478" b="4693"/>
                    <a:stretch/>
                  </pic:blipFill>
                  <pic:spPr bwMode="auto">
                    <a:xfrm>
                      <a:off x="0" y="0"/>
                      <a:ext cx="1300487" cy="1273331"/>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8C91EBA" wp14:editId="0F988750">
            <wp:extent cx="1250362" cy="1231934"/>
            <wp:effectExtent l="0" t="0" r="6985" b="6350"/>
            <wp:docPr id="61" name="Picture 61" descr="C:\Users\Adam Ouhrabk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am Ouhrabka\Desktop\t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56" t="11051" r="18750" b="4882"/>
                    <a:stretch/>
                  </pic:blipFill>
                  <pic:spPr bwMode="auto">
                    <a:xfrm>
                      <a:off x="0" y="0"/>
                      <a:ext cx="1274881" cy="1256092"/>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432BEEAF" wp14:editId="07707DCE">
            <wp:extent cx="1278787" cy="1265714"/>
            <wp:effectExtent l="0" t="0" r="0" b="0"/>
            <wp:docPr id="62" name="Picture 62" descr="C:\Users\Adam Ouhrabk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am Ouhrabka\Desktop\t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79" t="10688" r="18886" b="4144"/>
                    <a:stretch/>
                  </pic:blipFill>
                  <pic:spPr bwMode="auto">
                    <a:xfrm>
                      <a:off x="0" y="0"/>
                      <a:ext cx="1297633" cy="1284367"/>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A15922B" wp14:editId="3DC18850">
            <wp:extent cx="1278468" cy="1262546"/>
            <wp:effectExtent l="0" t="0" r="0" b="0"/>
            <wp:docPr id="59" name="Picture 59" descr="C:\Users\Adam Ouhrabka\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m Ouhrabka\Desktop\t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23" t="11052" r="19294" b="5225"/>
                    <a:stretch/>
                  </pic:blipFill>
                  <pic:spPr bwMode="auto">
                    <a:xfrm>
                      <a:off x="0" y="0"/>
                      <a:ext cx="1299421" cy="128323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68954366" wp14:editId="5838FED2">
            <wp:extent cx="1254204" cy="1238583"/>
            <wp:effectExtent l="0" t="0" r="3175" b="0"/>
            <wp:docPr id="58" name="Picture 58" descr="C:\Users\Adam Ouhrabka\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m Ouhrabka\Desktop\t3.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58" t="11414" r="19158" b="4863"/>
                    <a:stretch/>
                  </pic:blipFill>
                  <pic:spPr bwMode="auto">
                    <a:xfrm>
                      <a:off x="0" y="0"/>
                      <a:ext cx="1272909" cy="1257055"/>
                    </a:xfrm>
                    <a:prstGeom prst="rect">
                      <a:avLst/>
                    </a:prstGeom>
                    <a:noFill/>
                    <a:ln>
                      <a:noFill/>
                    </a:ln>
                    <a:extLst>
                      <a:ext uri="{53640926-AAD7-44D8-BBD7-CCE9431645EC}">
                        <a14:shadowObscured xmlns:a14="http://schemas.microsoft.com/office/drawing/2010/main"/>
                      </a:ext>
                    </a:extLst>
                  </pic:spPr>
                </pic:pic>
              </a:graphicData>
            </a:graphic>
          </wp:inline>
        </w:drawing>
      </w:r>
    </w:p>
    <w:p w14:paraId="34159459" w14:textId="5A3C10E8" w:rsidR="00EF1B76" w:rsidRPr="00AD0AA4" w:rsidRDefault="00EF1B76" w:rsidP="00EF1B76">
      <w:pPr>
        <w:pStyle w:val="CAPITION"/>
        <w:rPr>
          <w:lang w:val="en-US"/>
        </w:rPr>
      </w:pPr>
      <w:bookmarkStart w:id="93" w:name="_Ref5968654"/>
      <w:r>
        <w:t xml:space="preserve">Obr. </w:t>
      </w:r>
      <w:r>
        <w:fldChar w:fldCharType="begin"/>
      </w:r>
      <w:r>
        <w:instrText xml:space="preserve"> SEQ Obr. \* ARABIC </w:instrText>
      </w:r>
      <w:r>
        <w:fldChar w:fldCharType="separate"/>
      </w:r>
      <w:r w:rsidR="00E25B52">
        <w:rPr>
          <w:noProof/>
        </w:rPr>
        <w:t>23</w:t>
      </w:r>
      <w:r>
        <w:fldChar w:fldCharType="end"/>
      </w:r>
      <w:bookmarkEnd w:id="93"/>
      <w:r>
        <w:t xml:space="preserve"> Predikce objektu třídy 5 pro čtyři ručně nadefinované shluky objektů.</w:t>
      </w:r>
    </w:p>
    <w:p w14:paraId="726C1B76" w14:textId="218F0DA2" w:rsidR="008F15E4" w:rsidRDefault="006B4F2E" w:rsidP="008F15E4">
      <w:pPr>
        <w:pStyle w:val="Heading3"/>
        <w:rPr>
          <w:iCs/>
          <w:sz w:val="24"/>
          <w:szCs w:val="22"/>
          <w:lang w:val="en-US"/>
        </w:rPr>
      </w:pPr>
      <w:bookmarkStart w:id="94" w:name="_Toc5973949"/>
      <w:r>
        <w:t>Testování zasazení objektu mezi jiné</w:t>
      </w:r>
      <w:bookmarkEnd w:id="94"/>
    </w:p>
    <w:p w14:paraId="021702C9" w14:textId="1B6A4BF8" w:rsidR="008F15E4" w:rsidRPr="00D426DC" w:rsidRDefault="006B4F2E" w:rsidP="008F15E4">
      <w:pPr>
        <w:pStyle w:val="Standartnitext"/>
        <w:rPr>
          <w:lang w:val="en-IN"/>
        </w:rPr>
      </w:pPr>
      <w:r>
        <w:rPr>
          <w:lang w:val="en-US"/>
        </w:rPr>
        <w:t>Reprezentační matice</w:t>
      </w:r>
      <w:r w:rsidR="0069267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5a</m:t>
            </m:r>
          </m:sub>
        </m:sSub>
      </m:oMath>
      <w:r w:rsidR="00692674">
        <w:rPr>
          <w:rFonts w:eastAsiaTheme="minorEastAsia"/>
          <w:lang w:val="en-US"/>
        </w:rPr>
        <w:t xml:space="preserve"> 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5b</m:t>
            </m:r>
          </m:sub>
        </m:sSub>
      </m:oMath>
      <w:r w:rsidR="00692674">
        <w:rPr>
          <w:rFonts w:eastAsiaTheme="minorEastAsia"/>
          <w:lang w:val="en-US"/>
        </w:rPr>
        <w:t xml:space="preserve"> představují skutečnost, že objekt třídy 6, který </w:t>
      </w:r>
      <w:r w:rsidR="00F0096B">
        <w:rPr>
          <w:rFonts w:eastAsiaTheme="minorEastAsia"/>
          <w:lang w:val="en-US"/>
        </w:rPr>
        <w:t>zastupuje</w:t>
      </w:r>
      <w:r w:rsidR="00692674">
        <w:rPr>
          <w:rFonts w:eastAsiaTheme="minorEastAsia"/>
          <w:lang w:val="en-US"/>
        </w:rPr>
        <w:t xml:space="preserve"> okno, by </w:t>
      </w:r>
      <w:proofErr w:type="gramStart"/>
      <w:r w:rsidR="00692674">
        <w:rPr>
          <w:rFonts w:eastAsiaTheme="minorEastAsia"/>
          <w:lang w:val="en-US"/>
        </w:rPr>
        <w:t>měl</w:t>
      </w:r>
      <w:proofErr w:type="gramEnd"/>
      <w:r w:rsidR="00692674">
        <w:rPr>
          <w:rFonts w:eastAsiaTheme="minorEastAsia"/>
          <w:lang w:val="en-US"/>
        </w:rPr>
        <w:t xml:space="preserve"> vždy nahradit objekt třídy jedna, tedy zeď.</w:t>
      </w:r>
      <w:r w:rsidR="004C0032">
        <w:rPr>
          <w:rFonts w:eastAsiaTheme="minorEastAsia"/>
          <w:lang w:val="en-US"/>
        </w:rPr>
        <w:t xml:space="preserve"> </w:t>
      </w:r>
      <w:r w:rsidR="00692674">
        <w:rPr>
          <w:rFonts w:eastAsiaTheme="minorEastAsia"/>
          <w:lang w:val="en-US"/>
        </w:rPr>
        <w:t>Současně je sledováno, že okno nebude umístěno za objektem, kter</w:t>
      </w:r>
      <w:r w:rsidR="003229C2">
        <w:rPr>
          <w:rFonts w:eastAsiaTheme="minorEastAsia"/>
          <w:lang w:val="en-US"/>
        </w:rPr>
        <w:t>ý</w:t>
      </w:r>
      <w:r w:rsidR="00692674">
        <w:rPr>
          <w:rFonts w:eastAsiaTheme="minorEastAsia"/>
          <w:lang w:val="en-US"/>
        </w:rPr>
        <w:t xml:space="preserve"> by hypoteticky</w:t>
      </w:r>
      <w:r w:rsidR="003229C2">
        <w:rPr>
          <w:rFonts w:eastAsiaTheme="minorEastAsia"/>
          <w:lang w:val="en-US"/>
        </w:rPr>
        <w:t xml:space="preserve"> bránil</w:t>
      </w:r>
      <w:r w:rsidR="00692674">
        <w:rPr>
          <w:rFonts w:eastAsiaTheme="minorEastAsia"/>
          <w:lang w:val="en-US"/>
        </w:rPr>
        <w:t xml:space="preserve"> průchodu světla. Primárně se jedná o objekt skřín</w:t>
      </w:r>
      <w:r w:rsidR="003229C2">
        <w:rPr>
          <w:rFonts w:eastAsiaTheme="minorEastAsia"/>
          <w:lang w:val="en-US"/>
        </w:rPr>
        <w:t>ě</w:t>
      </w:r>
      <w:r>
        <w:rPr>
          <w:rFonts w:eastAsiaTheme="minorEastAsia"/>
          <w:lang w:val="en-US"/>
        </w:rPr>
        <w:t xml:space="preserve"> 4</w:t>
      </w:r>
      <w:r w:rsidR="00692674">
        <w:rPr>
          <w:rFonts w:eastAsiaTheme="minorEastAsia"/>
          <w:lang w:val="en-US"/>
        </w:rPr>
        <w:t>.</w:t>
      </w:r>
      <w:r w:rsidR="00586FA7">
        <w:rPr>
          <w:rFonts w:eastAsiaTheme="minorEastAsia"/>
          <w:lang w:val="en-US"/>
        </w:rPr>
        <w:t xml:space="preserve"> V testu proběhlo deset běhu algoritmu, každý s dvaceti iteracemi. Nejprve bylo nagenerováno deset objektů třídy čtyři a poté deset objektů tří</w:t>
      </w:r>
      <w:r w:rsidR="00D7284D">
        <w:rPr>
          <w:rFonts w:eastAsiaTheme="minorEastAsia"/>
          <w:lang w:val="en-US"/>
        </w:rPr>
        <w:t>dy šest, o které primárně šlo.</w:t>
      </w:r>
    </w:p>
    <w:p w14:paraId="7523F11D" w14:textId="2F449796" w:rsidR="008F15E4" w:rsidRDefault="007830E9" w:rsidP="00530CB1">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w:r w:rsidR="00586FA7">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tbl>
      <w:tblPr>
        <w:tblStyle w:val="GridTable1Light"/>
        <w:tblW w:w="5000" w:type="pct"/>
        <w:tblLook w:val="04A0" w:firstRow="1" w:lastRow="0" w:firstColumn="1" w:lastColumn="0" w:noHBand="0" w:noVBand="1"/>
      </w:tblPr>
      <w:tblGrid>
        <w:gridCol w:w="2511"/>
        <w:gridCol w:w="3212"/>
        <w:gridCol w:w="3054"/>
      </w:tblGrid>
      <w:tr w:rsidR="00586FA7" w:rsidRPr="00E95171" w14:paraId="076F4A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A133E6" w14:textId="77777777" w:rsidR="00586FA7" w:rsidRDefault="00586FA7" w:rsidP="006C16BA">
            <w:pPr>
              <w:pStyle w:val="tabulkatext"/>
            </w:pPr>
            <w:r>
              <w:t>Celkový počet pozic</w:t>
            </w:r>
          </w:p>
        </w:tc>
        <w:tc>
          <w:tcPr>
            <w:tcW w:w="1830" w:type="pct"/>
          </w:tcPr>
          <w:p w14:paraId="5450EA60" w14:textId="77777777" w:rsidR="00586FA7" w:rsidRDefault="00586FA7"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F3C4D53" w14:textId="77777777" w:rsidR="00586FA7" w:rsidRPr="00E95171" w:rsidRDefault="00586FA7"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586FA7" w14:paraId="63775F54"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539A8E3C" w14:textId="530C9487" w:rsidR="00586FA7" w:rsidRPr="00E95171" w:rsidRDefault="00586FA7" w:rsidP="006C16BA">
            <w:pPr>
              <w:pStyle w:val="tabulkatext"/>
              <w:rPr>
                <w:b w:val="0"/>
              </w:rPr>
            </w:pPr>
            <w:r>
              <w:rPr>
                <w:b w:val="0"/>
              </w:rPr>
              <w:t>100</w:t>
            </w:r>
          </w:p>
        </w:tc>
        <w:tc>
          <w:tcPr>
            <w:tcW w:w="1830" w:type="pct"/>
          </w:tcPr>
          <w:p w14:paraId="6B4F84B6" w14:textId="28CBF2E1"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91</w:t>
            </w:r>
          </w:p>
        </w:tc>
        <w:tc>
          <w:tcPr>
            <w:tcW w:w="1740" w:type="pct"/>
          </w:tcPr>
          <w:p w14:paraId="64A3300D" w14:textId="0B4C6846"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w:t>
            </w:r>
          </w:p>
        </w:tc>
      </w:tr>
    </w:tbl>
    <w:p w14:paraId="00B9D562" w14:textId="7C02902D" w:rsidR="00586FA7" w:rsidRDefault="00586FA7" w:rsidP="00586FA7">
      <w:pPr>
        <w:pStyle w:val="Standartnitext"/>
      </w:pPr>
    </w:p>
    <w:p w14:paraId="3858010F" w14:textId="45211E42" w:rsidR="00586FA7" w:rsidRPr="00C05B9A" w:rsidRDefault="00586FA7" w:rsidP="00C05B9A">
      <w:pPr>
        <w:pStyle w:val="Standartnitext"/>
      </w:pPr>
      <w:r>
        <w:t xml:space="preserve">Z celkového počtu sta iterací bylo 67 oken umístěno správně a 33 špatně. </w:t>
      </w:r>
      <w:r w:rsidR="00A74CF3">
        <w:t>Ze špatně umístěných případů</w:t>
      </w:r>
      <w:r w:rsidR="00C01EE5">
        <w:t xml:space="preserve"> stála</w:t>
      </w:r>
      <w:r>
        <w:t xml:space="preserve"> </w:t>
      </w:r>
      <w:r w:rsidR="000F04BD">
        <w:t>4</w:t>
      </w:r>
      <w:r>
        <w:t xml:space="preserve"> před oknem skříň a </w:t>
      </w:r>
      <w:r w:rsidR="00D7284D">
        <w:t>3</w:t>
      </w:r>
      <w:r>
        <w:t xml:space="preserve"> bylo okno nevhodně zasazeno do rohu pokoje.</w:t>
      </w:r>
      <w:r w:rsidR="00D7284D">
        <w:t xml:space="preserve"> Chybovost tak odpovídá zaokrouhleně 10%.</w:t>
      </w:r>
      <w:r>
        <w:t xml:space="preserve"> </w:t>
      </w:r>
      <w:r>
        <w:rPr>
          <w:rFonts w:eastAsiaTheme="minorEastAsia"/>
          <w:lang w:bidi="he-IL"/>
        </w:rPr>
        <w:t>Jedna z dobře nagenerovaných scén</w:t>
      </w:r>
      <w:r w:rsidR="008244F6">
        <w:rPr>
          <w:rFonts w:eastAsiaTheme="minorEastAsia"/>
          <w:lang w:bidi="he-IL"/>
        </w:rPr>
        <w:t xml:space="preserve"> je znázorněn</w:t>
      </w:r>
      <w:r>
        <w:rPr>
          <w:rFonts w:eastAsiaTheme="minorEastAsia"/>
          <w:lang w:bidi="he-IL"/>
        </w:rPr>
        <w:t>a</w:t>
      </w:r>
      <w:r w:rsidR="008244F6">
        <w:rPr>
          <w:rFonts w:eastAsiaTheme="minorEastAsia"/>
          <w:lang w:bidi="he-IL"/>
        </w:rPr>
        <w:t xml:space="preserve"> na </w:t>
      </w:r>
      <w:r w:rsidR="00673F79">
        <w:rPr>
          <w:rFonts w:eastAsiaTheme="minorEastAsia"/>
          <w:lang w:bidi="he-IL"/>
        </w:rPr>
        <w:fldChar w:fldCharType="begin"/>
      </w:r>
      <w:r w:rsidR="00673F79">
        <w:rPr>
          <w:rFonts w:eastAsiaTheme="minorEastAsia"/>
          <w:lang w:bidi="he-IL"/>
        </w:rPr>
        <w:instrText xml:space="preserve"> REF _Ref4233608 \h </w:instrText>
      </w:r>
      <w:r w:rsidR="00673F79">
        <w:rPr>
          <w:rFonts w:eastAsiaTheme="minorEastAsia"/>
          <w:lang w:bidi="he-IL"/>
        </w:rPr>
      </w:r>
      <w:r w:rsidR="00673F79">
        <w:rPr>
          <w:rFonts w:eastAsiaTheme="minorEastAsia"/>
          <w:lang w:bidi="he-IL"/>
        </w:rPr>
        <w:fldChar w:fldCharType="separate"/>
      </w:r>
      <w:r w:rsidR="00673F79">
        <w:t xml:space="preserve">Obr. </w:t>
      </w:r>
      <w:r w:rsidR="00673F79">
        <w:rPr>
          <w:noProof/>
        </w:rPr>
        <w:t>24</w:t>
      </w:r>
      <w:r w:rsidR="00673F79">
        <w:rPr>
          <w:rFonts w:eastAsiaTheme="minorEastAsia"/>
          <w:lang w:bidi="he-IL"/>
        </w:rPr>
        <w:fldChar w:fldCharType="end"/>
      </w:r>
      <w:r>
        <w:rPr>
          <w:rFonts w:eastAsiaTheme="minorEastAsia"/>
          <w:lang w:bidi="he-IL"/>
        </w:rPr>
        <w:t>.</w:t>
      </w:r>
    </w:p>
    <w:p w14:paraId="55530B63" w14:textId="42080CEE" w:rsidR="007B72C8" w:rsidRDefault="00D7284D" w:rsidP="00586FA7">
      <w:pPr>
        <w:pStyle w:val="Obrzek"/>
      </w:pPr>
      <w:r w:rsidRPr="00D7284D">
        <w:drawing>
          <wp:inline distT="0" distB="0" distL="0" distR="0" wp14:anchorId="40CC926B" wp14:editId="01D389C9">
            <wp:extent cx="2600076" cy="1615198"/>
            <wp:effectExtent l="0" t="0" r="0" b="4445"/>
            <wp:docPr id="57" name="Picture 57" descr="C:\Users\Adam Ouhrabka\Desktop\g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m Ouhrabka\Desktop\gr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3" t="18434" r="3521" b="6494"/>
                    <a:stretch/>
                  </pic:blipFill>
                  <pic:spPr bwMode="auto">
                    <a:xfrm>
                      <a:off x="0" y="0"/>
                      <a:ext cx="2617987" cy="1626325"/>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5A19D85" w:rsidR="0052620E" w:rsidRPr="0052620E" w:rsidRDefault="0052620E" w:rsidP="00586FA7">
      <w:pPr>
        <w:pStyle w:val="CAPITION"/>
        <w:rPr>
          <w:lang w:bidi="he-IL"/>
        </w:rPr>
      </w:pPr>
      <w:bookmarkStart w:id="95"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24</w:t>
      </w:r>
      <w:r w:rsidR="009A0142">
        <w:rPr>
          <w:noProof/>
        </w:rPr>
        <w:fldChar w:fldCharType="end"/>
      </w:r>
      <w:bookmarkEnd w:id="95"/>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w:t>
      </w:r>
      <w:r w:rsidR="008244F6" w:rsidRPr="00586FA7">
        <w:t>kterých</w:t>
      </w:r>
      <w:r w:rsidR="008244F6">
        <w:rPr>
          <w:lang w:bidi="he-IL"/>
        </w:rPr>
        <w:t xml:space="preserve"> se přidávala objektová třída 6</w:t>
      </w:r>
    </w:p>
    <w:p w14:paraId="55BB3E55" w14:textId="77777777" w:rsidR="00974D71" w:rsidRDefault="00974D71" w:rsidP="00974D71">
      <w:pPr>
        <w:pStyle w:val="Heading2"/>
      </w:pPr>
      <w:bookmarkStart w:id="96" w:name="_Toc4324704"/>
      <w:bookmarkStart w:id="97" w:name="_Toc5973950"/>
      <w:r>
        <w:t>Integrační testování</w:t>
      </w:r>
      <w:bookmarkEnd w:id="96"/>
      <w:bookmarkEnd w:id="97"/>
    </w:p>
    <w:p w14:paraId="0B533167" w14:textId="4BDA5462" w:rsidR="00974D71" w:rsidRDefault="00974D71" w:rsidP="00974D71">
      <w:pPr>
        <w:pStyle w:val="Standartnitext"/>
        <w:ind w:firstLine="708"/>
      </w:pPr>
      <w:r>
        <w:t>Z oblasti tradičního softwarového vývoje je převzat pojem integračního testu. Ten je zde používán ve smyslu otestování, jak dobře jsou sledované vlastnosti replikovatelné v případě, že do generovaného prostoru vstupuje větší variabilita objektů. Nejprve jsou představeny vybrané nagenerované produkty a poté je poukázáno na omezení a problémy, které byly během generování objeveny. Produkty jsou vizualizovány s pomocí herního enginu Unity3D. Rotace objektů, které algoritmus neřeší, byly upraveny ručně s pomocí editoru. Modely objektů jsou převzaty z volně dostupné kolekce</w:t>
      </w:r>
      <w:r w:rsidR="006B4F2E">
        <w:t xml:space="preserve"> </w:t>
      </w:r>
      <w:r w:rsidR="006B4F2E">
        <w:fldChar w:fldCharType="begin"/>
      </w:r>
      <w:r w:rsidR="006B4F2E">
        <w:instrText xml:space="preserve"> ADDIN ZOTERO_ITEM CSL_CITATION {"citationID":"HKVxYOlf","properties":{"formattedCitation":"(Kenney 2019)","plainCitation":"(Kenney 2019)","noteIndex":0},"citationItems":[{"id":986,"uris":["http://zotero.org/users/local/IbRhotwj/items/2Z5ZMH72"],"uri":["http://zotero.org/users/local/IbRhotwj/items/2Z5ZMH72"],"itemData":{"id":986,"type":"webpage","title":"Kenney","container-title":"Kenney.nl","URL":"https://www.kenney.nl/assets","author":[{"family":"Kenney","given":""}],"issued":{"date-parts":[["2019"]]}}}],"schema":"https://github.com/citation-style-language/schema/raw/master/csl-citation.json"} </w:instrText>
      </w:r>
      <w:r w:rsidR="006B4F2E">
        <w:fldChar w:fldCharType="separate"/>
      </w:r>
      <w:r w:rsidR="006B4F2E" w:rsidRPr="006B4F2E">
        <w:t>(Kenney 2019)</w:t>
      </w:r>
      <w:r w:rsidR="006B4F2E">
        <w:fldChar w:fldCharType="end"/>
      </w:r>
      <w:r>
        <w:t xml:space="preserve">. Finální pozicování objektů bylo přizpůsobeno geometrickým vlastnostem modelů z této kolekce. </w:t>
      </w:r>
    </w:p>
    <w:p w14:paraId="119AECD3" w14:textId="5D0427C8" w:rsidR="00974D71" w:rsidRDefault="00974D71" w:rsidP="00974D71">
      <w:pPr>
        <w:pStyle w:val="Standartnitext"/>
      </w:pPr>
      <w:r>
        <w:t>Pro pestrost nagenerovaných scén byly do učení algoritmů zařazeny jestě dva další objekty</w:t>
      </w:r>
      <w:r w:rsidR="00EB2D8C">
        <w:t xml:space="preserve"> a jádro velikosti </w:t>
      </w:r>
      <m:oMath>
        <m:r>
          <w:rPr>
            <w:rFonts w:ascii="Cambria Math" w:hAnsi="Cambria Math"/>
          </w:rPr>
          <m:t>7×7</m:t>
        </m:r>
      </m:oMath>
      <w:r>
        <w:t xml:space="preserve">. Jejich logiku představuje následující tabulka. Obrázky </w:t>
      </w:r>
      <w:r w:rsidR="00673F79">
        <w:fldChar w:fldCharType="begin"/>
      </w:r>
      <w:r w:rsidR="00673F79">
        <w:instrText xml:space="preserve"> REF _Ref4837768 \h </w:instrText>
      </w:r>
      <w:r w:rsidR="00673F79">
        <w:fldChar w:fldCharType="separate"/>
      </w:r>
      <w:r w:rsidR="00673F79">
        <w:t xml:space="preserve">Obr. </w:t>
      </w:r>
      <w:r w:rsidR="00673F79">
        <w:rPr>
          <w:noProof/>
        </w:rPr>
        <w:t>25</w:t>
      </w:r>
      <w:r w:rsidR="00673F79">
        <w:fldChar w:fldCharType="end"/>
      </w:r>
      <w:r>
        <w:t xml:space="preserve">, </w:t>
      </w:r>
      <w:r w:rsidR="00673F79">
        <w:fldChar w:fldCharType="begin"/>
      </w:r>
      <w:r w:rsidR="00673F79">
        <w:instrText xml:space="preserve"> REF _Ref4837775 \h </w:instrText>
      </w:r>
      <w:r w:rsidR="00673F79">
        <w:fldChar w:fldCharType="separate"/>
      </w:r>
      <w:r w:rsidR="00673F79">
        <w:t xml:space="preserve">Obr. </w:t>
      </w:r>
      <w:r w:rsidR="00673F79">
        <w:rPr>
          <w:noProof/>
        </w:rPr>
        <w:t>26</w:t>
      </w:r>
      <w:r w:rsidR="00673F79">
        <w:fldChar w:fldCharType="end"/>
      </w:r>
      <w:r>
        <w:t xml:space="preserve"> a </w:t>
      </w:r>
      <w:r w:rsidR="00673F79">
        <w:fldChar w:fldCharType="begin"/>
      </w:r>
      <w:r w:rsidR="00673F79">
        <w:instrText xml:space="preserve"> REF _Ref4844761 \h </w:instrText>
      </w:r>
      <w:r w:rsidR="00673F79">
        <w:fldChar w:fldCharType="separate"/>
      </w:r>
      <w:r w:rsidR="00673F79">
        <w:t xml:space="preserve">Obr. </w:t>
      </w:r>
      <w:r w:rsidR="00673F79">
        <w:rPr>
          <w:noProof/>
        </w:rPr>
        <w:t>27</w:t>
      </w:r>
      <w:r w:rsidR="00673F79">
        <w:fldChar w:fldCharType="end"/>
      </w:r>
      <w:r>
        <w:t xml:space="preserve"> vyobrazují nagenerované matice a vizualizované scény. </w:t>
      </w:r>
    </w:p>
    <w:p w14:paraId="7F7C1B29" w14:textId="472DC3E2" w:rsidR="00974D71" w:rsidRDefault="00974D71" w:rsidP="00974D71">
      <w:pPr>
        <w:pStyle w:val="Captiontable"/>
      </w:pPr>
      <w:r>
        <w:lastRenderedPageBreak/>
        <w:t xml:space="preserve">Tabulka </w:t>
      </w:r>
      <w:fldSimple w:instr=" SEQ Tabulka \* ARABIC ">
        <w:r w:rsidR="00C05B9A">
          <w:rPr>
            <w:noProof/>
          </w:rPr>
          <w:t>6</w:t>
        </w:r>
      </w:fldSimple>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74D71" w:rsidRPr="0026640B" w14:paraId="2E84BF47" w14:textId="77777777" w:rsidTr="00BB6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BB6FC3">
            <w:pPr>
              <w:pStyle w:val="tabulkatext"/>
            </w:pPr>
            <w:r w:rsidRPr="0026640B">
              <w:t>Id</w:t>
            </w:r>
          </w:p>
        </w:tc>
        <w:tc>
          <w:tcPr>
            <w:tcW w:w="1519" w:type="dxa"/>
          </w:tcPr>
          <w:p w14:paraId="2824FAC3"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BB6FC3">
            <w:pPr>
              <w:pStyle w:val="tabulkatext"/>
            </w:pPr>
            <w:r>
              <w:t>7</w:t>
            </w:r>
          </w:p>
        </w:tc>
        <w:tc>
          <w:tcPr>
            <w:tcW w:w="1519" w:type="dxa"/>
          </w:tcPr>
          <w:p w14:paraId="75A10DBB"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BB6FC3">
            <w:pPr>
              <w:pStyle w:val="tabulkatext"/>
            </w:pPr>
            <w:r>
              <w:t>8</w:t>
            </w:r>
          </w:p>
        </w:tc>
        <w:tc>
          <w:tcPr>
            <w:tcW w:w="1519" w:type="dxa"/>
          </w:tcPr>
          <w:p w14:paraId="3631E5EF"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Gauč</w:t>
            </w:r>
          </w:p>
        </w:tc>
        <w:tc>
          <w:tcPr>
            <w:tcW w:w="603" w:type="dxa"/>
          </w:tcPr>
          <w:p w14:paraId="334EC4F6"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5E1581D1" w:rsidR="00974D71" w:rsidRPr="0026640B" w:rsidRDefault="00974D71" w:rsidP="00B02C44">
            <w:pPr>
              <w:pStyle w:val="tabulkatext"/>
              <w:cnfStyle w:val="000000000000" w:firstRow="0" w:lastRow="0" w:firstColumn="0" w:lastColumn="0" w:oddVBand="0" w:evenVBand="0" w:oddHBand="0" w:evenHBand="0" w:firstRowFirstColumn="0" w:firstRowLastColumn="0" w:lastRowFirstColumn="0" w:lastRowLastColumn="0"/>
            </w:pPr>
            <w:r>
              <w:t>Gauč je primárně umístěný okolo stěny, nicméně může být umístěn i u stolu. V datech se v jeho blízkosti vyskytoval občasně i objekt</w:t>
            </w:r>
            <w:r w:rsidR="00B02C44">
              <w:t xml:space="preserve"> třídy</w:t>
            </w:r>
            <w:r>
              <w:t xml:space="preserve"> 5</w:t>
            </w:r>
            <w:r w:rsidR="00B02C44">
              <w:t>, který byl pro účel intepretace zobrazen jako koberec</w:t>
            </w:r>
            <w:r>
              <w:t xml:space="preserve">. </w:t>
            </w:r>
          </w:p>
        </w:tc>
      </w:tr>
    </w:tbl>
    <w:p w14:paraId="361965FA" w14:textId="77777777" w:rsidR="00C05B9A" w:rsidRDefault="00C05B9A" w:rsidP="00974D71">
      <w:pPr>
        <w:pStyle w:val="Obrzek"/>
      </w:pPr>
    </w:p>
    <w:p w14:paraId="1FFDE16D" w14:textId="72CCCE75"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11047350" w:rsidR="00974D71" w:rsidRDefault="00974D71" w:rsidP="00974D71">
      <w:pPr>
        <w:pStyle w:val="CAPITION"/>
      </w:pPr>
      <w:bookmarkStart w:id="98" w:name="_Ref4837768"/>
      <w:r>
        <w:t xml:space="preserve">Obr. </w:t>
      </w:r>
      <w:fldSimple w:instr=" SEQ Obr. \* ARABIC ">
        <w:r w:rsidR="00E25B52">
          <w:rPr>
            <w:noProof/>
          </w:rPr>
          <w:t>25</w:t>
        </w:r>
      </w:fldSimple>
      <w:bookmarkEnd w:id="98"/>
      <w:r>
        <w:t>: Výsledná scéna při generování objektů v pořadí (okno, dveře, dveře, okno, gauč, gauč, stůl, židle, židle, koberec, koberec, skříň).</w:t>
      </w:r>
    </w:p>
    <w:p w14:paraId="315BCD74" w14:textId="77777777" w:rsidR="00974D71" w:rsidRDefault="00974D71" w:rsidP="00974D71">
      <w:pPr>
        <w:pStyle w:val="Obrzek"/>
      </w:pPr>
      <w:r w:rsidRPr="00A0321D">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2C21A086" w:rsidR="00974D71" w:rsidRDefault="00974D71" w:rsidP="00974D71">
      <w:pPr>
        <w:pStyle w:val="CAPITION"/>
      </w:pPr>
      <w:bookmarkStart w:id="99" w:name="_Ref4837775"/>
      <w:r>
        <w:t xml:space="preserve">Obr. </w:t>
      </w:r>
      <w:fldSimple w:instr=" SEQ Obr. \* ARABIC ">
        <w:r w:rsidR="00E25B52">
          <w:rPr>
            <w:noProof/>
          </w:rPr>
          <w:t>26</w:t>
        </w:r>
      </w:fldSimple>
      <w:bookmarkEnd w:id="99"/>
      <w:r>
        <w:t>: Výsledná scéna při generování objektů v pořadí (stůl, stůl, židle, židle, dveře, gauč, skříň, skříň, koberec, okno, okno).</w:t>
      </w:r>
    </w:p>
    <w:p w14:paraId="6AECE368" w14:textId="77777777" w:rsidR="00974D71" w:rsidRDefault="00974D71" w:rsidP="00974D71">
      <w:pPr>
        <w:pStyle w:val="Obrzek"/>
      </w:pPr>
      <w:r w:rsidRPr="00F63652">
        <w:lastRenderedPageBreak/>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27B397E3" w:rsidR="00974D71" w:rsidRDefault="00974D71" w:rsidP="00974D71">
      <w:pPr>
        <w:pStyle w:val="CAPITION"/>
      </w:pPr>
      <w:bookmarkStart w:id="100" w:name="_Ref4844761"/>
      <w:r>
        <w:t xml:space="preserve">Obr. </w:t>
      </w:r>
      <w:fldSimple w:instr=" SEQ Obr. \* ARABIC ">
        <w:r w:rsidR="00E25B52">
          <w:rPr>
            <w:noProof/>
          </w:rPr>
          <w:t>27</w:t>
        </w:r>
      </w:fldSimple>
      <w:bookmarkEnd w:id="100"/>
      <w:r>
        <w:t xml:space="preserve"> Výsledná scéna při generování objektů v pořadí (stůl, židle, židle, dveře, okno, okno, okno, okno, koberece, skříň, skříň, gauč).</w:t>
      </w:r>
    </w:p>
    <w:p w14:paraId="65C6C29F" w14:textId="77777777" w:rsidR="00974D71" w:rsidRDefault="00974D71" w:rsidP="00974D71">
      <w:pPr>
        <w:pStyle w:val="Heading2"/>
      </w:pPr>
      <w:bookmarkStart w:id="101" w:name="_Toc5973951"/>
      <w:r>
        <w:t>Vize a závěrečné hodnocení algoritmu</w:t>
      </w:r>
      <w:bookmarkEnd w:id="101"/>
    </w:p>
    <w:p w14:paraId="15253D42" w14:textId="135DC5E8" w:rsidR="00974D71" w:rsidRDefault="00974D71" w:rsidP="00974D71">
      <w:pPr>
        <w:pStyle w:val="Standartnitext"/>
        <w:rPr>
          <w:rFonts w:eastAsiaTheme="minorEastAsia"/>
        </w:rPr>
      </w:pPr>
      <w:r>
        <w:t>V rámci jednotkových testů se potvrdilo, že algoritmus dokázal</w:t>
      </w:r>
      <w:r w:rsidR="00964347">
        <w:t xml:space="preserve"> do určité míry</w:t>
      </w:r>
      <w:r>
        <w:t xml:space="preserve">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C2818">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DC2818">
        <w:rPr>
          <w:rFonts w:eastAsiaTheme="minorEastAsia"/>
        </w:rPr>
        <w:t xml:space="preserve"> </w:t>
      </w:r>
      <w:r w:rsidR="00C01EE5">
        <w:rPr>
          <w:rFonts w:eastAsiaTheme="minorEastAsia"/>
        </w:rPr>
        <w:t>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C01EE5">
        <w:rPr>
          <w:rFonts w:eastAsiaTheme="minorEastAsia"/>
        </w:rPr>
        <w:t xml:space="preserve"> </w:t>
      </w:r>
      <w:r>
        <w:rPr>
          <w:rFonts w:eastAsiaTheme="minorEastAsia"/>
        </w:rPr>
        <w:t xml:space="preserve">jsou replikovatelné </w:t>
      </w:r>
      <w:r w:rsidR="00DC2818">
        <w:rPr>
          <w:rFonts w:eastAsiaTheme="minorEastAsia"/>
        </w:rPr>
        <w:t>v limitu uvedené chybovosti</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w:t>
      </w:r>
      <w:r w:rsidR="00DC2818">
        <w:rPr>
          <w:rFonts w:eastAsiaTheme="minorEastAsia"/>
        </w:rPr>
        <w:t xml:space="preserve"> bezpečně replikovat ne</w:t>
      </w:r>
      <w:bookmarkStart w:id="102" w:name="_GoBack"/>
      <w:bookmarkEnd w:id="102"/>
      <w:r w:rsidR="00DC2818">
        <w:rPr>
          <w:rFonts w:eastAsiaTheme="minorEastAsia"/>
        </w:rPr>
        <w:t>podařilo</w:t>
      </w:r>
      <w:r w:rsidR="00964347">
        <w:rPr>
          <w:rFonts w:eastAsiaTheme="minorEastAsia"/>
        </w:rPr>
        <w:t xml:space="preserve">. </w:t>
      </w:r>
      <w:r w:rsidR="003760DE">
        <w:rPr>
          <w:rFonts w:eastAsiaTheme="minorEastAsia"/>
        </w:rPr>
        <w:t>L</w:t>
      </w:r>
      <w:r>
        <w:rPr>
          <w:rFonts w:eastAsiaTheme="minorEastAsia"/>
        </w:rPr>
        <w:t xml:space="preserve">ze konstatovat, že co se týče nejpravděpodobnější pozice predikovaného objektu je algoritmus použitelný. Pro generování rozmanitého obsahu je třeba zavést prvek „řízené nahodilosti“.  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w:t>
      </w:r>
      <w:r w:rsidR="00C01EE5">
        <w:rPr>
          <w:rFonts w:eastAsiaTheme="minorEastAsia"/>
        </w:rPr>
        <w:t>V principu</w:t>
      </w:r>
      <w:r>
        <w:rPr>
          <w:rFonts w:eastAsiaTheme="minorEastAsia"/>
        </w:rPr>
        <w:t xml:space="preserve"> mohly však být zvoleny i pozice méně pravděpodobné, a tedy vadné vzhledem k</w:t>
      </w:r>
      <w:r w:rsidR="00C01EE5">
        <w:rPr>
          <w:rFonts w:eastAsiaTheme="minorEastAsia"/>
        </w:rPr>
        <w:t xml:space="preserve"> nastavené</w:t>
      </w:r>
      <w:r>
        <w:rPr>
          <w:rFonts w:eastAsiaTheme="minorEastAsia"/>
        </w:rPr>
        <w:t> logice. Zde lze vid</w:t>
      </w:r>
      <w:r w:rsidR="00F24915">
        <w:rPr>
          <w:rFonts w:eastAsiaTheme="minorEastAsia"/>
        </w:rPr>
        <w:t>ět prostor pro zlepšení.</w:t>
      </w:r>
    </w:p>
    <w:p w14:paraId="50ABCB3E" w14:textId="1EAD728C" w:rsidR="00974D71" w:rsidRDefault="00974D71" w:rsidP="00974D71">
      <w:pPr>
        <w:pStyle w:val="Standartnitext"/>
        <w:rPr>
          <w:rFonts w:eastAsiaTheme="minorEastAsia"/>
        </w:rPr>
      </w:pPr>
      <w:r>
        <w:rPr>
          <w:rFonts w:eastAsiaTheme="minorEastAsia"/>
        </w:rPr>
        <w:t xml:space="preserve">Velkou roli v úspěšnosti algoritmu hraje rovněž pořadí, ve kterém se objekty vkládají do scény. V 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 tento aspekt identifikován jako první podstatný bod </w:t>
      </w:r>
      <w:r w:rsidR="00C05B9A">
        <w:rPr>
          <w:rFonts w:eastAsiaTheme="minorEastAsia"/>
        </w:rPr>
        <w:t>významu scény</w:t>
      </w:r>
      <w:r>
        <w:rPr>
          <w:rFonts w:eastAsiaTheme="minorEastAsia"/>
        </w:rPr>
        <w:t xml:space="preserve">. Jde o predikci třídy objektu, který by se měl do scény vložit podmíněně k již přítomným. Za tímto účelem by se pravděpodobně dala navrhnout další neuronová síť. Tento aspekt byl v rámci prezentovaného algoritmu vynechán a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w:t>
      </w:r>
      <w:r>
        <w:rPr>
          <w:rFonts w:eastAsiaTheme="minorEastAsia"/>
        </w:rPr>
        <w:lastRenderedPageBreak/>
        <w:t xml:space="preserve">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nagenerovaných scén. </w:t>
      </w:r>
    </w:p>
    <w:p w14:paraId="69A0E130" w14:textId="4DA0324D" w:rsidR="00974D71" w:rsidRDefault="00974D71" w:rsidP="00974D71">
      <w:pPr>
        <w:pStyle w:val="Standartnitext"/>
        <w:rPr>
          <w:rFonts w:eastAsiaTheme="minorEastAsia"/>
        </w:rPr>
      </w:pPr>
      <w:r>
        <w:rPr>
          <w:rFonts w:eastAsiaTheme="minorEastAsia"/>
        </w:rPr>
        <w:t>Data i nagenerované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w:t>
      </w:r>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_Ref5974156 \h </w:instrText>
      </w:r>
      <w:r w:rsidR="00673F79">
        <w:rPr>
          <w:rFonts w:eastAsiaTheme="minorEastAsia"/>
        </w:rPr>
      </w:r>
      <w:r w:rsidR="00673F79">
        <w:rPr>
          <w:rFonts w:eastAsiaTheme="minorEastAsia"/>
        </w:rPr>
        <w:fldChar w:fldCharType="separate"/>
      </w:r>
      <w:r w:rsidR="00673F79">
        <w:t xml:space="preserve">Obr. </w:t>
      </w:r>
      <w:r w:rsidR="00673F79">
        <w:rPr>
          <w:noProof/>
        </w:rPr>
        <w:t>28</w:t>
      </w:r>
      <w:r w:rsidR="00673F79">
        <w:rPr>
          <w:rFonts w:eastAsiaTheme="minorEastAsia"/>
        </w:rPr>
        <w:fldChar w:fldCharType="end"/>
      </w:r>
      <w:r w:rsidR="00673F79">
        <w:rPr>
          <w:rFonts w:eastAsiaTheme="minorEastAsia"/>
        </w:rPr>
        <w:t>)</w:t>
      </w:r>
      <w:r>
        <w:rPr>
          <w:rFonts w:eastAsiaTheme="minorEastAsia"/>
        </w:rPr>
        <w:t xml:space="preserve">, u kterých může finální predikce probíhat na úrovni pixelu a příslušně transformovaných souřadnic scény. </w:t>
      </w:r>
    </w:p>
    <w:p w14:paraId="5BEBDC35" w14:textId="5ACB8381" w:rsidR="00974D71" w:rsidRDefault="00974D71" w:rsidP="00C05B9A">
      <w:pPr>
        <w:pStyle w:val="Obrzek"/>
      </w:pPr>
      <w:r w:rsidRPr="00C05B9A">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67182327" w:rsidR="00974D71" w:rsidRPr="00C05B9A" w:rsidRDefault="00974D71" w:rsidP="00C05B9A">
      <w:pPr>
        <w:pStyle w:val="CAPITION"/>
      </w:pPr>
      <w:bookmarkStart w:id="103" w:name="_Ref5974156"/>
      <w:r>
        <w:t xml:space="preserve">Obr. </w:t>
      </w:r>
      <w:fldSimple w:instr=" SEQ Obr. \* ARABIC ">
        <w:r w:rsidR="00E25B52">
          <w:rPr>
            <w:noProof/>
          </w:rPr>
          <w:t>28</w:t>
        </w:r>
      </w:fldSimple>
      <w:bookmarkEnd w:id="103"/>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w:t>
      </w:r>
      <w:del w:id="104" w:author="Ježek Bruno" w:date="2019-04-01T16:42:00Z">
        <w:r w:rsidDel="00616755">
          <w:rPr>
            <w:rFonts w:eastAsiaTheme="minorEastAsia"/>
          </w:rPr>
          <w:delText xml:space="preserve"> </w:delText>
        </w:r>
      </w:del>
      <w:r>
        <w:rPr>
          <w:rFonts w:eastAsiaTheme="minorEastAsia"/>
        </w:rPr>
        <w:t xml:space="preserve"> vytvořena úpravami obrazu </w:t>
      </w:r>
      <w:r w:rsidR="006B4F2E">
        <w:rPr>
          <w:rFonts w:eastAsiaTheme="minorEastAsia"/>
        </w:rPr>
        <w:t>vizualizace diskrétní predikce.</w:t>
      </w:r>
    </w:p>
    <w:p w14:paraId="79F43E88" w14:textId="65B8B3E2" w:rsidR="00974D71" w:rsidRPr="00FE0EF2" w:rsidRDefault="00974D71" w:rsidP="00974D71">
      <w:pPr>
        <w:pStyle w:val="Standartnitext"/>
      </w:pPr>
      <w:r>
        <w:t xml:space="preserve">Dvoudimenzionální limit je </w:t>
      </w:r>
      <w:r w:rsidR="00616755">
        <w:t>principiálně</w:t>
      </w:r>
      <w:r>
        <w:t xml:space="preserve"> překonatelný dodáním dalších pozic do učících dvojic. Na straně interpretace generátoru by pak tyto pozice byly interpretovány do </w:t>
      </w:r>
      <w:r w:rsidR="00616755">
        <w:t xml:space="preserve">třídimenzionálního </w:t>
      </w:r>
      <w:r>
        <w:t xml:space="preserve">tensoru. Výsledek takové úpravy nelze </w:t>
      </w:r>
      <w:r w:rsidR="00C01EE5">
        <w:t>předem odhadovat</w:t>
      </w:r>
      <w:r>
        <w:t>.</w:t>
      </w:r>
    </w:p>
    <w:p w14:paraId="2B9800C8" w14:textId="77777777" w:rsidR="00974D71" w:rsidRDefault="00974D71" w:rsidP="00974D71">
      <w:pPr>
        <w:pStyle w:val="Heading1"/>
      </w:pPr>
      <w:bookmarkStart w:id="105" w:name="_Toc4324705"/>
      <w:r>
        <w:lastRenderedPageBreak/>
        <w:t>Závěr</w:t>
      </w:r>
      <w:bookmarkEnd w:id="105"/>
    </w:p>
    <w:p w14:paraId="0162C52A" w14:textId="61F8C26D"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w:t>
      </w:r>
      <w:r w:rsidR="006B4F2E">
        <w:t>aplikují na generování obsahu.</w:t>
      </w:r>
    </w:p>
    <w:p w14:paraId="45327AD4" w14:textId="32EF2010" w:rsidR="00974D71" w:rsidRDefault="00974D71" w:rsidP="00974D71">
      <w:pPr>
        <w:pStyle w:val="Standartnitext"/>
      </w:pPr>
      <w:r>
        <w:t>Na základě poznaného aktuálního stavu a výsledků v oboru strojového učení generativních modelů lze konstatovat, že generování je a bude obecně doménou komplexnějších generativních architektur typu GAN či variačních autoenkoderů v kombinaci s konvolučními a jinými architekturami. Úspěšené aplikace těchto architektur byly sice primárně zaměřeny na rastrové obrázky, nicméně principy lze bezesporu uplatnit i pro data jiného charakteru.</w:t>
      </w:r>
    </w:p>
    <w:p w14:paraId="1AADCE7F" w14:textId="797595AE" w:rsidR="006405B6" w:rsidRDefault="006405B6" w:rsidP="00974D71">
      <w:pPr>
        <w:pStyle w:val="Standartnitext"/>
      </w:pPr>
      <w:r>
        <w:t xml:space="preserve">Lze předpokládat, že oblast procedurálního generování pomocí strojového učení se bude i nadále rozvíjet. Příspěvky z akademické obce lze označit spíše za demonstraci principu, než-li za metody, které by byly masově aplikovány při vývoji současných aplikací pracující s grafickým obsahem. To samé platí i o navrhované metodě, prezentované v kapitole šest. Přesto má PCGML velký potenciál například pro prototypizování či generování upozaděného obsahu. </w:t>
      </w:r>
    </w:p>
    <w:p w14:paraId="786AFBCC" w14:textId="61AC538F" w:rsidR="00312F03" w:rsidRDefault="00974D71" w:rsidP="006B4F2E">
      <w:pPr>
        <w:pStyle w:val="Standartnitext"/>
      </w:pPr>
      <w:r>
        <w:t>V rámci praktické části byla implementována originální nadstavba, která umožnila použít klasické modely neuronových sítí diskriminativního charakteru pro úkol generování jednoduché scény pokoje. Výsledky tohoto generování byly otestovány</w:t>
      </w:r>
      <w:r w:rsidR="006405B6">
        <w:t xml:space="preserve"> a náležitě okomentovány</w:t>
      </w:r>
      <w:r>
        <w:t xml:space="preserve">. Jádrem této implementace je účelná kombinace pravděpodobnostních výstupů </w:t>
      </w:r>
      <w:r w:rsidR="006B4F2E">
        <w:t>několika</w:t>
      </w:r>
      <w:r>
        <w:t xml:space="preserve"> neuronových sítí. Každá tato síť je namodelována tak, aby jejím výstupem byl pro tut</w:t>
      </w:r>
      <w:r w:rsidR="006B4F2E">
        <w:t>o kombinaci hodnotný příspěvek.</w:t>
      </w:r>
      <w:r>
        <w:t xml:space="preserve"> Principielně lze uvažovat o tom, že by se této myšlenky kombinace dalo využít, popřípadě ji rozšířit, i pro jiné úkoly. </w:t>
      </w:r>
      <w:r w:rsidR="00C01EE5">
        <w:t xml:space="preserve">Konkrétním příkladem může být </w:t>
      </w:r>
      <w:r w:rsidR="006B4F2E">
        <w:t>predikce</w:t>
      </w:r>
      <w:r>
        <w:t xml:space="preserve"> nejvhodnějšího umístění pro objekt vzhledem k prostorovému kontextu. Nadneseně jde tedy o nalezení nejlepších odpovědí na otázku „kam to dát“</w:t>
      </w:r>
      <w:r w:rsidR="006B4F2E">
        <w:t xml:space="preserve"> </w:t>
      </w:r>
      <w:r w:rsidR="006405B6">
        <w:t>podmíněně k</w:t>
      </w:r>
      <w:r w:rsidR="006B4F2E">
        <w:t> dříve naučeným datům</w:t>
      </w:r>
      <w:r>
        <w:t>.</w:t>
      </w:r>
      <w:r w:rsidR="00B86222">
        <w:t xml:space="preserve"> V souvislosti s tímto zadáním lze dobře využít i součtové pravděpodobnostní mapy.</w:t>
      </w:r>
      <w:r>
        <w:t xml:space="preserve"> Navržený algoritmus je rovněž parametrizovatelný a nabízí několik míst, kde lze experimentovat za účelem zlepšení výsledných produktů. V textu byla rovněž konstatována omezení a úskalí, která se prezentovanéh</w:t>
      </w:r>
      <w:r w:rsidR="006B4F2E">
        <w:t>o způsobu generování týkají.</w:t>
      </w:r>
      <w:r w:rsidR="00B86222">
        <w:t xml:space="preserve"> Pro tyto problémy byla ve stručnosti nastíněny návrhy řešení.</w:t>
      </w:r>
    </w:p>
    <w:p w14:paraId="229FA4CE" w14:textId="0432D8DF" w:rsidR="00312F03" w:rsidRDefault="00312F03" w:rsidP="00312F03">
      <w:pPr>
        <w:pStyle w:val="Heading1"/>
      </w:pPr>
      <w:r>
        <w:lastRenderedPageBreak/>
        <w:t>Seznam použité literatury</w:t>
      </w:r>
    </w:p>
    <w:p w14:paraId="4701B193" w14:textId="77777777" w:rsidR="00E43124" w:rsidRPr="00E43124" w:rsidRDefault="00DE7B97" w:rsidP="00E43124">
      <w:pPr>
        <w:pStyle w:val="Bibliography"/>
      </w:pPr>
      <w:r>
        <w:fldChar w:fldCharType="begin"/>
      </w:r>
      <w:r w:rsidR="00E43124">
        <w:instrText xml:space="preserve"> ADDIN ZOTERO_BIBL {"uncited":[],"omitted":[],"custom":[]} CSL_BIBLIOGRAPHY </w:instrText>
      </w:r>
      <w:r>
        <w:fldChar w:fldCharType="separate"/>
      </w:r>
      <w:r w:rsidR="00E43124" w:rsidRPr="00E43124">
        <w:t>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2016. TensorFlow: A system for large-scale machine learning. In: </w:t>
      </w:r>
      <w:r w:rsidR="00E43124" w:rsidRPr="00E43124">
        <w:rPr>
          <w:i/>
          <w:iCs/>
        </w:rPr>
        <w:t>Proceedings of the 12th USENIX Symposium on Operating Systems Design and Implementation</w:t>
      </w:r>
      <w:r w:rsidR="00E43124" w:rsidRPr="00E43124">
        <w:t xml:space="preserve"> [online]. Savannah,: USENIX Association, s. 21. ISBN 978-1-931971-33-1. Dostupné z: https://www.usenix.org/system/files/conference/osdi16/osdi16-abadi.pdf</w:t>
      </w:r>
    </w:p>
    <w:p w14:paraId="270641F3" w14:textId="77777777" w:rsidR="00E43124" w:rsidRPr="00E43124" w:rsidRDefault="00E43124" w:rsidP="00E43124">
      <w:pPr>
        <w:pStyle w:val="Bibliography"/>
      </w:pPr>
      <w:r w:rsidRPr="00E43124">
        <w:t xml:space="preserve">BECKHAM, Christopher a Christopher PAL, 2017. A step towards procedural terrain generation with GANs. </w:t>
      </w:r>
      <w:r w:rsidRPr="00E43124">
        <w:rPr>
          <w:i/>
          <w:iCs/>
        </w:rPr>
        <w:t>arXiv:1707.03383 [cs, stat]</w:t>
      </w:r>
      <w:r w:rsidRPr="00E43124">
        <w:t xml:space="preserve"> [online]. [vid. 2019-03-15]. Dostupné z: http://arxiv.org/abs/1707.03383</w:t>
      </w:r>
    </w:p>
    <w:p w14:paraId="361CD02F" w14:textId="77777777" w:rsidR="00E43124" w:rsidRPr="00E43124" w:rsidRDefault="00E43124" w:rsidP="00E43124">
      <w:pPr>
        <w:pStyle w:val="Bibliography"/>
      </w:pPr>
      <w:r w:rsidRPr="00E43124">
        <w:t xml:space="preserve">BHANDARE, Ashwin, Maithili BHIDE, Pranav GOKHALE a Rohan CHANDAVARKAR, 2016. Applications of Convolutional Neural Networks. </w:t>
      </w:r>
      <w:r w:rsidRPr="00E43124">
        <w:rPr>
          <w:i/>
          <w:iCs/>
        </w:rPr>
        <w:t>International Journal of Computer Science and Information Technologies,</w:t>
      </w:r>
      <w:r w:rsidRPr="00E43124">
        <w:t xml:space="preserve">. </w:t>
      </w:r>
      <w:r w:rsidRPr="00E43124">
        <w:rPr>
          <w:b/>
          <w:bCs/>
        </w:rPr>
        <w:t>7</w:t>
      </w:r>
      <w:r w:rsidRPr="00E43124">
        <w:t xml:space="preserve">(2). </w:t>
      </w:r>
    </w:p>
    <w:p w14:paraId="0A6B6ACD" w14:textId="77777777" w:rsidR="00E43124" w:rsidRPr="00E43124" w:rsidRDefault="00E43124" w:rsidP="00E43124">
      <w:pPr>
        <w:pStyle w:val="Bibliography"/>
      </w:pPr>
      <w:r w:rsidRPr="00E43124">
        <w:t xml:space="preserve">BOUDON, Frederic, Przemyslaw PRUSINKIEWICZ, Pavol FEDERL, Christophe GODIN a Radoslaw KARWOWSKI, 2003. Interactive Design of Bonsai Tree Models. </w:t>
      </w:r>
      <w:r w:rsidRPr="00E43124">
        <w:rPr>
          <w:i/>
          <w:iCs/>
        </w:rPr>
        <w:t>Computer Graphics Forum</w:t>
      </w:r>
      <w:r w:rsidRPr="00E43124">
        <w:t xml:space="preserve"> [online]. </w:t>
      </w:r>
      <w:r w:rsidRPr="00E43124">
        <w:rPr>
          <w:b/>
          <w:bCs/>
        </w:rPr>
        <w:t>22</w:t>
      </w:r>
      <w:r w:rsidRPr="00E43124">
        <w:t>(3), 591–599. ISSN 0167-7055, 1467-8659. Dostupné z: doi:10.1111/1467-8659.t01-2-00707</w:t>
      </w:r>
    </w:p>
    <w:p w14:paraId="55ECF823" w14:textId="77777777" w:rsidR="00E43124" w:rsidRPr="00E43124" w:rsidRDefault="00E43124" w:rsidP="00E43124">
      <w:pPr>
        <w:pStyle w:val="Bibliography"/>
      </w:pPr>
      <w:r w:rsidRPr="00E43124">
        <w:t>CARLI, D. M. D., F. BEVILACQUA, C. T. POZZER a M. C. DORNELLAS, 2011. A Survey of Procedural Content Generation Techniques Suitable to Game Development. In: </w:t>
      </w:r>
      <w:r w:rsidRPr="00E43124">
        <w:rPr>
          <w:i/>
          <w:iCs/>
        </w:rPr>
        <w:t>2011 Brazilian Symposium on Games and Digital Entertainment</w:t>
      </w:r>
      <w:r w:rsidRPr="00E43124">
        <w:t xml:space="preserve">: </w:t>
      </w:r>
      <w:r w:rsidRPr="00E43124">
        <w:rPr>
          <w:i/>
          <w:iCs/>
        </w:rPr>
        <w:t>2011 Brazilian Symposium on Games and Digital Entertainment</w:t>
      </w:r>
      <w:r w:rsidRPr="00E43124">
        <w:t xml:space="preserve"> [online]. s. 26–35. Dostupné z: doi:10.1109/SBGAMES.2011.15</w:t>
      </w:r>
    </w:p>
    <w:p w14:paraId="7EF8435B" w14:textId="77777777" w:rsidR="00E43124" w:rsidRPr="00E43124" w:rsidRDefault="00E43124" w:rsidP="00E43124">
      <w:pPr>
        <w:pStyle w:val="Bibliography"/>
      </w:pPr>
      <w:r w:rsidRPr="00E43124">
        <w:t xml:space="preserve">FISHER, Matthew, Daniel RITCHIE, Manolis SAVVA, Thomas FUNKHOUSER a Pat HANRAHAN, 2012. Example-based synthesis of 3D object arrangements. </w:t>
      </w:r>
      <w:r w:rsidRPr="00E43124">
        <w:rPr>
          <w:i/>
          <w:iCs/>
        </w:rPr>
        <w:t>ACM Transactions on Graphics</w:t>
      </w:r>
      <w:r w:rsidRPr="00E43124">
        <w:t xml:space="preserve"> [online]. </w:t>
      </w:r>
      <w:r w:rsidRPr="00E43124">
        <w:rPr>
          <w:b/>
          <w:bCs/>
        </w:rPr>
        <w:t>31</w:t>
      </w:r>
      <w:r w:rsidRPr="00E43124">
        <w:t>(6), 1. ISSN 07300301. Dostupné z: doi:10.1145/2366145.2366154</w:t>
      </w:r>
    </w:p>
    <w:p w14:paraId="153D08CD" w14:textId="77777777" w:rsidR="00E43124" w:rsidRPr="00E43124" w:rsidRDefault="00E43124" w:rsidP="00E43124">
      <w:pPr>
        <w:pStyle w:val="Bibliography"/>
      </w:pPr>
      <w:r w:rsidRPr="00E43124">
        <w:t xml:space="preserve">GAGNIUS, Paul, 2017. </w:t>
      </w:r>
      <w:r w:rsidRPr="00E43124">
        <w:rPr>
          <w:i/>
          <w:iCs/>
        </w:rPr>
        <w:t>Markov Chains: From Theory to Implementation and Experimentation</w:t>
      </w:r>
      <w:r w:rsidRPr="00E43124">
        <w:t xml:space="preserve">. 1. vyd. B.m.: Wiley. ISBN 1-119-38755-8. </w:t>
      </w:r>
    </w:p>
    <w:p w14:paraId="618754FF" w14:textId="77777777" w:rsidR="00E43124" w:rsidRPr="00E43124" w:rsidRDefault="00E43124" w:rsidP="00E43124">
      <w:pPr>
        <w:pStyle w:val="Bibliography"/>
      </w:pPr>
      <w:r w:rsidRPr="00E43124">
        <w:t xml:space="preserve">GHAHRAMANI, Zoubin, 2004. Unsupervised Learning. </w:t>
      </w:r>
      <w:r w:rsidRPr="00E43124">
        <w:rPr>
          <w:i/>
          <w:iCs/>
        </w:rPr>
        <w:t>GATSBY COMPUTATIONAL NEUROSCIENCE UNIT</w:t>
      </w:r>
      <w:r w:rsidRPr="00E43124">
        <w:t xml:space="preserve"> [online]. [vid. 2019-04-02]. Dostupné z: http://mlg.eng.cam.ac.uk/zoubin/papers/ul.pdf</w:t>
      </w:r>
    </w:p>
    <w:p w14:paraId="1FD4A124" w14:textId="77777777" w:rsidR="00E43124" w:rsidRPr="00E43124" w:rsidRDefault="00E43124" w:rsidP="00E43124">
      <w:pPr>
        <w:pStyle w:val="Bibliography"/>
      </w:pPr>
      <w:r w:rsidRPr="00E43124">
        <w:t>GIACOMELLO, Edoardo, Pier Luca LANZI a Daniele LOIACONO, 2018. DOOM Level Generation using Generative Adversarial Networks. In: </w:t>
      </w:r>
      <w:r w:rsidRPr="00E43124">
        <w:rPr>
          <w:i/>
          <w:iCs/>
        </w:rPr>
        <w:t>IEEE Games, Entertainment, Media Conference (GEM) 2018</w:t>
      </w:r>
      <w:r w:rsidRPr="00E43124">
        <w:t xml:space="preserve"> [online]. [vid. 2018-06-14]. ISBN 978-1-5386-6304-2. Dostupné z: http://arxiv.org/abs/1804.09154</w:t>
      </w:r>
    </w:p>
    <w:p w14:paraId="3B36A823" w14:textId="77777777" w:rsidR="00E43124" w:rsidRPr="00E43124" w:rsidRDefault="00E43124" w:rsidP="00E43124">
      <w:pPr>
        <w:pStyle w:val="Bibliography"/>
      </w:pPr>
      <w:r w:rsidRPr="00E43124">
        <w:t xml:space="preserve">GLOROT, Xavier, Antoine BORDES a Yoshua BENGIO, 2011. Deep Sparse Rectiﬁer Neural Networks. </w:t>
      </w:r>
      <w:r w:rsidRPr="00E43124">
        <w:rPr>
          <w:i/>
          <w:iCs/>
        </w:rPr>
        <w:t>Proceedings of the Fourteenth International Conference on Artificial Intelligence and Statistics</w:t>
      </w:r>
      <w:r w:rsidRPr="00E43124">
        <w:t xml:space="preserve">. 9. </w:t>
      </w:r>
    </w:p>
    <w:p w14:paraId="3ADD1A30" w14:textId="77777777" w:rsidR="00E43124" w:rsidRPr="00E43124" w:rsidRDefault="00E43124" w:rsidP="00E43124">
      <w:pPr>
        <w:pStyle w:val="Bibliography"/>
      </w:pPr>
      <w:r w:rsidRPr="00E43124">
        <w:lastRenderedPageBreak/>
        <w:t xml:space="preserve">GOODFELLOW, Ian, 2016. NIPS 2016 Tutorial: Generative Adversarial Networks. </w:t>
      </w:r>
      <w:r w:rsidRPr="00E43124">
        <w:rPr>
          <w:i/>
          <w:iCs/>
        </w:rPr>
        <w:t>arXiv:1701.00160 [cs]</w:t>
      </w:r>
      <w:r w:rsidRPr="00E43124">
        <w:t xml:space="preserve"> [online]. [vid. 2018-06-14]. Dostupné z: http://arxiv.org/abs/1701.00160</w:t>
      </w:r>
    </w:p>
    <w:p w14:paraId="4F426440" w14:textId="77777777" w:rsidR="00E43124" w:rsidRPr="00E43124" w:rsidRDefault="00E43124" w:rsidP="00E43124">
      <w:pPr>
        <w:pStyle w:val="Bibliography"/>
      </w:pPr>
      <w:r w:rsidRPr="00E43124">
        <w:t xml:space="preserve">GOODFELLOW, Ian, Yoshua BENIGO a Aaron COURVILLE, 2016. </w:t>
      </w:r>
      <w:r w:rsidRPr="00E43124">
        <w:rPr>
          <w:i/>
          <w:iCs/>
        </w:rPr>
        <w:t>Deep Learning</w:t>
      </w:r>
      <w:r w:rsidRPr="00E43124">
        <w:t xml:space="preserve"> [online]. B.m.: MIT Press. Dostupné z: http://www.deeplearningbook.org</w:t>
      </w:r>
    </w:p>
    <w:p w14:paraId="410CC9A9" w14:textId="77777777" w:rsidR="00E43124" w:rsidRPr="00E43124" w:rsidRDefault="00E43124" w:rsidP="00E43124">
      <w:pPr>
        <w:pStyle w:val="Bibliography"/>
      </w:pPr>
      <w:r w:rsidRPr="00E43124">
        <w:t xml:space="preserve">GOODFELLOW, Ian, Jean POUGET-ABADIE, Mehdi MIRZA, Bing XU, David WARDE-FARLEY, Sherjil OZAIR, Aaron COURVILLE a Yoshua BENGIO, 2014. Generative Adversarial Nets. In: Z. GHAHRAMANI, M. WELLING, C. CORTES, N. D. LAWRENCE a K. Q. WEINBERGER, ed. </w:t>
      </w:r>
      <w:r w:rsidRPr="00E43124">
        <w:rPr>
          <w:i/>
          <w:iCs/>
        </w:rPr>
        <w:t>Advances in Neural Information Processing Systems 27</w:t>
      </w:r>
      <w:r w:rsidRPr="00E43124">
        <w:t xml:space="preserve"> [online]. B.m.: Curran Associates, Inc., s. 2672–2680 [vid. 2018-06-04]. Dostupné z: http://papers.nips.cc/paper/5423-generative-adversarial-nets.pdf</w:t>
      </w:r>
    </w:p>
    <w:p w14:paraId="22A12D24" w14:textId="77777777" w:rsidR="00E43124" w:rsidRPr="00E43124" w:rsidRDefault="00E43124" w:rsidP="00E43124">
      <w:pPr>
        <w:pStyle w:val="Bibliography"/>
      </w:pPr>
      <w:r w:rsidRPr="00E43124">
        <w:t xml:space="preserve">HENDRIKX, Mark, Sebastiaan MEIJER, Joeri VAN DER VELDEN a Alexandru IOSUP, 2013. Procedural Content Generation for Games: A Survey. </w:t>
      </w:r>
      <w:r w:rsidRPr="00E43124">
        <w:rPr>
          <w:i/>
          <w:iCs/>
        </w:rPr>
        <w:t>ACM Transactions on Multimedia Computing, Communications, and Applications (TOMM)</w:t>
      </w:r>
      <w:r w:rsidRPr="00E43124">
        <w:t xml:space="preserve">. </w:t>
      </w:r>
      <w:r w:rsidRPr="00E43124">
        <w:rPr>
          <w:b/>
          <w:bCs/>
        </w:rPr>
        <w:t>9</w:t>
      </w:r>
      <w:r w:rsidRPr="00E43124">
        <w:t xml:space="preserve">(1), 24. ISSN 1551-6857. </w:t>
      </w:r>
    </w:p>
    <w:p w14:paraId="1C4D8244" w14:textId="77777777" w:rsidR="00E43124" w:rsidRPr="00E43124" w:rsidRDefault="00E43124" w:rsidP="00E43124">
      <w:pPr>
        <w:pStyle w:val="Bibliography"/>
      </w:pPr>
      <w:r w:rsidRPr="00E43124">
        <w:t xml:space="preserve">HUNTER, John, Dale DARREN a Eric FIRING, 2019. matplotlib. </w:t>
      </w:r>
      <w:r w:rsidRPr="00E43124">
        <w:rPr>
          <w:i/>
          <w:iCs/>
        </w:rPr>
        <w:t>matplotlib</w:t>
      </w:r>
      <w:r w:rsidRPr="00E43124">
        <w:t xml:space="preserve"> [online]. Dostupné z: https://matplotlib.org/</w:t>
      </w:r>
    </w:p>
    <w:p w14:paraId="648B296B" w14:textId="77777777" w:rsidR="00E43124" w:rsidRPr="00E43124" w:rsidRDefault="00E43124" w:rsidP="00E43124">
      <w:pPr>
        <w:pStyle w:val="Bibliography"/>
      </w:pPr>
      <w:r w:rsidRPr="00E43124">
        <w:t>ISOLA, Phillip, Jun-Yan ZHU, Tinghui ZHOU a Alexei A. EFROS, 2016. Image-to-Image Translation with Conditional Adversarial Networks. In: </w:t>
      </w:r>
      <w:r w:rsidRPr="00E43124">
        <w:rPr>
          <w:i/>
          <w:iCs/>
        </w:rPr>
        <w:t>2017 IEEE Conference on Computer Vision and Pattern Recognition (CVPR) (2017)</w:t>
      </w:r>
      <w:r w:rsidRPr="00E43124">
        <w:t xml:space="preserve"> [online]. [vid. 2019-03-15]. ISBN 978-1-5386-0457-1. Dostupné z: http://arxiv.org/abs/1611.07004</w:t>
      </w:r>
    </w:p>
    <w:p w14:paraId="49C0C8FC" w14:textId="77777777" w:rsidR="00E43124" w:rsidRPr="00E43124" w:rsidRDefault="00E43124" w:rsidP="00E43124">
      <w:pPr>
        <w:pStyle w:val="Bibliography"/>
      </w:pPr>
      <w:r w:rsidRPr="00E43124">
        <w:t xml:space="preserve">JAIN, Rishabh, Aaron ISAKSEN, Christoffer HOLMGA a Julian TOGELIUS, 2016. Autoencoders for Level Generation, Repair, and Recognition. </w:t>
      </w:r>
      <w:r w:rsidRPr="00E43124">
        <w:rPr>
          <w:i/>
          <w:iCs/>
        </w:rPr>
        <w:t>Proceedings of the ICCC Workshop on Computational Creativity and Games</w:t>
      </w:r>
      <w:r w:rsidRPr="00E43124">
        <w:t xml:space="preserve">. 9. </w:t>
      </w:r>
    </w:p>
    <w:p w14:paraId="03EB4098" w14:textId="77777777" w:rsidR="00E43124" w:rsidRPr="00E43124" w:rsidRDefault="00E43124" w:rsidP="00E43124">
      <w:pPr>
        <w:pStyle w:val="Bibliography"/>
      </w:pPr>
      <w:r w:rsidRPr="00E43124">
        <w:t xml:space="preserve">JEBARA, Tony, 1996. Discriminative, Generative and Imitative Learning. 212. </w:t>
      </w:r>
    </w:p>
    <w:p w14:paraId="7319C0E9" w14:textId="77777777" w:rsidR="00E43124" w:rsidRPr="00E43124" w:rsidRDefault="00E43124" w:rsidP="00E43124">
      <w:pPr>
        <w:pStyle w:val="Bibliography"/>
      </w:pPr>
      <w:r w:rsidRPr="00E43124">
        <w:t xml:space="preserve">JEBARA, Tony, 2004. </w:t>
      </w:r>
      <w:r w:rsidRPr="00E43124">
        <w:rPr>
          <w:i/>
          <w:iCs/>
        </w:rPr>
        <w:t>Machine Learning Discriminative and Generative</w:t>
      </w:r>
      <w:r w:rsidRPr="00E43124">
        <w:t xml:space="preserve"> [online]. 1. vyd. United States: Springer US. ISBN 978-1-4419-9011-2. Dostupné z: https://www.springer.com/gp/book/9781402076473</w:t>
      </w:r>
    </w:p>
    <w:p w14:paraId="3E0AA59A" w14:textId="77777777" w:rsidR="00E43124" w:rsidRPr="00E43124" w:rsidRDefault="00E43124" w:rsidP="00E43124">
      <w:pPr>
        <w:pStyle w:val="Bibliography"/>
      </w:pPr>
      <w:r w:rsidRPr="00E43124">
        <w:t xml:space="preserve">JORDAN, M. I. a T. M. MITCHELL, 2015. Machine learning: Trends, perspectives, and prospects. </w:t>
      </w:r>
      <w:r w:rsidRPr="00E43124">
        <w:rPr>
          <w:i/>
          <w:iCs/>
        </w:rPr>
        <w:t>Science</w:t>
      </w:r>
      <w:r w:rsidRPr="00E43124">
        <w:t xml:space="preserve"> [online]. </w:t>
      </w:r>
      <w:r w:rsidRPr="00E43124">
        <w:rPr>
          <w:b/>
          <w:bCs/>
        </w:rPr>
        <w:t>349</w:t>
      </w:r>
      <w:r w:rsidRPr="00E43124">
        <w:t>(6245), 255–260. ISSN 0036-8075, 1095-9203. Dostupné z: doi:10.1126/science.aaa8415</w:t>
      </w:r>
    </w:p>
    <w:p w14:paraId="397FE1A2" w14:textId="77777777" w:rsidR="00E43124" w:rsidRPr="00E43124" w:rsidRDefault="00E43124" w:rsidP="00E43124">
      <w:pPr>
        <w:pStyle w:val="Bibliography"/>
      </w:pPr>
      <w:r w:rsidRPr="00E43124">
        <w:t>JULIAN, Togelius, Noor SHAKER a Mark J. NELSON, 2016. Introduction. In: </w:t>
      </w:r>
      <w:r w:rsidRPr="00E43124">
        <w:rPr>
          <w:i/>
          <w:iCs/>
        </w:rPr>
        <w:t>Procedural Content Generation in Games: A Textbook and an Overview of Current Research</w:t>
      </w:r>
      <w:r w:rsidRPr="00E43124">
        <w:t xml:space="preserve">. B.m.: Springer. ISBN 978-3-319-42714-0. </w:t>
      </w:r>
    </w:p>
    <w:p w14:paraId="79FFD1C6" w14:textId="77777777" w:rsidR="00E43124" w:rsidRPr="00E43124" w:rsidRDefault="00E43124" w:rsidP="00E43124">
      <w:pPr>
        <w:pStyle w:val="Bibliography"/>
      </w:pPr>
      <w:r w:rsidRPr="00E43124">
        <w:t>KAPUR, Arnav, Shreyas KAPUR a Pattie MAES, 2018. AlterEgo: A Personalized Wearable Silent Speech Interface. In: </w:t>
      </w:r>
      <w:r w:rsidRPr="00E43124">
        <w:rPr>
          <w:i/>
          <w:iCs/>
        </w:rPr>
        <w:t>23rd International Conference on Intelligent User Interfaces</w:t>
      </w:r>
      <w:r w:rsidRPr="00E43124">
        <w:t xml:space="preserve"> [online]. New York, NY, USA: ACM, s. 43–53 [vid. 2019-03-08]. IUI ’18. ISBN 978-1-4503-4945-1. Dostupné z: doi:10.1145/3172944.3172977</w:t>
      </w:r>
    </w:p>
    <w:p w14:paraId="661F9589" w14:textId="77777777" w:rsidR="00E43124" w:rsidRPr="00E43124" w:rsidRDefault="00E43124" w:rsidP="00E43124">
      <w:pPr>
        <w:pStyle w:val="Bibliography"/>
      </w:pPr>
      <w:r w:rsidRPr="00E43124">
        <w:t xml:space="preserve">KARRAS, Tero, Samuli LAINE a Timo AILA, 2018. A Style-Based Generator Architecture for Generative Adversarial Networks. </w:t>
      </w:r>
      <w:r w:rsidRPr="00E43124">
        <w:rPr>
          <w:i/>
          <w:iCs/>
        </w:rPr>
        <w:t>arXiv:1812.04948 [cs, stat]</w:t>
      </w:r>
      <w:r w:rsidRPr="00E43124">
        <w:t xml:space="preserve"> [online]. [vid. 2019-03-21]. Dostupné z: http://arxiv.org/abs/1812.04948</w:t>
      </w:r>
    </w:p>
    <w:p w14:paraId="64B8854E" w14:textId="77777777" w:rsidR="00E43124" w:rsidRPr="00E43124" w:rsidRDefault="00E43124" w:rsidP="00E43124">
      <w:pPr>
        <w:pStyle w:val="Bibliography"/>
      </w:pPr>
      <w:r w:rsidRPr="00E43124">
        <w:t xml:space="preserve">KENNEY, 2019. Kenney. </w:t>
      </w:r>
      <w:r w:rsidRPr="00E43124">
        <w:rPr>
          <w:i/>
          <w:iCs/>
        </w:rPr>
        <w:t>Kenney.nl</w:t>
      </w:r>
      <w:r w:rsidRPr="00E43124">
        <w:t xml:space="preserve"> [online]. Dostupné z: https://www.kenney.nl/assets</w:t>
      </w:r>
    </w:p>
    <w:p w14:paraId="15DEE7B1" w14:textId="77777777" w:rsidR="00E43124" w:rsidRPr="00E43124" w:rsidRDefault="00E43124" w:rsidP="00E43124">
      <w:pPr>
        <w:pStyle w:val="Bibliography"/>
      </w:pPr>
      <w:r w:rsidRPr="00E43124">
        <w:lastRenderedPageBreak/>
        <w:t xml:space="preserve">KESKAR, Nitish Shirish, Dheevatsa MUDIGERE, Jorge NOCEDAL, Mikhail SMELYANSKIY a Ping Tak Peter TANG, 2016. On Large-Batch Training for Deep Learning: Generalization Gap and Sharp Minima. </w:t>
      </w:r>
      <w:r w:rsidRPr="00E43124">
        <w:rPr>
          <w:i/>
          <w:iCs/>
        </w:rPr>
        <w:t>arXiv:1609.04836 [cs, math]</w:t>
      </w:r>
      <w:r w:rsidRPr="00E43124">
        <w:t xml:space="preserve"> [online]. [vid. 2019-04-08]. Dostupné z: http://arxiv.org/abs/1609.04836</w:t>
      </w:r>
    </w:p>
    <w:p w14:paraId="236B296D" w14:textId="77777777" w:rsidR="00E43124" w:rsidRPr="00E43124" w:rsidRDefault="00E43124" w:rsidP="00E43124">
      <w:pPr>
        <w:pStyle w:val="Bibliography"/>
      </w:pPr>
      <w:r w:rsidRPr="00E43124">
        <w:t xml:space="preserve">KINGMA, Diederik P. a Max WELLING, 2013. Auto-Encoding Variational Bayes. </w:t>
      </w:r>
      <w:r w:rsidRPr="00E43124">
        <w:rPr>
          <w:i/>
          <w:iCs/>
        </w:rPr>
        <w:t>arXiv:1312.6114 [cs, stat]</w:t>
      </w:r>
      <w:r w:rsidRPr="00E43124">
        <w:t xml:space="preserve"> [online]. [vid. 2019-03-19]. Dostupné z: http://arxiv.org/abs/1312.6114</w:t>
      </w:r>
    </w:p>
    <w:p w14:paraId="6120EFF2" w14:textId="77777777" w:rsidR="00E43124" w:rsidRPr="00E43124" w:rsidRDefault="00E43124" w:rsidP="00E43124">
      <w:pPr>
        <w:pStyle w:val="Bibliography"/>
      </w:pPr>
      <w:r w:rsidRPr="00E43124">
        <w:t xml:space="preserve">KRIZHEVSKY, Alex, Ilya SUTSKEVER a Geoffrey E HINTON, 2012. ImageNet Classification with Deep Convolutional Neural Networks. In: F. PEREIRA, C. J. C. BURGES, L. BOTTOU a K. Q. WEINBERGER, ed. </w:t>
      </w:r>
      <w:r w:rsidRPr="00E43124">
        <w:rPr>
          <w:i/>
          <w:iCs/>
        </w:rPr>
        <w:t>Advances in Neural Information Processing Systems 25</w:t>
      </w:r>
      <w:r w:rsidRPr="00E43124">
        <w:t xml:space="preserve"> [online]. B.m.: Curran Associates, Inc., s. 1097–1105 [vid. 2019-03-09]. Dostupné z: http://papers.nips.cc/paper/4824-imagenet-classification-with-deep-convolutional-neural-networks.pdf</w:t>
      </w:r>
    </w:p>
    <w:p w14:paraId="47A1FD57" w14:textId="77777777" w:rsidR="00E43124" w:rsidRPr="00E43124" w:rsidRDefault="00E43124" w:rsidP="00E43124">
      <w:pPr>
        <w:pStyle w:val="Bibliography"/>
      </w:pPr>
      <w:r w:rsidRPr="00E43124">
        <w:t xml:space="preserve">LECUN, Yann, Léon BOTTOU, Yoshua BENGIO a Patrick HAFFNER, 1998. Gradient-Based Learning Applied to Document Recognition. </w:t>
      </w:r>
      <w:r w:rsidRPr="00E43124">
        <w:rPr>
          <w:i/>
          <w:iCs/>
        </w:rPr>
        <w:t>Proceedings of the IEEE</w:t>
      </w:r>
      <w:r w:rsidRPr="00E43124">
        <w:t xml:space="preserve"> [online]. </w:t>
      </w:r>
      <w:r w:rsidRPr="00E43124">
        <w:rPr>
          <w:b/>
          <w:bCs/>
        </w:rPr>
        <w:t>86</w:t>
      </w:r>
      <w:r w:rsidRPr="00E43124">
        <w:t>(11) [vid. 2019-03-08]. ISSN 0018-9219. Dostupné z: http://yann.lecun.com/exdb/publis/pdf/lecun-98.pdf</w:t>
      </w:r>
    </w:p>
    <w:p w14:paraId="2C80D80F" w14:textId="77777777" w:rsidR="00E43124" w:rsidRPr="00E43124" w:rsidRDefault="00E43124" w:rsidP="00E43124">
      <w:pPr>
        <w:pStyle w:val="Bibliography"/>
      </w:pPr>
      <w:r w:rsidRPr="00E43124">
        <w:t xml:space="preserve">MEDLER, David A a Michael R W DAWSON, 1994. Using Redundancy to Improve the Performance of Artificial Neural Networks. </w:t>
      </w:r>
      <w:r w:rsidRPr="00E43124">
        <w:rPr>
          <w:i/>
          <w:iCs/>
        </w:rPr>
        <w:t>Proceedings of the Tenth Canadian Conference on Artificial Intelligence</w:t>
      </w:r>
      <w:r w:rsidRPr="00E43124">
        <w:t xml:space="preserve">. 8. </w:t>
      </w:r>
    </w:p>
    <w:p w14:paraId="65ED8F0A" w14:textId="77777777" w:rsidR="00E43124" w:rsidRPr="00E43124" w:rsidRDefault="00E43124" w:rsidP="00E43124">
      <w:pPr>
        <w:pStyle w:val="Bibliography"/>
      </w:pPr>
      <w:r w:rsidRPr="00E43124">
        <w:t xml:space="preserve">MICHAEL REVOW, CHRISTOPHER K.I WILLIAMS a GEOFFREY E. HINTON, 1996. Using Generative Models for Handwritten Digit Recognition. </w:t>
      </w:r>
      <w:r w:rsidRPr="00E43124">
        <w:rPr>
          <w:i/>
          <w:iCs/>
        </w:rPr>
        <w:t>IEEE Transactions on pattern analysis and machine intelligence</w:t>
      </w:r>
      <w:r w:rsidRPr="00E43124">
        <w:t xml:space="preserve">. </w:t>
      </w:r>
      <w:r w:rsidRPr="00E43124">
        <w:rPr>
          <w:b/>
          <w:bCs/>
        </w:rPr>
        <w:t>18</w:t>
      </w:r>
      <w:r w:rsidRPr="00E43124">
        <w:t xml:space="preserve">(6), 15. </w:t>
      </w:r>
    </w:p>
    <w:p w14:paraId="6595596F" w14:textId="77777777" w:rsidR="00E43124" w:rsidRPr="00E43124" w:rsidRDefault="00E43124" w:rsidP="00E43124">
      <w:pPr>
        <w:pStyle w:val="Bibliography"/>
      </w:pPr>
      <w:r w:rsidRPr="00E43124">
        <w:t xml:space="preserve">MITCHELL, Tom M., 1997. </w:t>
      </w:r>
      <w:r w:rsidRPr="00E43124">
        <w:rPr>
          <w:i/>
          <w:iCs/>
        </w:rPr>
        <w:t>Machine Learning</w:t>
      </w:r>
      <w:r w:rsidRPr="00E43124">
        <w:t xml:space="preserve">. New York: McGraw-Hill. McGraw-Hill series in computer science. ISBN 978-0-07-042807-2. </w:t>
      </w:r>
    </w:p>
    <w:p w14:paraId="2D94D942" w14:textId="77777777" w:rsidR="00E43124" w:rsidRPr="00E43124" w:rsidRDefault="00E43124" w:rsidP="00E43124">
      <w:pPr>
        <w:pStyle w:val="Bibliography"/>
      </w:pPr>
      <w:r w:rsidRPr="00E43124">
        <w:t xml:space="preserve">NAIL, Alex, 2019. NN-SVG: Publication-Ready Neural Network Architecture Schematics. </w:t>
      </w:r>
      <w:r w:rsidRPr="00E43124">
        <w:rPr>
          <w:i/>
          <w:iCs/>
        </w:rPr>
        <w:t>NN-SVG</w:t>
      </w:r>
      <w:r w:rsidRPr="00E43124">
        <w:t xml:space="preserve"> [online]. Dostupné z: http://alexlenail.me/NN-SVG/index.html</w:t>
      </w:r>
    </w:p>
    <w:p w14:paraId="425F7BF6" w14:textId="77777777" w:rsidR="00E43124" w:rsidRPr="00E43124" w:rsidRDefault="00E43124" w:rsidP="00E43124">
      <w:pPr>
        <w:pStyle w:val="Bibliography"/>
      </w:pPr>
      <w:r w:rsidRPr="00E43124">
        <w:t xml:space="preserve">OLIPHANT, Travis E., 2007. Python for Scientific Computing. </w:t>
      </w:r>
      <w:r w:rsidRPr="00E43124">
        <w:rPr>
          <w:i/>
          <w:iCs/>
        </w:rPr>
        <w:t>Computing in Science &amp; Engineering</w:t>
      </w:r>
      <w:r w:rsidRPr="00E43124">
        <w:t xml:space="preserve"> [online]. </w:t>
      </w:r>
      <w:r w:rsidRPr="00E43124">
        <w:rPr>
          <w:b/>
          <w:bCs/>
        </w:rPr>
        <w:t>9</w:t>
      </w:r>
      <w:r w:rsidRPr="00E43124">
        <w:t>(3), 10–20. ISSN 1521-9615. Dostupné z: doi:10.1109/MCSE.2007.58</w:t>
      </w:r>
    </w:p>
    <w:p w14:paraId="6423750A" w14:textId="77777777" w:rsidR="00E43124" w:rsidRPr="00E43124" w:rsidRDefault="00E43124" w:rsidP="00E43124">
      <w:pPr>
        <w:pStyle w:val="Bibliography"/>
      </w:pPr>
      <w:r w:rsidRPr="00E43124">
        <w:t xml:space="preserve">PEREIRA, Francisco Camara, 2008. </w:t>
      </w:r>
      <w:r w:rsidRPr="00E43124">
        <w:rPr>
          <w:i/>
          <w:iCs/>
        </w:rPr>
        <w:t>Creativity and AI: A Conceptual Blending approach</w:t>
      </w:r>
      <w:r w:rsidRPr="00E43124">
        <w:t xml:space="preserve">. Portugal: University of Coimbra. ISBN 978-3-11-019856-0. </w:t>
      </w:r>
    </w:p>
    <w:p w14:paraId="3F4DF752" w14:textId="77777777" w:rsidR="00E43124" w:rsidRPr="00E43124" w:rsidRDefault="00E43124" w:rsidP="00E43124">
      <w:pPr>
        <w:pStyle w:val="Bibliography"/>
      </w:pPr>
      <w:r w:rsidRPr="00E43124">
        <w:t>SMITH, Gillian, 2015. An Analog History of Procedural Content Generation. In: </w:t>
      </w:r>
      <w:r w:rsidRPr="00E43124">
        <w:rPr>
          <w:i/>
          <w:iCs/>
        </w:rPr>
        <w:t>Proceedings of the 2015 Conference on the Foundations of Digital Games (FDG 2015)</w:t>
      </w:r>
      <w:r w:rsidRPr="00E43124">
        <w:t xml:space="preserve">. s. 6. </w:t>
      </w:r>
    </w:p>
    <w:p w14:paraId="2D15D3D7" w14:textId="77777777" w:rsidR="00E43124" w:rsidRPr="00E43124" w:rsidRDefault="00E43124" w:rsidP="00E43124">
      <w:pPr>
        <w:pStyle w:val="Bibliography"/>
      </w:pPr>
      <w:r w:rsidRPr="00E43124">
        <w:t>SUAREZ, Patricia L., Angel D. SAPPA a Boris X. VINTIMILLA, 2017. Infrared Image Colorization Based on a Triplet DCGAN Architecture. In: </w:t>
      </w:r>
      <w:r w:rsidRPr="00E43124">
        <w:rPr>
          <w:i/>
          <w:iCs/>
        </w:rPr>
        <w:t>2017 IEEE Conference on Computer Vision and Pattern Recognition Workshops (CVPRW)</w:t>
      </w:r>
      <w:r w:rsidRPr="00E43124">
        <w:t xml:space="preserve">: </w:t>
      </w:r>
      <w:r w:rsidRPr="00E43124">
        <w:rPr>
          <w:i/>
          <w:iCs/>
        </w:rPr>
        <w:t>2017 IEEE Conference on Computer Vision and Pattern Recognition Workshops (CVPRW)</w:t>
      </w:r>
      <w:r w:rsidRPr="00E43124">
        <w:t xml:space="preserve"> [online]. Honolulu, HI, USA: IEEE, s. 212–217 [vid. 2019-03-15]. ISBN 978-1-5386-0733-6. Dostupné z: doi:10.1109/CVPRW.2017.32</w:t>
      </w:r>
    </w:p>
    <w:p w14:paraId="396CAAC9" w14:textId="77777777" w:rsidR="00E43124" w:rsidRPr="00E43124" w:rsidRDefault="00E43124" w:rsidP="00E43124">
      <w:pPr>
        <w:pStyle w:val="Bibliography"/>
      </w:pPr>
      <w:r w:rsidRPr="00E43124">
        <w:lastRenderedPageBreak/>
        <w:t>SUMMERVILLE, Adam a Michael MATEAS, 2016. Super Mario as a String: Platformer Level Generation Via LSTMs. In:  [online]. [vid. 2019-03-10]. Dostupné z: http://arxiv.org/abs/1603.00930</w:t>
      </w:r>
    </w:p>
    <w:p w14:paraId="18E0A608" w14:textId="77777777" w:rsidR="00E43124" w:rsidRPr="00E43124" w:rsidRDefault="00E43124" w:rsidP="00E43124">
      <w:pPr>
        <w:pStyle w:val="Bibliography"/>
      </w:pPr>
      <w:r w:rsidRPr="00E43124">
        <w:t xml:space="preserve">SUMMERVILLE, Adam, Sam SNODGRASS, Matthew GUZDIAL, Christoffer HOLMGÅRD, Amy K. HOOVER, Aaron ISAKSEN, Andy NEALEN a Julian TOGELIUS, 2017. Procedural Content Generation via Machine Learning (PCGML). </w:t>
      </w:r>
      <w:r w:rsidRPr="00E43124">
        <w:rPr>
          <w:i/>
          <w:iCs/>
        </w:rPr>
        <w:t>arXiv:1702.00539 [cs]</w:t>
      </w:r>
      <w:r w:rsidRPr="00E43124">
        <w:t xml:space="preserve"> [online]. [vid. 2018-05-31]. Dostupné z: http://arxiv.org/abs/1702.00539</w:t>
      </w:r>
    </w:p>
    <w:p w14:paraId="7D4E3F8B" w14:textId="77777777" w:rsidR="00E43124" w:rsidRPr="00E43124" w:rsidRDefault="00E43124" w:rsidP="00E43124">
      <w:pPr>
        <w:pStyle w:val="Bibliography"/>
      </w:pPr>
      <w:r w:rsidRPr="00E43124">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E43124">
        <w:rPr>
          <w:i/>
          <w:iCs/>
        </w:rPr>
        <w:t>Artificial and Computational Intelligence in Games</w:t>
      </w:r>
      <w:r w:rsidRPr="00E43124">
        <w:t xml:space="preserve"> [online]. Dagstuhl, Germany: Schloss Dagstuhl–Leibniz-Zentrum fuer Informatik, Dagstuhl Follow-Ups, s. 61–75 [vid. 2018-05-31]. ISBN 978-3-939897-62-0. Dostupné z: doi:10.4230/DFU.Vol6.12191.61</w:t>
      </w:r>
    </w:p>
    <w:p w14:paraId="3DE8B201" w14:textId="77777777" w:rsidR="00E43124" w:rsidRPr="00E43124" w:rsidRDefault="00E43124" w:rsidP="00E43124">
      <w:pPr>
        <w:pStyle w:val="Bibliography"/>
      </w:pPr>
      <w:r w:rsidRPr="00E43124">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E43124">
        <w:rPr>
          <w:i/>
          <w:iCs/>
        </w:rPr>
        <w:t>Applications of Evolutionary Computation</w:t>
      </w:r>
      <w:r w:rsidRPr="00E43124">
        <w:t xml:space="preserve"> [online]. Berlin, Heidelberg: Springer Berlin Heidelberg, s. 141–150 [vid. 2018-05-31]. ISBN 978-3-642-12238-5. Dostupné z: doi:10.1007/978-3-642-12239-2_15</w:t>
      </w:r>
    </w:p>
    <w:p w14:paraId="2301A99B" w14:textId="77777777" w:rsidR="00E43124" w:rsidRPr="00E43124" w:rsidRDefault="00E43124" w:rsidP="00E43124">
      <w:pPr>
        <w:pStyle w:val="Bibliography"/>
      </w:pPr>
      <w:r w:rsidRPr="00E43124">
        <w:t xml:space="preserve">VAN DER WALT, Stefan, S. Chris COLBERT a Gaël VAROQUAUX, 2011. The NumPy array: a structure for efficient numerical computation. </w:t>
      </w:r>
      <w:r w:rsidRPr="00E43124">
        <w:rPr>
          <w:i/>
          <w:iCs/>
        </w:rPr>
        <w:t>Computing in Science &amp; Engineering</w:t>
      </w:r>
      <w:r w:rsidRPr="00E43124">
        <w:t xml:space="preserve"> [online]. </w:t>
      </w:r>
      <w:r w:rsidRPr="00E43124">
        <w:rPr>
          <w:b/>
          <w:bCs/>
        </w:rPr>
        <w:t>13</w:t>
      </w:r>
      <w:r w:rsidRPr="00E43124">
        <w:t>(2), 22–30. ISSN 1521-9615. Dostupné z: doi:10.1109/MCSE.2011.37</w:t>
      </w:r>
    </w:p>
    <w:p w14:paraId="11D45F9A" w14:textId="77777777" w:rsidR="00E43124" w:rsidRPr="00E43124" w:rsidRDefault="00E43124" w:rsidP="00E43124">
      <w:pPr>
        <w:pStyle w:val="Bibliography"/>
      </w:pPr>
      <w:r w:rsidRPr="00E43124">
        <w:t xml:space="preserve">VLADIMÍR OLEJ a HÁJEK PETR, 2010. </w:t>
      </w:r>
      <w:r w:rsidRPr="00E43124">
        <w:rPr>
          <w:i/>
          <w:iCs/>
        </w:rPr>
        <w:t>Úvod do umělé inteligence</w:t>
      </w:r>
      <w:r w:rsidRPr="00E43124">
        <w:t xml:space="preserve">. B.m.: Univerzita Pardubice Fakulta ekonomicko-správní. ISBN 978-80-7395-307-2. </w:t>
      </w:r>
    </w:p>
    <w:p w14:paraId="1B644494" w14:textId="77777777" w:rsidR="00E43124" w:rsidRPr="00E43124" w:rsidRDefault="00E43124" w:rsidP="00E43124">
      <w:pPr>
        <w:pStyle w:val="Bibliography"/>
      </w:pPr>
      <w:r w:rsidRPr="00E43124">
        <w:t xml:space="preserve">YANNAKAKIS, G. N. a J. TOGELIUS, 2011. Experience-Driven Procedural Content Generation. </w:t>
      </w:r>
      <w:r w:rsidRPr="00E43124">
        <w:rPr>
          <w:i/>
          <w:iCs/>
        </w:rPr>
        <w:t>IEEE Transactions on Affective Computing</w:t>
      </w:r>
      <w:r w:rsidRPr="00E43124">
        <w:t xml:space="preserve"> [online]. </w:t>
      </w:r>
      <w:r w:rsidRPr="00E43124">
        <w:rPr>
          <w:b/>
          <w:bCs/>
        </w:rPr>
        <w:t>2</w:t>
      </w:r>
      <w:r w:rsidRPr="00E43124">
        <w:t>(3), 147–161. ISSN 1949-3045. Dostupné z: doi:10.1109/T-AFFC.2011.6</w:t>
      </w:r>
    </w:p>
    <w:p w14:paraId="7237543F" w14:textId="07062D43" w:rsidR="002150BA" w:rsidRDefault="00DE7B97" w:rsidP="002150BA">
      <w:pPr>
        <w:pStyle w:val="Bibliography"/>
      </w:pPr>
      <w:r>
        <w:fldChar w:fldCharType="end"/>
      </w:r>
    </w:p>
    <w:p w14:paraId="5E8A945C" w14:textId="2CD026E8" w:rsidR="002150BA" w:rsidRDefault="002150BA" w:rsidP="002150BA">
      <w:pPr>
        <w:pStyle w:val="Heading1"/>
      </w:pPr>
      <w:r>
        <w:lastRenderedPageBreak/>
        <w:t>Přílohy</w:t>
      </w:r>
    </w:p>
    <w:p w14:paraId="48716F44" w14:textId="7D3EA5EE" w:rsidR="002150BA" w:rsidRDefault="00F0233F" w:rsidP="002150BA">
      <w:pPr>
        <w:pStyle w:val="Heading2"/>
      </w:pPr>
      <w:r>
        <w:t xml:space="preserve"> </w:t>
      </w:r>
      <w:bookmarkStart w:id="106" w:name="_Toc5973952"/>
      <w:r w:rsidR="00E43124">
        <w:t>Vizualizace vstupní datové sady</w:t>
      </w:r>
      <w:bookmarkEnd w:id="106"/>
    </w:p>
    <w:p w14:paraId="48901CAD" w14:textId="20A22DC7" w:rsidR="00F0233F" w:rsidRPr="00F0233F" w:rsidRDefault="00B86222" w:rsidP="00B86222">
      <w:pPr>
        <w:pStyle w:val="Obrzek"/>
      </w:pPr>
      <w:r w:rsidRPr="00B86222">
        <w:drawing>
          <wp:inline distT="0" distB="0" distL="0" distR="0" wp14:anchorId="3DCE8729" wp14:editId="30ADF2ED">
            <wp:extent cx="5276850" cy="7080901"/>
            <wp:effectExtent l="0" t="0" r="0" b="5715"/>
            <wp:docPr id="56" name="Picture 56"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 Ouhrabka\Desktop\Figure_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0925" t="8720" r="9181" b="11913"/>
                    <a:stretch/>
                  </pic:blipFill>
                  <pic:spPr bwMode="auto">
                    <a:xfrm>
                      <a:off x="0" y="0"/>
                      <a:ext cx="5279727" cy="7084762"/>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33F" w:rsidRPr="00F0233F" w:rsidSect="00A444A9">
      <w:footerReference w:type="default" r:id="rId53"/>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Pepa Sládek" w:date="2019-04-09T10:54:00Z" w:initials="PS">
    <w:p w14:paraId="10DE2A00" w14:textId="7558FADE" w:rsidR="007830E9" w:rsidRDefault="007830E9">
      <w:pPr>
        <w:pStyle w:val="CommentText"/>
      </w:pPr>
      <w:r>
        <w:rPr>
          <w:rStyle w:val="CommentReference"/>
        </w:rPr>
        <w:annotationRef/>
      </w:r>
      <w:r>
        <w:t xml:space="preserve">Je to povrchní, ale tímto bych raději skončil - slovním vysvětlením principu a veelice obecným formálním vyjádřením o co jde. Ano, dá se to rozvinout, vektorizovat, děje se to po vrstvách, atd., ale možná lépe někdy příště a s časem to opravdu pochopit. </w:t>
      </w:r>
    </w:p>
  </w:comment>
  <w:comment w:id="17" w:author="Ježek Bruno" w:date="2019-03-28T09:12:00Z" w:initials="JB">
    <w:p w14:paraId="014E5A80" w14:textId="220AC870" w:rsidR="007830E9" w:rsidRDefault="007830E9">
      <w:pPr>
        <w:pStyle w:val="CommentText"/>
      </w:pPr>
      <w:r>
        <w:rPr>
          <w:rStyle w:val="CommentReference"/>
        </w:rPr>
        <w:annotationRef/>
      </w:r>
      <w:r>
        <w:t>To by mělo předcházet první zmínce o subsamplingu</w:t>
      </w:r>
    </w:p>
  </w:comment>
  <w:comment w:id="19" w:author="Ježek Bruno" w:date="2019-03-28T09:21:00Z" w:initials="JB">
    <w:p w14:paraId="4F5D62C8" w14:textId="2282B2F5" w:rsidR="007830E9" w:rsidRDefault="007830E9">
      <w:pPr>
        <w:pStyle w:val="CommentText"/>
      </w:pPr>
      <w:r>
        <w:rPr>
          <w:rStyle w:val="CommentReference"/>
        </w:rPr>
        <w:annotationRef/>
      </w:r>
      <w:r>
        <w:t>dlouhá věta, čárky, význam</w:t>
      </w:r>
    </w:p>
  </w:comment>
  <w:comment w:id="20" w:author="Pepa Sládek" w:date="2019-04-02T10:44:00Z" w:initials="PS">
    <w:p w14:paraId="736C46F7" w14:textId="316CE4E7" w:rsidR="007830E9" w:rsidRDefault="007830E9">
      <w:pPr>
        <w:pStyle w:val="CommentText"/>
      </w:pPr>
      <w:r>
        <w:rPr>
          <w:rStyle w:val="CommentReference"/>
        </w:rPr>
        <w:annotationRef/>
      </w:r>
      <w:r>
        <w:t>Přepsáno</w:t>
      </w:r>
    </w:p>
  </w:comment>
  <w:comment w:id="25" w:author="Ježek Bruno" w:date="2019-03-28T09:38:00Z" w:initials="JB">
    <w:p w14:paraId="2F20203B" w14:textId="4E4B6BFA" w:rsidR="007830E9" w:rsidRDefault="007830E9">
      <w:pPr>
        <w:pStyle w:val="CommentText"/>
      </w:pPr>
      <w:r>
        <w:rPr>
          <w:rStyle w:val="CommentReference"/>
        </w:rPr>
        <w:annotationRef/>
      </w:r>
      <w:r>
        <w:t>Obrazová ukázka?</w:t>
      </w:r>
    </w:p>
  </w:comment>
  <w:comment w:id="26" w:author="Pepa Sládek" w:date="2019-04-09T13:13:00Z" w:initials="PS">
    <w:p w14:paraId="01C63E07" w14:textId="24DAEFDB" w:rsidR="007830E9" w:rsidRDefault="007830E9">
      <w:pPr>
        <w:pStyle w:val="CommentText"/>
      </w:pPr>
      <w:r>
        <w:rPr>
          <w:rStyle w:val="CommentReference"/>
        </w:rPr>
        <w:annotationRef/>
      </w:r>
      <w:r>
        <w:t xml:space="preserve">V tomto konkrétním článku bohužel žádný obrázek není. Generují tam levely k FPS, ale prezentují primárně algoritmus. </w:t>
      </w:r>
    </w:p>
  </w:comment>
  <w:comment w:id="36" w:author="Ježek Bruno" w:date="2019-03-28T09:43:00Z" w:initials="JB">
    <w:p w14:paraId="1A853165" w14:textId="4B034A98" w:rsidR="007830E9" w:rsidRDefault="007830E9">
      <w:pPr>
        <w:pStyle w:val="CommentText"/>
      </w:pPr>
      <w:r>
        <w:rPr>
          <w:rStyle w:val="CommentReference"/>
        </w:rPr>
        <w:annotationRef/>
      </w:r>
      <w:r>
        <w:t>Je to česky?</w:t>
      </w:r>
    </w:p>
  </w:comment>
  <w:comment w:id="37" w:author="Pepa Sládek" w:date="2019-04-01T11:51:00Z" w:initials="PS">
    <w:p w14:paraId="20DD2B6B" w14:textId="458247BB" w:rsidR="007830E9" w:rsidRDefault="007830E9">
      <w:pPr>
        <w:pStyle w:val="CommentText"/>
      </w:pPr>
      <w:r>
        <w:rPr>
          <w:rStyle w:val="CommentReference"/>
        </w:rPr>
        <w:annotationRef/>
      </w:r>
      <w:r>
        <w:t>Nepěkné, ale dle PČP použitelné.</w:t>
      </w:r>
    </w:p>
  </w:comment>
  <w:comment w:id="39" w:author="Ježek Bruno" w:date="2019-03-28T09:50:00Z" w:initials="JB">
    <w:p w14:paraId="2F5953ED" w14:textId="16D6083D" w:rsidR="007830E9" w:rsidRDefault="007830E9">
      <w:pPr>
        <w:pStyle w:val="CommentText"/>
      </w:pPr>
      <w:r>
        <w:rPr>
          <w:rStyle w:val="CommentReference"/>
        </w:rPr>
        <w:annotationRef/>
      </w:r>
      <w:r>
        <w:t>Odkazy na web</w:t>
      </w:r>
    </w:p>
  </w:comment>
  <w:comment w:id="40" w:author="Pepa Sládek" w:date="2019-04-02T16:41:00Z" w:initials="PS">
    <w:p w14:paraId="4BF30EFF" w14:textId="67ABA1F2" w:rsidR="007830E9" w:rsidRDefault="007830E9">
      <w:pPr>
        <w:pStyle w:val="CommentText"/>
      </w:pPr>
      <w:r>
        <w:rPr>
          <w:rStyle w:val="CommentReference"/>
        </w:rPr>
        <w:annotationRef/>
      </w:r>
      <w:r>
        <w:t xml:space="preserve">Tady nerozumím, myslíte citace? Těžko se tam bude dohledávat autor. </w:t>
      </w:r>
    </w:p>
  </w:comment>
  <w:comment w:id="44" w:author="Pepa Sládek" w:date="2019-03-09T13:57:00Z" w:initials="PS">
    <w:p w14:paraId="591108CB" w14:textId="5E1FBD5F" w:rsidR="007830E9" w:rsidRDefault="007830E9" w:rsidP="00652D69">
      <w:pPr>
        <w:pStyle w:val="CommentText"/>
      </w:pPr>
      <w:r>
        <w:rPr>
          <w:rStyle w:val="CommentReference"/>
        </w:rPr>
        <w:annotationRef/>
      </w:r>
      <w:r>
        <w:t xml:space="preserve">. </w:t>
      </w:r>
      <w:r w:rsidRPr="00652D69">
        <w:t>https://www.tensorflow.org/guide</w:t>
      </w:r>
    </w:p>
  </w:comment>
  <w:comment w:id="46" w:author="Ježek Bruno" w:date="2019-03-28T10:02:00Z" w:initials="JB">
    <w:p w14:paraId="6ED0F0EF" w14:textId="77777777" w:rsidR="007830E9" w:rsidRDefault="007830E9" w:rsidP="00B10C63">
      <w:pPr>
        <w:pStyle w:val="CommentText"/>
      </w:pPr>
      <w:r>
        <w:rPr>
          <w:rStyle w:val="CommentReference"/>
        </w:rPr>
        <w:annotationRef/>
      </w:r>
      <w:r>
        <w:t>Proč najednou poznámka pod čarou, citujte web</w:t>
      </w:r>
    </w:p>
    <w:p w14:paraId="60B7F3B0" w14:textId="77777777" w:rsidR="007830E9" w:rsidRDefault="007830E9" w:rsidP="00B10C63">
      <w:pPr>
        <w:pStyle w:val="CommentText"/>
      </w:pPr>
      <w:r>
        <w:t>Možná lépe uvést knihovnu u popisu pythonu</w:t>
      </w:r>
    </w:p>
  </w:comment>
  <w:comment w:id="47" w:author="Pepa Sládek" w:date="2019-04-09T13:34:00Z" w:initials="PS">
    <w:p w14:paraId="5EB2A622" w14:textId="7D6C7314" w:rsidR="007830E9" w:rsidRDefault="007830E9">
      <w:pPr>
        <w:pStyle w:val="CommentText"/>
      </w:pPr>
      <w:r>
        <w:rPr>
          <w:rStyle w:val="CommentReference"/>
        </w:rPr>
        <w:annotationRef/>
      </w:r>
      <w:r>
        <w:t>Není to zcela stěžejní technologie. Její popis by v samostatné kapitole působil dost ploše. Domnívám se, že stačí tato zmínka „mimochodem“.</w:t>
      </w:r>
    </w:p>
  </w:comment>
  <w:comment w:id="49" w:author="Pepa Sládek" w:date="2019-02-12T10:33:00Z" w:initials="PS">
    <w:p w14:paraId="7B63129E" w14:textId="77777777" w:rsidR="007830E9" w:rsidRDefault="007830E9">
      <w:pPr>
        <w:pStyle w:val="CommentText"/>
      </w:pPr>
      <w:r>
        <w:rPr>
          <w:rStyle w:val="CommentReference"/>
        </w:rPr>
        <w:annotationRef/>
      </w:r>
      <w:r>
        <w:t>Předpokladem je, že se takto udrží kontext</w:t>
      </w:r>
    </w:p>
  </w:comment>
  <w:comment w:id="53" w:author="Ouhrabka Adam" w:date="2019-03-24T13:01:00Z" w:initials="OA">
    <w:p w14:paraId="43FEF4C8" w14:textId="57567F44" w:rsidR="007830E9" w:rsidRDefault="007830E9">
      <w:pPr>
        <w:pStyle w:val="CommentText"/>
      </w:pPr>
      <w:r>
        <w:rPr>
          <w:rStyle w:val="CommentReference"/>
        </w:rPr>
        <w:annotationRef/>
      </w:r>
      <w:r>
        <w:t>Přidat všechny vizualizace vstupních dat do přílohy?</w:t>
      </w:r>
    </w:p>
  </w:comment>
  <w:comment w:id="54" w:author="Ježek Bruno" w:date="2019-03-28T10:15:00Z" w:initials="JB">
    <w:p w14:paraId="5C1F8EC8" w14:textId="67C15E72" w:rsidR="007830E9" w:rsidRDefault="007830E9">
      <w:pPr>
        <w:pStyle w:val="CommentText"/>
      </w:pPr>
      <w:r>
        <w:rPr>
          <w:rStyle w:val="CommentReference"/>
        </w:rPr>
        <w:annotationRef/>
      </w:r>
      <w:r>
        <w:t>formulace</w:t>
      </w:r>
    </w:p>
  </w:comment>
  <w:comment w:id="55" w:author="Pepa Sládek" w:date="2019-04-09T13:38:00Z" w:initials="PS">
    <w:p w14:paraId="7F9D7357" w14:textId="41406C15" w:rsidR="007830E9" w:rsidRDefault="007830E9">
      <w:pPr>
        <w:pStyle w:val="CommentText"/>
      </w:pPr>
      <w:r>
        <w:rPr>
          <w:rStyle w:val="CommentReference"/>
        </w:rPr>
        <w:annotationRef/>
      </w:r>
      <w:r>
        <w:t>upraveno</w:t>
      </w:r>
    </w:p>
  </w:comment>
  <w:comment w:id="56" w:author="Pepa Sládek" w:date="2019-04-12T11:48:00Z" w:initials="PS">
    <w:p w14:paraId="073C2A4C" w14:textId="22096749" w:rsidR="0053052D" w:rsidRDefault="0053052D">
      <w:pPr>
        <w:pStyle w:val="CommentText"/>
      </w:pPr>
      <w:r>
        <w:rPr>
          <w:rStyle w:val="CommentReference"/>
        </w:rPr>
        <w:annotationRef/>
      </w:r>
      <w:r>
        <w:t>Tady bych se nějak potřeboval odkázat na přílohu 10.1</w:t>
      </w:r>
    </w:p>
  </w:comment>
  <w:comment w:id="64" w:author="Ježek Bruno" w:date="2019-03-28T10:24:00Z" w:initials="JB">
    <w:p w14:paraId="6B23B36D" w14:textId="77777777" w:rsidR="007830E9" w:rsidRDefault="007830E9" w:rsidP="00E25DB9">
      <w:pPr>
        <w:pStyle w:val="CommentText"/>
      </w:pPr>
      <w:r>
        <w:rPr>
          <w:rStyle w:val="CommentReference"/>
        </w:rPr>
        <w:annotationRef/>
      </w:r>
      <w:r>
        <w:t>to by mělo předcházet algoritmu, zde vysvětlujete, to co je podstatne</w:t>
      </w:r>
    </w:p>
  </w:comment>
  <w:comment w:id="65" w:author="Pepa Sládek" w:date="2019-04-09T13:42:00Z" w:initials="PS">
    <w:p w14:paraId="39C5DC90" w14:textId="3366D7BB" w:rsidR="007830E9" w:rsidRDefault="007830E9">
      <w:pPr>
        <w:pStyle w:val="CommentText"/>
      </w:pPr>
      <w:r>
        <w:rPr>
          <w:rStyle w:val="CommentReference"/>
        </w:rPr>
        <w:annotationRef/>
      </w:r>
      <w:r>
        <w:t>Umístil jsem to sem.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DE2A00" w15:done="0"/>
  <w15:commentEx w15:paraId="014E5A80" w15:done="0"/>
  <w15:commentEx w15:paraId="4F5D62C8" w15:done="0"/>
  <w15:commentEx w15:paraId="736C46F7" w15:paraIdParent="4F5D62C8" w15:done="0"/>
  <w15:commentEx w15:paraId="2F20203B" w15:done="0"/>
  <w15:commentEx w15:paraId="01C63E07" w15:paraIdParent="2F20203B" w15:done="0"/>
  <w15:commentEx w15:paraId="1A853165" w15:done="0"/>
  <w15:commentEx w15:paraId="20DD2B6B" w15:done="0"/>
  <w15:commentEx w15:paraId="2F5953ED" w15:done="0"/>
  <w15:commentEx w15:paraId="4BF30EFF" w15:paraIdParent="2F5953ED" w15:done="0"/>
  <w15:commentEx w15:paraId="591108CB" w15:done="0"/>
  <w15:commentEx w15:paraId="60B7F3B0" w15:done="0"/>
  <w15:commentEx w15:paraId="5EB2A622" w15:paraIdParent="60B7F3B0" w15:done="0"/>
  <w15:commentEx w15:paraId="7B63129E" w15:done="0"/>
  <w15:commentEx w15:paraId="43FEF4C8" w15:done="0"/>
  <w15:commentEx w15:paraId="5C1F8EC8" w15:done="0"/>
  <w15:commentEx w15:paraId="7F9D7357" w15:paraIdParent="5C1F8EC8" w15:done="0"/>
  <w15:commentEx w15:paraId="073C2A4C" w15:done="0"/>
  <w15:commentEx w15:paraId="6B23B36D" w15:done="0"/>
  <w15:commentEx w15:paraId="39C5DC90" w15:paraIdParent="6B23B3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7C157" w14:textId="77777777" w:rsidR="00DF20C1" w:rsidRDefault="00DF20C1" w:rsidP="00FB0812">
      <w:pPr>
        <w:spacing w:after="0" w:line="240" w:lineRule="auto"/>
      </w:pPr>
      <w:r>
        <w:separator/>
      </w:r>
    </w:p>
  </w:endnote>
  <w:endnote w:type="continuationSeparator" w:id="0">
    <w:p w14:paraId="2E8DF278" w14:textId="77777777" w:rsidR="00DF20C1" w:rsidRDefault="00DF20C1"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7830E9" w:rsidRDefault="007830E9">
    <w:pPr>
      <w:pStyle w:val="Footer"/>
      <w:jc w:val="center"/>
    </w:pPr>
  </w:p>
  <w:p w14:paraId="3E81E14C" w14:textId="77777777" w:rsidR="007830E9" w:rsidRDefault="007830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4536"/>
      <w:docPartObj>
        <w:docPartGallery w:val="Page Numbers (Bottom of Page)"/>
        <w:docPartUnique/>
      </w:docPartObj>
    </w:sdtPr>
    <w:sdtContent>
      <w:p w14:paraId="724F11D2" w14:textId="68EFD592" w:rsidR="007830E9" w:rsidRDefault="007830E9">
        <w:pPr>
          <w:pStyle w:val="Footer"/>
          <w:jc w:val="center"/>
        </w:pPr>
        <w:r>
          <w:fldChar w:fldCharType="begin"/>
        </w:r>
        <w:r>
          <w:instrText>PAGE   \* MERGEFORMAT</w:instrText>
        </w:r>
        <w:r>
          <w:fldChar w:fldCharType="separate"/>
        </w:r>
        <w:r w:rsidR="00B02C44">
          <w:rPr>
            <w:noProof/>
          </w:rPr>
          <w:t>48</w:t>
        </w:r>
        <w:r>
          <w:fldChar w:fldCharType="end"/>
        </w:r>
      </w:p>
    </w:sdtContent>
  </w:sdt>
  <w:p w14:paraId="5E6B8E0A" w14:textId="77777777" w:rsidR="007830E9" w:rsidRDefault="00783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BF646" w14:textId="77777777" w:rsidR="00DF20C1" w:rsidRDefault="00DF20C1" w:rsidP="00FB0812">
      <w:pPr>
        <w:spacing w:after="0" w:line="240" w:lineRule="auto"/>
      </w:pPr>
      <w:r>
        <w:separator/>
      </w:r>
    </w:p>
  </w:footnote>
  <w:footnote w:type="continuationSeparator" w:id="0">
    <w:p w14:paraId="57758630" w14:textId="77777777" w:rsidR="00DF20C1" w:rsidRDefault="00DF20C1" w:rsidP="00FB0812">
      <w:pPr>
        <w:spacing w:after="0" w:line="240" w:lineRule="auto"/>
      </w:pPr>
      <w:r>
        <w:continuationSeparator/>
      </w:r>
    </w:p>
  </w:footnote>
  <w:footnote w:id="1">
    <w:p w14:paraId="5AB7FB45" w14:textId="15858E54" w:rsidR="007830E9" w:rsidRDefault="007830E9" w:rsidP="00496118">
      <w:pPr>
        <w:pStyle w:val="FootnoteText"/>
      </w:pPr>
      <w:r>
        <w:rPr>
          <w:rStyle w:val="FootnoteReference"/>
        </w:rPr>
        <w:footnoteRef/>
      </w:r>
      <w:r>
        <w:t xml:space="preserve"> </w:t>
      </w:r>
      <w:r w:rsidRPr="00AE7F9E">
        <w:t>Large Scale Visual Recognition Challenge</w:t>
      </w:r>
      <w:r>
        <w:t xml:space="preserve"> - soutěž </w:t>
      </w:r>
      <w:r w:rsidR="00C66217">
        <w:t xml:space="preserve">v </w:t>
      </w:r>
      <w:r>
        <w:t>rozpozná</w:t>
      </w:r>
      <w:r w:rsidR="00C66217">
        <w:t>vá</w:t>
      </w:r>
      <w:r>
        <w:t>ní objektu</w:t>
      </w:r>
      <w:r w:rsidR="00C66217">
        <w:t xml:space="preserve"> na rastrovém obrázku</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192C2C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26B6C"/>
    <w:multiLevelType w:val="hybridMultilevel"/>
    <w:tmpl w:val="CB784938"/>
    <w:lvl w:ilvl="0" w:tplc="C17A1084">
      <w:start w:val="1"/>
      <w:numFmt w:val="decimal"/>
      <w:pStyle w:val="Bibliography"/>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pa Sládek">
    <w15:presenceInfo w15:providerId="Windows Live" w15:userId="beb253a23e39dc97"/>
  </w15:person>
  <w15:person w15:author="Ouhrabka Adam">
    <w15:presenceInfo w15:providerId="None" w15:userId="Ouhrabka 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2F03"/>
    <w:rsid w:val="00045669"/>
    <w:rsid w:val="00045D46"/>
    <w:rsid w:val="00050CD6"/>
    <w:rsid w:val="00051DF7"/>
    <w:rsid w:val="0005477A"/>
    <w:rsid w:val="000551D2"/>
    <w:rsid w:val="00060541"/>
    <w:rsid w:val="00060A18"/>
    <w:rsid w:val="000610F5"/>
    <w:rsid w:val="00064F73"/>
    <w:rsid w:val="00065A08"/>
    <w:rsid w:val="000678F8"/>
    <w:rsid w:val="000708C2"/>
    <w:rsid w:val="00075D5A"/>
    <w:rsid w:val="00083C0C"/>
    <w:rsid w:val="0009065F"/>
    <w:rsid w:val="000965CA"/>
    <w:rsid w:val="00096B7C"/>
    <w:rsid w:val="000A3F68"/>
    <w:rsid w:val="000B0370"/>
    <w:rsid w:val="000B6173"/>
    <w:rsid w:val="000C1BB6"/>
    <w:rsid w:val="000C1BCF"/>
    <w:rsid w:val="000C2E59"/>
    <w:rsid w:val="000C5833"/>
    <w:rsid w:val="000C6491"/>
    <w:rsid w:val="000C78B2"/>
    <w:rsid w:val="000D17CF"/>
    <w:rsid w:val="000D3A6C"/>
    <w:rsid w:val="000D6660"/>
    <w:rsid w:val="000E1A3D"/>
    <w:rsid w:val="000E48FF"/>
    <w:rsid w:val="000F04BD"/>
    <w:rsid w:val="000F1F24"/>
    <w:rsid w:val="000F37C0"/>
    <w:rsid w:val="000F66F6"/>
    <w:rsid w:val="0010327C"/>
    <w:rsid w:val="00103370"/>
    <w:rsid w:val="00112AD9"/>
    <w:rsid w:val="001131C6"/>
    <w:rsid w:val="0011351E"/>
    <w:rsid w:val="001142F1"/>
    <w:rsid w:val="00125FE2"/>
    <w:rsid w:val="0013208F"/>
    <w:rsid w:val="00134238"/>
    <w:rsid w:val="001463D2"/>
    <w:rsid w:val="00146CA1"/>
    <w:rsid w:val="00151246"/>
    <w:rsid w:val="00154000"/>
    <w:rsid w:val="00154A0A"/>
    <w:rsid w:val="00154EF9"/>
    <w:rsid w:val="00155617"/>
    <w:rsid w:val="00155E3A"/>
    <w:rsid w:val="00162545"/>
    <w:rsid w:val="001662B2"/>
    <w:rsid w:val="00172A2F"/>
    <w:rsid w:val="00172B10"/>
    <w:rsid w:val="001756B6"/>
    <w:rsid w:val="00186380"/>
    <w:rsid w:val="00186975"/>
    <w:rsid w:val="001915E0"/>
    <w:rsid w:val="00191F46"/>
    <w:rsid w:val="0019539B"/>
    <w:rsid w:val="001A0463"/>
    <w:rsid w:val="001A3266"/>
    <w:rsid w:val="001A588F"/>
    <w:rsid w:val="001A71DE"/>
    <w:rsid w:val="001A76E1"/>
    <w:rsid w:val="001B1C27"/>
    <w:rsid w:val="001B67A0"/>
    <w:rsid w:val="001C1E87"/>
    <w:rsid w:val="001D17EC"/>
    <w:rsid w:val="001D4309"/>
    <w:rsid w:val="001F715E"/>
    <w:rsid w:val="001F7A87"/>
    <w:rsid w:val="00200A8A"/>
    <w:rsid w:val="00204835"/>
    <w:rsid w:val="00205022"/>
    <w:rsid w:val="00205648"/>
    <w:rsid w:val="00206526"/>
    <w:rsid w:val="00212DFE"/>
    <w:rsid w:val="00213E8B"/>
    <w:rsid w:val="002150BA"/>
    <w:rsid w:val="00215DDE"/>
    <w:rsid w:val="00216C16"/>
    <w:rsid w:val="00216C7F"/>
    <w:rsid w:val="0021742A"/>
    <w:rsid w:val="002225F7"/>
    <w:rsid w:val="002226E4"/>
    <w:rsid w:val="00231721"/>
    <w:rsid w:val="00232EDF"/>
    <w:rsid w:val="00233971"/>
    <w:rsid w:val="00252AC0"/>
    <w:rsid w:val="002553D6"/>
    <w:rsid w:val="00255CE4"/>
    <w:rsid w:val="00257B7B"/>
    <w:rsid w:val="002632B4"/>
    <w:rsid w:val="00264424"/>
    <w:rsid w:val="0026541F"/>
    <w:rsid w:val="00266244"/>
    <w:rsid w:val="0026640B"/>
    <w:rsid w:val="0027056E"/>
    <w:rsid w:val="002709CE"/>
    <w:rsid w:val="00270C87"/>
    <w:rsid w:val="00273E31"/>
    <w:rsid w:val="002766DE"/>
    <w:rsid w:val="00280796"/>
    <w:rsid w:val="00280FEE"/>
    <w:rsid w:val="00283E68"/>
    <w:rsid w:val="00287258"/>
    <w:rsid w:val="002965B1"/>
    <w:rsid w:val="002A1810"/>
    <w:rsid w:val="002A3C3E"/>
    <w:rsid w:val="002A6D82"/>
    <w:rsid w:val="002B2140"/>
    <w:rsid w:val="002B77A7"/>
    <w:rsid w:val="002C0A84"/>
    <w:rsid w:val="002C5459"/>
    <w:rsid w:val="002D2995"/>
    <w:rsid w:val="002D486E"/>
    <w:rsid w:val="002D540A"/>
    <w:rsid w:val="002D628D"/>
    <w:rsid w:val="002E0704"/>
    <w:rsid w:val="002E17AC"/>
    <w:rsid w:val="002E5147"/>
    <w:rsid w:val="002F2A38"/>
    <w:rsid w:val="00306489"/>
    <w:rsid w:val="00312BA2"/>
    <w:rsid w:val="00312F03"/>
    <w:rsid w:val="003138AB"/>
    <w:rsid w:val="003173F9"/>
    <w:rsid w:val="00320D95"/>
    <w:rsid w:val="003229C2"/>
    <w:rsid w:val="003248FB"/>
    <w:rsid w:val="00330A75"/>
    <w:rsid w:val="00331B32"/>
    <w:rsid w:val="00332023"/>
    <w:rsid w:val="00334F94"/>
    <w:rsid w:val="00344716"/>
    <w:rsid w:val="00350E61"/>
    <w:rsid w:val="00352879"/>
    <w:rsid w:val="00364A5C"/>
    <w:rsid w:val="00365130"/>
    <w:rsid w:val="00365FBD"/>
    <w:rsid w:val="00366624"/>
    <w:rsid w:val="0037063B"/>
    <w:rsid w:val="0037095C"/>
    <w:rsid w:val="00372C53"/>
    <w:rsid w:val="003748C1"/>
    <w:rsid w:val="00375977"/>
    <w:rsid w:val="003760DE"/>
    <w:rsid w:val="00377818"/>
    <w:rsid w:val="00381893"/>
    <w:rsid w:val="00383B56"/>
    <w:rsid w:val="00383DCF"/>
    <w:rsid w:val="003841B2"/>
    <w:rsid w:val="0038445A"/>
    <w:rsid w:val="003851EA"/>
    <w:rsid w:val="003867F9"/>
    <w:rsid w:val="00395921"/>
    <w:rsid w:val="00396329"/>
    <w:rsid w:val="003A22F9"/>
    <w:rsid w:val="003A330A"/>
    <w:rsid w:val="003A4AC7"/>
    <w:rsid w:val="003A77AD"/>
    <w:rsid w:val="003B49CF"/>
    <w:rsid w:val="003C009A"/>
    <w:rsid w:val="003C0299"/>
    <w:rsid w:val="003D0D7F"/>
    <w:rsid w:val="003D3656"/>
    <w:rsid w:val="003D6C8E"/>
    <w:rsid w:val="003E1E49"/>
    <w:rsid w:val="003E58B3"/>
    <w:rsid w:val="003F2280"/>
    <w:rsid w:val="00401850"/>
    <w:rsid w:val="0040279A"/>
    <w:rsid w:val="00402B7E"/>
    <w:rsid w:val="00402E37"/>
    <w:rsid w:val="00403AE6"/>
    <w:rsid w:val="0040456C"/>
    <w:rsid w:val="00406E13"/>
    <w:rsid w:val="00412E60"/>
    <w:rsid w:val="00416949"/>
    <w:rsid w:val="00421686"/>
    <w:rsid w:val="004226A9"/>
    <w:rsid w:val="0043045F"/>
    <w:rsid w:val="004323C1"/>
    <w:rsid w:val="004376E3"/>
    <w:rsid w:val="0044131E"/>
    <w:rsid w:val="00441DED"/>
    <w:rsid w:val="004426E7"/>
    <w:rsid w:val="00444611"/>
    <w:rsid w:val="00444C8F"/>
    <w:rsid w:val="00445DDC"/>
    <w:rsid w:val="0044776E"/>
    <w:rsid w:val="00450F1E"/>
    <w:rsid w:val="00453E50"/>
    <w:rsid w:val="00460BB6"/>
    <w:rsid w:val="00461155"/>
    <w:rsid w:val="00461341"/>
    <w:rsid w:val="004615F6"/>
    <w:rsid w:val="004624F2"/>
    <w:rsid w:val="00466BD0"/>
    <w:rsid w:val="00470006"/>
    <w:rsid w:val="00470F33"/>
    <w:rsid w:val="00471429"/>
    <w:rsid w:val="00471977"/>
    <w:rsid w:val="00473287"/>
    <w:rsid w:val="00490A79"/>
    <w:rsid w:val="004916E8"/>
    <w:rsid w:val="004920A3"/>
    <w:rsid w:val="00496118"/>
    <w:rsid w:val="004A1861"/>
    <w:rsid w:val="004A49D3"/>
    <w:rsid w:val="004B31DF"/>
    <w:rsid w:val="004B7BA1"/>
    <w:rsid w:val="004C0032"/>
    <w:rsid w:val="004C21C0"/>
    <w:rsid w:val="004C2262"/>
    <w:rsid w:val="004C2420"/>
    <w:rsid w:val="004C31B1"/>
    <w:rsid w:val="004C52D2"/>
    <w:rsid w:val="004D439E"/>
    <w:rsid w:val="004D4665"/>
    <w:rsid w:val="004E270B"/>
    <w:rsid w:val="004E63C4"/>
    <w:rsid w:val="00500E84"/>
    <w:rsid w:val="00501FF8"/>
    <w:rsid w:val="00504230"/>
    <w:rsid w:val="0051552B"/>
    <w:rsid w:val="005223C2"/>
    <w:rsid w:val="0052620E"/>
    <w:rsid w:val="0053052D"/>
    <w:rsid w:val="00530CB1"/>
    <w:rsid w:val="0054232F"/>
    <w:rsid w:val="00544347"/>
    <w:rsid w:val="00544B82"/>
    <w:rsid w:val="00547601"/>
    <w:rsid w:val="00550A50"/>
    <w:rsid w:val="005572AC"/>
    <w:rsid w:val="0056235A"/>
    <w:rsid w:val="005679ED"/>
    <w:rsid w:val="00567F4B"/>
    <w:rsid w:val="005714CC"/>
    <w:rsid w:val="00573DA7"/>
    <w:rsid w:val="00577EFD"/>
    <w:rsid w:val="005815BF"/>
    <w:rsid w:val="00586FA7"/>
    <w:rsid w:val="00595002"/>
    <w:rsid w:val="005959D7"/>
    <w:rsid w:val="00595AF0"/>
    <w:rsid w:val="005B452A"/>
    <w:rsid w:val="005C01BE"/>
    <w:rsid w:val="005C7D24"/>
    <w:rsid w:val="005D200B"/>
    <w:rsid w:val="005D4AB0"/>
    <w:rsid w:val="005D561C"/>
    <w:rsid w:val="005E0E28"/>
    <w:rsid w:val="005E1BA7"/>
    <w:rsid w:val="005E42DE"/>
    <w:rsid w:val="005E7ACB"/>
    <w:rsid w:val="005F037B"/>
    <w:rsid w:val="005F3188"/>
    <w:rsid w:val="005F40F7"/>
    <w:rsid w:val="005F59B7"/>
    <w:rsid w:val="005F5C1E"/>
    <w:rsid w:val="005F6FDA"/>
    <w:rsid w:val="0060006B"/>
    <w:rsid w:val="0060124E"/>
    <w:rsid w:val="00604460"/>
    <w:rsid w:val="00604C52"/>
    <w:rsid w:val="0061418B"/>
    <w:rsid w:val="00616755"/>
    <w:rsid w:val="00621328"/>
    <w:rsid w:val="00624398"/>
    <w:rsid w:val="006265A3"/>
    <w:rsid w:val="006270B2"/>
    <w:rsid w:val="00631FD6"/>
    <w:rsid w:val="006321F6"/>
    <w:rsid w:val="00632EFF"/>
    <w:rsid w:val="0063382D"/>
    <w:rsid w:val="0063395F"/>
    <w:rsid w:val="00634113"/>
    <w:rsid w:val="006348F9"/>
    <w:rsid w:val="006405B6"/>
    <w:rsid w:val="006449BA"/>
    <w:rsid w:val="0065093E"/>
    <w:rsid w:val="00652D69"/>
    <w:rsid w:val="00655F6D"/>
    <w:rsid w:val="00663F9C"/>
    <w:rsid w:val="00665BFF"/>
    <w:rsid w:val="006661A8"/>
    <w:rsid w:val="00670A60"/>
    <w:rsid w:val="00673F79"/>
    <w:rsid w:val="00675649"/>
    <w:rsid w:val="00682E08"/>
    <w:rsid w:val="00683C01"/>
    <w:rsid w:val="00692674"/>
    <w:rsid w:val="006941C1"/>
    <w:rsid w:val="0069492E"/>
    <w:rsid w:val="006970F2"/>
    <w:rsid w:val="006A6891"/>
    <w:rsid w:val="006A70DD"/>
    <w:rsid w:val="006A7513"/>
    <w:rsid w:val="006B4BF1"/>
    <w:rsid w:val="006B4DE1"/>
    <w:rsid w:val="006B4EE9"/>
    <w:rsid w:val="006B4F2E"/>
    <w:rsid w:val="006B53C6"/>
    <w:rsid w:val="006B6821"/>
    <w:rsid w:val="006B6E22"/>
    <w:rsid w:val="006C008D"/>
    <w:rsid w:val="006C09AC"/>
    <w:rsid w:val="006C16BA"/>
    <w:rsid w:val="006D00BA"/>
    <w:rsid w:val="006D4236"/>
    <w:rsid w:val="006D4987"/>
    <w:rsid w:val="006D61AF"/>
    <w:rsid w:val="006D64FD"/>
    <w:rsid w:val="006D7066"/>
    <w:rsid w:val="006E0144"/>
    <w:rsid w:val="006E279D"/>
    <w:rsid w:val="006E3E31"/>
    <w:rsid w:val="006E41C8"/>
    <w:rsid w:val="006E6371"/>
    <w:rsid w:val="006E7B0D"/>
    <w:rsid w:val="006F4EE2"/>
    <w:rsid w:val="006F55DD"/>
    <w:rsid w:val="006F5C54"/>
    <w:rsid w:val="0070200F"/>
    <w:rsid w:val="00715B21"/>
    <w:rsid w:val="00717150"/>
    <w:rsid w:val="007270B7"/>
    <w:rsid w:val="007320B5"/>
    <w:rsid w:val="00742F62"/>
    <w:rsid w:val="007531D6"/>
    <w:rsid w:val="00763A4F"/>
    <w:rsid w:val="007652B5"/>
    <w:rsid w:val="007668A8"/>
    <w:rsid w:val="00767984"/>
    <w:rsid w:val="00770957"/>
    <w:rsid w:val="007738F0"/>
    <w:rsid w:val="00776F7B"/>
    <w:rsid w:val="0078047C"/>
    <w:rsid w:val="007823A0"/>
    <w:rsid w:val="0078254F"/>
    <w:rsid w:val="007830E9"/>
    <w:rsid w:val="00787B97"/>
    <w:rsid w:val="00787F85"/>
    <w:rsid w:val="00790D7E"/>
    <w:rsid w:val="007911EC"/>
    <w:rsid w:val="00791C68"/>
    <w:rsid w:val="00796DBE"/>
    <w:rsid w:val="007A1E6C"/>
    <w:rsid w:val="007A2F1C"/>
    <w:rsid w:val="007B426C"/>
    <w:rsid w:val="007B53D1"/>
    <w:rsid w:val="007B72C8"/>
    <w:rsid w:val="007B79E7"/>
    <w:rsid w:val="007C2005"/>
    <w:rsid w:val="007C762C"/>
    <w:rsid w:val="007D7441"/>
    <w:rsid w:val="007D7A09"/>
    <w:rsid w:val="007E2D73"/>
    <w:rsid w:val="007E544C"/>
    <w:rsid w:val="007F3235"/>
    <w:rsid w:val="007F3C4E"/>
    <w:rsid w:val="007F4652"/>
    <w:rsid w:val="007F6755"/>
    <w:rsid w:val="00801128"/>
    <w:rsid w:val="0080227D"/>
    <w:rsid w:val="00804F63"/>
    <w:rsid w:val="00805B08"/>
    <w:rsid w:val="008071AD"/>
    <w:rsid w:val="00823182"/>
    <w:rsid w:val="008244F6"/>
    <w:rsid w:val="00833DD2"/>
    <w:rsid w:val="0083459A"/>
    <w:rsid w:val="00834A08"/>
    <w:rsid w:val="00836ACB"/>
    <w:rsid w:val="00836B5A"/>
    <w:rsid w:val="00837D96"/>
    <w:rsid w:val="0084237B"/>
    <w:rsid w:val="008434FA"/>
    <w:rsid w:val="008451BF"/>
    <w:rsid w:val="00847F25"/>
    <w:rsid w:val="00850DC9"/>
    <w:rsid w:val="008756E0"/>
    <w:rsid w:val="00876222"/>
    <w:rsid w:val="00880418"/>
    <w:rsid w:val="00884992"/>
    <w:rsid w:val="00897461"/>
    <w:rsid w:val="008B66D9"/>
    <w:rsid w:val="008C1196"/>
    <w:rsid w:val="008C7ED2"/>
    <w:rsid w:val="008D65F3"/>
    <w:rsid w:val="008E012D"/>
    <w:rsid w:val="008E1A76"/>
    <w:rsid w:val="008E454C"/>
    <w:rsid w:val="008F15E4"/>
    <w:rsid w:val="008F3AD1"/>
    <w:rsid w:val="008F41CF"/>
    <w:rsid w:val="008F7E52"/>
    <w:rsid w:val="0090167A"/>
    <w:rsid w:val="0090321A"/>
    <w:rsid w:val="00905AA5"/>
    <w:rsid w:val="00906E65"/>
    <w:rsid w:val="0091074A"/>
    <w:rsid w:val="00911ACF"/>
    <w:rsid w:val="00912918"/>
    <w:rsid w:val="0091782F"/>
    <w:rsid w:val="009205E7"/>
    <w:rsid w:val="009215AD"/>
    <w:rsid w:val="0092289C"/>
    <w:rsid w:val="009250D4"/>
    <w:rsid w:val="00926DBF"/>
    <w:rsid w:val="00927065"/>
    <w:rsid w:val="0093346A"/>
    <w:rsid w:val="00935453"/>
    <w:rsid w:val="00941617"/>
    <w:rsid w:val="00943025"/>
    <w:rsid w:val="009507F2"/>
    <w:rsid w:val="009562FC"/>
    <w:rsid w:val="009566C9"/>
    <w:rsid w:val="00962513"/>
    <w:rsid w:val="00964347"/>
    <w:rsid w:val="00974D71"/>
    <w:rsid w:val="00983680"/>
    <w:rsid w:val="00994ACA"/>
    <w:rsid w:val="00997B97"/>
    <w:rsid w:val="009A0142"/>
    <w:rsid w:val="009A04C2"/>
    <w:rsid w:val="009A27CB"/>
    <w:rsid w:val="009A6689"/>
    <w:rsid w:val="009B4388"/>
    <w:rsid w:val="009C6462"/>
    <w:rsid w:val="009D0433"/>
    <w:rsid w:val="009D3714"/>
    <w:rsid w:val="009D545E"/>
    <w:rsid w:val="009D5C4C"/>
    <w:rsid w:val="009D6FF5"/>
    <w:rsid w:val="009E1121"/>
    <w:rsid w:val="009E14A2"/>
    <w:rsid w:val="009E2F5F"/>
    <w:rsid w:val="009E7CDC"/>
    <w:rsid w:val="009F0575"/>
    <w:rsid w:val="009F45F5"/>
    <w:rsid w:val="009F6408"/>
    <w:rsid w:val="009F7F9D"/>
    <w:rsid w:val="00A00427"/>
    <w:rsid w:val="00A02F3A"/>
    <w:rsid w:val="00A03348"/>
    <w:rsid w:val="00A07FC2"/>
    <w:rsid w:val="00A11B5F"/>
    <w:rsid w:val="00A246F2"/>
    <w:rsid w:val="00A26542"/>
    <w:rsid w:val="00A31129"/>
    <w:rsid w:val="00A350AA"/>
    <w:rsid w:val="00A36A90"/>
    <w:rsid w:val="00A444A9"/>
    <w:rsid w:val="00A572BF"/>
    <w:rsid w:val="00A57EC7"/>
    <w:rsid w:val="00A61949"/>
    <w:rsid w:val="00A70E18"/>
    <w:rsid w:val="00A73A04"/>
    <w:rsid w:val="00A74CF3"/>
    <w:rsid w:val="00A833AB"/>
    <w:rsid w:val="00A9102E"/>
    <w:rsid w:val="00A91883"/>
    <w:rsid w:val="00A93177"/>
    <w:rsid w:val="00A9690B"/>
    <w:rsid w:val="00AA0F1B"/>
    <w:rsid w:val="00AA1449"/>
    <w:rsid w:val="00AA27F0"/>
    <w:rsid w:val="00AA7C80"/>
    <w:rsid w:val="00AB023E"/>
    <w:rsid w:val="00AB0419"/>
    <w:rsid w:val="00AB0C35"/>
    <w:rsid w:val="00AB2098"/>
    <w:rsid w:val="00AB3AEB"/>
    <w:rsid w:val="00AB6F7E"/>
    <w:rsid w:val="00AC595F"/>
    <w:rsid w:val="00AC776C"/>
    <w:rsid w:val="00AD0874"/>
    <w:rsid w:val="00AD0AA4"/>
    <w:rsid w:val="00AD553E"/>
    <w:rsid w:val="00AD63A1"/>
    <w:rsid w:val="00AE2ED3"/>
    <w:rsid w:val="00AE3E34"/>
    <w:rsid w:val="00AE5599"/>
    <w:rsid w:val="00AE7F9E"/>
    <w:rsid w:val="00AF1D2E"/>
    <w:rsid w:val="00AF268C"/>
    <w:rsid w:val="00AF2832"/>
    <w:rsid w:val="00AF2CE6"/>
    <w:rsid w:val="00AF2CE8"/>
    <w:rsid w:val="00AF57AF"/>
    <w:rsid w:val="00B02C44"/>
    <w:rsid w:val="00B05FAC"/>
    <w:rsid w:val="00B06E5F"/>
    <w:rsid w:val="00B10524"/>
    <w:rsid w:val="00B10AEF"/>
    <w:rsid w:val="00B10C63"/>
    <w:rsid w:val="00B1531E"/>
    <w:rsid w:val="00B168DC"/>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2403"/>
    <w:rsid w:val="00B7281E"/>
    <w:rsid w:val="00B7782F"/>
    <w:rsid w:val="00B82BEB"/>
    <w:rsid w:val="00B86222"/>
    <w:rsid w:val="00B87F69"/>
    <w:rsid w:val="00B954A6"/>
    <w:rsid w:val="00BA2E18"/>
    <w:rsid w:val="00BB0231"/>
    <w:rsid w:val="00BB6BE2"/>
    <w:rsid w:val="00BB6FC3"/>
    <w:rsid w:val="00BB779D"/>
    <w:rsid w:val="00BC7D0D"/>
    <w:rsid w:val="00BD4C6F"/>
    <w:rsid w:val="00BD57DA"/>
    <w:rsid w:val="00BD5CB6"/>
    <w:rsid w:val="00BD6956"/>
    <w:rsid w:val="00BE283E"/>
    <w:rsid w:val="00BE4181"/>
    <w:rsid w:val="00BF2378"/>
    <w:rsid w:val="00BF598A"/>
    <w:rsid w:val="00C017E2"/>
    <w:rsid w:val="00C01EE5"/>
    <w:rsid w:val="00C05B9A"/>
    <w:rsid w:val="00C078A1"/>
    <w:rsid w:val="00C10475"/>
    <w:rsid w:val="00C128A7"/>
    <w:rsid w:val="00C15D1E"/>
    <w:rsid w:val="00C21F12"/>
    <w:rsid w:val="00C25769"/>
    <w:rsid w:val="00C27FD1"/>
    <w:rsid w:val="00C30CB2"/>
    <w:rsid w:val="00C30F23"/>
    <w:rsid w:val="00C357BD"/>
    <w:rsid w:val="00C36AC5"/>
    <w:rsid w:val="00C42C7C"/>
    <w:rsid w:val="00C46A53"/>
    <w:rsid w:val="00C51CCC"/>
    <w:rsid w:val="00C52069"/>
    <w:rsid w:val="00C53B10"/>
    <w:rsid w:val="00C56748"/>
    <w:rsid w:val="00C60F15"/>
    <w:rsid w:val="00C66217"/>
    <w:rsid w:val="00C727E8"/>
    <w:rsid w:val="00C733BD"/>
    <w:rsid w:val="00C836E9"/>
    <w:rsid w:val="00C843FB"/>
    <w:rsid w:val="00C87CBF"/>
    <w:rsid w:val="00C92091"/>
    <w:rsid w:val="00C97733"/>
    <w:rsid w:val="00CA5095"/>
    <w:rsid w:val="00CA6F42"/>
    <w:rsid w:val="00CB7837"/>
    <w:rsid w:val="00CB7DEF"/>
    <w:rsid w:val="00CC29C7"/>
    <w:rsid w:val="00CD7A20"/>
    <w:rsid w:val="00CE2DD7"/>
    <w:rsid w:val="00CE4100"/>
    <w:rsid w:val="00CE582B"/>
    <w:rsid w:val="00CE67CC"/>
    <w:rsid w:val="00D0369F"/>
    <w:rsid w:val="00D06213"/>
    <w:rsid w:val="00D06C25"/>
    <w:rsid w:val="00D0759B"/>
    <w:rsid w:val="00D10C19"/>
    <w:rsid w:val="00D2309A"/>
    <w:rsid w:val="00D240BE"/>
    <w:rsid w:val="00D27CC5"/>
    <w:rsid w:val="00D32188"/>
    <w:rsid w:val="00D346E5"/>
    <w:rsid w:val="00D36699"/>
    <w:rsid w:val="00D426DC"/>
    <w:rsid w:val="00D51395"/>
    <w:rsid w:val="00D52E88"/>
    <w:rsid w:val="00D549F1"/>
    <w:rsid w:val="00D55CD8"/>
    <w:rsid w:val="00D561B0"/>
    <w:rsid w:val="00D61CED"/>
    <w:rsid w:val="00D630E0"/>
    <w:rsid w:val="00D64732"/>
    <w:rsid w:val="00D648F0"/>
    <w:rsid w:val="00D6596A"/>
    <w:rsid w:val="00D65A78"/>
    <w:rsid w:val="00D67434"/>
    <w:rsid w:val="00D71B7E"/>
    <w:rsid w:val="00D7284D"/>
    <w:rsid w:val="00D74268"/>
    <w:rsid w:val="00D82341"/>
    <w:rsid w:val="00D84253"/>
    <w:rsid w:val="00D87C6B"/>
    <w:rsid w:val="00D928F5"/>
    <w:rsid w:val="00D94B6F"/>
    <w:rsid w:val="00D96B56"/>
    <w:rsid w:val="00DA0D83"/>
    <w:rsid w:val="00DA2887"/>
    <w:rsid w:val="00DB6483"/>
    <w:rsid w:val="00DB7B6E"/>
    <w:rsid w:val="00DC2818"/>
    <w:rsid w:val="00DC2A72"/>
    <w:rsid w:val="00DC3565"/>
    <w:rsid w:val="00DD1167"/>
    <w:rsid w:val="00DD2832"/>
    <w:rsid w:val="00DD3553"/>
    <w:rsid w:val="00DD3B37"/>
    <w:rsid w:val="00DD3D28"/>
    <w:rsid w:val="00DD4B03"/>
    <w:rsid w:val="00DE262C"/>
    <w:rsid w:val="00DE4348"/>
    <w:rsid w:val="00DE665A"/>
    <w:rsid w:val="00DE7B97"/>
    <w:rsid w:val="00DF05B9"/>
    <w:rsid w:val="00DF20C1"/>
    <w:rsid w:val="00DF6A31"/>
    <w:rsid w:val="00E10054"/>
    <w:rsid w:val="00E114EF"/>
    <w:rsid w:val="00E13265"/>
    <w:rsid w:val="00E163FB"/>
    <w:rsid w:val="00E16F6D"/>
    <w:rsid w:val="00E17003"/>
    <w:rsid w:val="00E2273C"/>
    <w:rsid w:val="00E24F42"/>
    <w:rsid w:val="00E25B52"/>
    <w:rsid w:val="00E25BBD"/>
    <w:rsid w:val="00E25DB9"/>
    <w:rsid w:val="00E37053"/>
    <w:rsid w:val="00E37186"/>
    <w:rsid w:val="00E40126"/>
    <w:rsid w:val="00E43124"/>
    <w:rsid w:val="00E43742"/>
    <w:rsid w:val="00E449B5"/>
    <w:rsid w:val="00E50481"/>
    <w:rsid w:val="00E54B62"/>
    <w:rsid w:val="00E62A5A"/>
    <w:rsid w:val="00E62DA1"/>
    <w:rsid w:val="00E662FC"/>
    <w:rsid w:val="00E67937"/>
    <w:rsid w:val="00E70450"/>
    <w:rsid w:val="00E71350"/>
    <w:rsid w:val="00E7143B"/>
    <w:rsid w:val="00E728C4"/>
    <w:rsid w:val="00E76E4B"/>
    <w:rsid w:val="00E838C3"/>
    <w:rsid w:val="00E87E9F"/>
    <w:rsid w:val="00E922D8"/>
    <w:rsid w:val="00E950EC"/>
    <w:rsid w:val="00E95171"/>
    <w:rsid w:val="00E95442"/>
    <w:rsid w:val="00E95A94"/>
    <w:rsid w:val="00EA0B28"/>
    <w:rsid w:val="00EA4416"/>
    <w:rsid w:val="00EA45E2"/>
    <w:rsid w:val="00EA5F44"/>
    <w:rsid w:val="00EA6D3B"/>
    <w:rsid w:val="00EA6DA5"/>
    <w:rsid w:val="00EB0B9D"/>
    <w:rsid w:val="00EB0D82"/>
    <w:rsid w:val="00EB2872"/>
    <w:rsid w:val="00EB2D8C"/>
    <w:rsid w:val="00EC0DB4"/>
    <w:rsid w:val="00EC2DCC"/>
    <w:rsid w:val="00EC4E37"/>
    <w:rsid w:val="00EC69C9"/>
    <w:rsid w:val="00EC70FB"/>
    <w:rsid w:val="00ED2EDE"/>
    <w:rsid w:val="00EE1FF5"/>
    <w:rsid w:val="00EF1B76"/>
    <w:rsid w:val="00EF373B"/>
    <w:rsid w:val="00EF3F47"/>
    <w:rsid w:val="00EF3F70"/>
    <w:rsid w:val="00EF40C9"/>
    <w:rsid w:val="00EF6DE7"/>
    <w:rsid w:val="00EF71B4"/>
    <w:rsid w:val="00F0096B"/>
    <w:rsid w:val="00F0233F"/>
    <w:rsid w:val="00F079C6"/>
    <w:rsid w:val="00F10076"/>
    <w:rsid w:val="00F16D3E"/>
    <w:rsid w:val="00F17A21"/>
    <w:rsid w:val="00F203C1"/>
    <w:rsid w:val="00F24915"/>
    <w:rsid w:val="00F25EE4"/>
    <w:rsid w:val="00F451CE"/>
    <w:rsid w:val="00F51537"/>
    <w:rsid w:val="00F516D8"/>
    <w:rsid w:val="00F516E5"/>
    <w:rsid w:val="00F60241"/>
    <w:rsid w:val="00F60EEE"/>
    <w:rsid w:val="00F619E4"/>
    <w:rsid w:val="00F66F56"/>
    <w:rsid w:val="00F70503"/>
    <w:rsid w:val="00F76F96"/>
    <w:rsid w:val="00F8472D"/>
    <w:rsid w:val="00FA01B0"/>
    <w:rsid w:val="00FA2FB4"/>
    <w:rsid w:val="00FA514A"/>
    <w:rsid w:val="00FA714E"/>
    <w:rsid w:val="00FB0812"/>
    <w:rsid w:val="00FB1A31"/>
    <w:rsid w:val="00FB3671"/>
    <w:rsid w:val="00FB48F9"/>
    <w:rsid w:val="00FB70D1"/>
    <w:rsid w:val="00FC113B"/>
    <w:rsid w:val="00FC2459"/>
    <w:rsid w:val="00FC7B80"/>
    <w:rsid w:val="00FD0964"/>
    <w:rsid w:val="00FD3A97"/>
    <w:rsid w:val="00FD7F65"/>
    <w:rsid w:val="00FE0844"/>
    <w:rsid w:val="00FE1834"/>
    <w:rsid w:val="00FE287A"/>
    <w:rsid w:val="00FF0618"/>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1FB05E1F-8478-46D9-9277-814B2387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8756E0"/>
    <w:pPr>
      <w:keepNext/>
      <w:keepLines/>
      <w:numPr>
        <w:ilvl w:val="2"/>
        <w:numId w:val="2"/>
      </w:numPr>
      <w:tabs>
        <w:tab w:val="left" w:pos="1134"/>
      </w:tabs>
      <w:spacing w:before="320"/>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8756E0"/>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530CB1"/>
    <w:pPr>
      <w:keepNext/>
      <w:keepLines/>
      <w:tabs>
        <w:tab w:val="left" w:pos="1701"/>
        <w:tab w:val="left" w:pos="7088"/>
      </w:tab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60006B"/>
    <w:pPr>
      <w:numPr>
        <w:numId w:val="7"/>
      </w:numPr>
      <w:spacing w:after="240" w:line="240" w:lineRule="auto"/>
      <w:ind w:left="709" w:hanging="709"/>
      <w:jc w:val="both"/>
    </w:pPr>
    <w:rPr>
      <w:rFonts w:ascii="Cambria" w:hAnsi="Cambria"/>
    </w:rPr>
  </w:style>
  <w:style w:type="paragraph" w:customStyle="1" w:styleId="Standartnitextbezodsazeni">
    <w:name w:val="Standartni text bez odsazeni"/>
    <w:basedOn w:val="Standartnitext"/>
    <w:qFormat/>
    <w:rsid w:val="00155E3A"/>
    <w:pPr>
      <w:ind w:firstLine="0"/>
    </w:pPr>
  </w:style>
  <w:style w:type="paragraph" w:styleId="Revision">
    <w:name w:val="Revision"/>
    <w:hidden/>
    <w:uiPriority w:val="99"/>
    <w:semiHidden/>
    <w:rsid w:val="009A0142"/>
    <w:pPr>
      <w:spacing w:after="0" w:line="240" w:lineRule="auto"/>
    </w:pPr>
  </w:style>
  <w:style w:type="character" w:customStyle="1" w:styleId="citacekurzvou">
    <w:name w:val="citace kurzívou"/>
    <w:basedOn w:val="DefaultParagraphFont"/>
    <w:uiPriority w:val="1"/>
    <w:qFormat/>
    <w:rsid w:val="00AB0C35"/>
    <w:rPr>
      <w:i/>
    </w:rPr>
  </w:style>
  <w:style w:type="character" w:styleId="FollowedHyperlink">
    <w:name w:val="FollowedHyperlink"/>
    <w:basedOn w:val="DefaultParagraphFont"/>
    <w:uiPriority w:val="99"/>
    <w:semiHidden/>
    <w:unhideWhenUsed/>
    <w:rsid w:val="004C00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B6F"/>
    <w:rsid w:val="001F4B6F"/>
    <w:rsid w:val="004E0EB2"/>
    <w:rsid w:val="00595069"/>
    <w:rsid w:val="006501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0EB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1B5C0-B1A1-4D3E-81A5-08F02DC1F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TotalTime>
  <Pages>61</Pages>
  <Words>29898</Words>
  <Characters>176403</Characters>
  <Application>Microsoft Office Word</Application>
  <DocSecurity>0</DocSecurity>
  <Lines>1470</Lines>
  <Paragraphs>411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46</cp:revision>
  <dcterms:created xsi:type="dcterms:W3CDTF">2019-04-01T10:37:00Z</dcterms:created>
  <dcterms:modified xsi:type="dcterms:W3CDTF">2019-04-12T13:20:00Z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id="Bx7wmUm2"/&gt;&lt;style id="http://www.zotero.org/styles/iso690-author-date-cs" hasBibliography="1" bibliographyStyleHasBeenSet="1"/&gt;&lt;prefs&gt;&lt;pref name="fieldType" value="Field"/&gt;&lt;/prefs&gt;&lt;/data&gt;</vt:lpwstr>
  </property>
</Properties>
</file>