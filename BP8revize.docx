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3989334" w14:textId="77777777" w:rsidR="00983680" w:rsidRPr="00983680" w:rsidRDefault="00983680" w:rsidP="00983680">
      <w:pPr>
        <w:autoSpaceDE w:val="0"/>
        <w:autoSpaceDN w:val="0"/>
        <w:adjustRightInd w:val="0"/>
        <w:spacing w:after="0" w:line="360" w:lineRule="auto"/>
        <w:jc w:val="center"/>
        <w:rPr>
          <w:rFonts w:ascii="Arial" w:hAnsi="Arial" w:cs="Arial"/>
          <w:b/>
          <w:bCs/>
          <w:sz w:val="28"/>
          <w:szCs w:val="28"/>
        </w:rPr>
      </w:pPr>
      <w:r w:rsidRPr="00983680">
        <w:rPr>
          <w:rFonts w:ascii="Arial" w:hAnsi="Arial" w:cs="Arial"/>
          <w:b/>
          <w:bCs/>
          <w:sz w:val="28"/>
          <w:szCs w:val="28"/>
        </w:rPr>
        <w:t>Univerzita Hradec Králové</w:t>
      </w:r>
    </w:p>
    <w:p w14:paraId="1F540464" w14:textId="77777777" w:rsidR="00F203C1" w:rsidRPr="00983680" w:rsidRDefault="00983680" w:rsidP="00983680">
      <w:pPr>
        <w:spacing w:line="360" w:lineRule="auto"/>
        <w:jc w:val="center"/>
        <w:rPr>
          <w:rFonts w:ascii="Arial" w:hAnsi="Arial" w:cs="Arial"/>
          <w:b/>
          <w:bCs/>
          <w:sz w:val="28"/>
          <w:szCs w:val="28"/>
        </w:rPr>
      </w:pPr>
      <w:r w:rsidRPr="00983680">
        <w:rPr>
          <w:rFonts w:ascii="Arial" w:hAnsi="Arial" w:cs="Arial"/>
          <w:b/>
          <w:bCs/>
          <w:sz w:val="28"/>
          <w:szCs w:val="28"/>
        </w:rPr>
        <w:t>Fakulta informatiky a managementu</w:t>
      </w:r>
    </w:p>
    <w:p w14:paraId="75392347" w14:textId="77777777" w:rsidR="00983680" w:rsidRDefault="00983680" w:rsidP="00983680">
      <w:pPr>
        <w:jc w:val="center"/>
        <w:rPr>
          <w:rFonts w:ascii="ComeniaSans-Bold" w:hAnsi="ComeniaSans-Bold" w:cs="ComeniaSans-Bold"/>
          <w:b/>
          <w:bCs/>
          <w:sz w:val="28"/>
          <w:szCs w:val="28"/>
        </w:rPr>
      </w:pPr>
    </w:p>
    <w:p w14:paraId="2C0B486A" w14:textId="77777777" w:rsidR="00983680" w:rsidRDefault="00983680" w:rsidP="00983680">
      <w:pPr>
        <w:jc w:val="center"/>
        <w:rPr>
          <w:rFonts w:ascii="ComeniaSans-Bold" w:hAnsi="ComeniaSans-Bold" w:cs="ComeniaSans-Bold"/>
          <w:b/>
          <w:bCs/>
          <w:sz w:val="28"/>
          <w:szCs w:val="28"/>
        </w:rPr>
      </w:pPr>
    </w:p>
    <w:p w14:paraId="47E5DA75" w14:textId="77777777" w:rsidR="00983680" w:rsidRDefault="00983680" w:rsidP="00983680">
      <w:pPr>
        <w:jc w:val="center"/>
        <w:rPr>
          <w:rFonts w:ascii="ComeniaSans-Bold" w:hAnsi="ComeniaSans-Bold" w:cs="ComeniaSans-Bold"/>
          <w:b/>
          <w:bCs/>
          <w:sz w:val="28"/>
          <w:szCs w:val="28"/>
        </w:rPr>
      </w:pPr>
    </w:p>
    <w:p w14:paraId="57FA8D13" w14:textId="77777777" w:rsidR="00983680" w:rsidRDefault="00983680" w:rsidP="00983680">
      <w:pPr>
        <w:jc w:val="center"/>
        <w:rPr>
          <w:rFonts w:ascii="ComeniaSans-Bold" w:hAnsi="ComeniaSans-Bold" w:cs="ComeniaSans-Bold"/>
          <w:b/>
          <w:bCs/>
          <w:sz w:val="28"/>
          <w:szCs w:val="28"/>
        </w:rPr>
      </w:pPr>
    </w:p>
    <w:p w14:paraId="4202F22F" w14:textId="77777777" w:rsidR="00983680" w:rsidRDefault="00983680" w:rsidP="00983680">
      <w:pPr>
        <w:jc w:val="center"/>
        <w:rPr>
          <w:rFonts w:ascii="ComeniaSans-Bold" w:hAnsi="ComeniaSans-Bold" w:cs="ComeniaSans-Bold"/>
          <w:b/>
          <w:bCs/>
          <w:sz w:val="28"/>
          <w:szCs w:val="28"/>
        </w:rPr>
      </w:pPr>
    </w:p>
    <w:p w14:paraId="0611DE94" w14:textId="77777777" w:rsidR="00983680" w:rsidRDefault="00983680" w:rsidP="00983680">
      <w:pPr>
        <w:jc w:val="center"/>
        <w:rPr>
          <w:rFonts w:ascii="ComeniaSans-Bold" w:hAnsi="ComeniaSans-Bold" w:cs="ComeniaSans-Bold"/>
          <w:b/>
          <w:bCs/>
          <w:sz w:val="28"/>
          <w:szCs w:val="28"/>
        </w:rPr>
      </w:pPr>
    </w:p>
    <w:p w14:paraId="76947DA6" w14:textId="77777777" w:rsidR="00983680" w:rsidRDefault="00983680" w:rsidP="00983680">
      <w:pPr>
        <w:jc w:val="center"/>
        <w:rPr>
          <w:rFonts w:ascii="ComeniaSans-Bold" w:hAnsi="ComeniaSans-Bold" w:cs="ComeniaSans-Bold"/>
          <w:b/>
          <w:bCs/>
          <w:sz w:val="28"/>
          <w:szCs w:val="28"/>
        </w:rPr>
      </w:pPr>
    </w:p>
    <w:p w14:paraId="39A537C0" w14:textId="77777777" w:rsidR="00983680" w:rsidRDefault="00983680" w:rsidP="00983680">
      <w:pPr>
        <w:jc w:val="center"/>
        <w:rPr>
          <w:rFonts w:ascii="ComeniaSans-Bold" w:hAnsi="ComeniaSans-Bold" w:cs="ComeniaSans-Bold"/>
          <w:b/>
          <w:bCs/>
          <w:sz w:val="28"/>
          <w:szCs w:val="28"/>
        </w:rPr>
      </w:pPr>
    </w:p>
    <w:p w14:paraId="125890B4" w14:textId="77777777" w:rsidR="00983680" w:rsidRDefault="00983680" w:rsidP="00983680">
      <w:pPr>
        <w:pStyle w:val="Titulnnadpis"/>
      </w:pPr>
      <w:r>
        <w:t>BAKALÁŘSKÁ PRÁCE</w:t>
      </w:r>
    </w:p>
    <w:p w14:paraId="6AB3F599" w14:textId="77777777" w:rsidR="00983680" w:rsidRDefault="00983680" w:rsidP="00983680">
      <w:pPr>
        <w:jc w:val="center"/>
        <w:rPr>
          <w:rFonts w:ascii="ComeniaSans-Bold" w:hAnsi="ComeniaSans-Bold" w:cs="ComeniaSans-Bold"/>
          <w:b/>
          <w:bCs/>
          <w:sz w:val="38"/>
          <w:szCs w:val="38"/>
        </w:rPr>
      </w:pPr>
    </w:p>
    <w:p w14:paraId="14E1CEDE" w14:textId="77777777" w:rsidR="00983680" w:rsidRDefault="00983680" w:rsidP="00983680">
      <w:pPr>
        <w:jc w:val="center"/>
        <w:rPr>
          <w:rFonts w:ascii="ComeniaSans-Bold" w:hAnsi="ComeniaSans-Bold" w:cs="ComeniaSans-Bold"/>
          <w:b/>
          <w:bCs/>
          <w:sz w:val="38"/>
          <w:szCs w:val="38"/>
        </w:rPr>
      </w:pPr>
    </w:p>
    <w:p w14:paraId="35C9DDC9" w14:textId="77777777" w:rsidR="00983680" w:rsidRDefault="00983680" w:rsidP="00983680">
      <w:pPr>
        <w:jc w:val="center"/>
        <w:rPr>
          <w:rFonts w:ascii="ComeniaSans-Bold" w:hAnsi="ComeniaSans-Bold" w:cs="ComeniaSans-Bold"/>
          <w:b/>
          <w:bCs/>
          <w:sz w:val="38"/>
          <w:szCs w:val="38"/>
        </w:rPr>
      </w:pPr>
    </w:p>
    <w:p w14:paraId="1C4E3845" w14:textId="77777777" w:rsidR="00983680" w:rsidRDefault="00983680" w:rsidP="00983680">
      <w:pPr>
        <w:jc w:val="center"/>
        <w:rPr>
          <w:rFonts w:ascii="ComeniaSans-Bold" w:hAnsi="ComeniaSans-Bold" w:cs="ComeniaSans-Bold"/>
          <w:b/>
          <w:bCs/>
          <w:sz w:val="38"/>
          <w:szCs w:val="38"/>
        </w:rPr>
      </w:pPr>
    </w:p>
    <w:p w14:paraId="7FD17725" w14:textId="77777777" w:rsidR="00983680" w:rsidRDefault="00983680" w:rsidP="00983680">
      <w:pPr>
        <w:jc w:val="center"/>
        <w:rPr>
          <w:rFonts w:ascii="ComeniaSans-Bold" w:hAnsi="ComeniaSans-Bold" w:cs="ComeniaSans-Bold"/>
          <w:b/>
          <w:bCs/>
          <w:sz w:val="38"/>
          <w:szCs w:val="38"/>
        </w:rPr>
      </w:pPr>
    </w:p>
    <w:p w14:paraId="21D4BC9B" w14:textId="77777777" w:rsidR="00983680" w:rsidRDefault="00983680" w:rsidP="00983680">
      <w:pPr>
        <w:jc w:val="center"/>
        <w:rPr>
          <w:rFonts w:ascii="ComeniaSans-Bold" w:hAnsi="ComeniaSans-Bold" w:cs="ComeniaSans-Bold"/>
          <w:b/>
          <w:bCs/>
          <w:sz w:val="38"/>
          <w:szCs w:val="38"/>
        </w:rPr>
      </w:pPr>
    </w:p>
    <w:p w14:paraId="79544B04" w14:textId="77777777" w:rsidR="00983680" w:rsidRDefault="00983680" w:rsidP="00983680">
      <w:pPr>
        <w:jc w:val="center"/>
        <w:rPr>
          <w:rFonts w:ascii="ComeniaSans-Bold" w:hAnsi="ComeniaSans-Bold" w:cs="ComeniaSans-Bold"/>
          <w:b/>
          <w:bCs/>
          <w:sz w:val="38"/>
          <w:szCs w:val="38"/>
        </w:rPr>
      </w:pPr>
    </w:p>
    <w:p w14:paraId="31CEC7F3" w14:textId="77777777" w:rsidR="00983680" w:rsidRDefault="00983680" w:rsidP="00983680">
      <w:pPr>
        <w:jc w:val="center"/>
        <w:rPr>
          <w:rFonts w:ascii="ComeniaSans-Bold" w:hAnsi="ComeniaSans-Bold" w:cs="ComeniaSans-Bold"/>
          <w:b/>
          <w:bCs/>
          <w:sz w:val="38"/>
          <w:szCs w:val="38"/>
        </w:rPr>
      </w:pPr>
    </w:p>
    <w:p w14:paraId="64D9738A" w14:textId="77777777" w:rsidR="00983680" w:rsidRDefault="00983680" w:rsidP="00983680">
      <w:pPr>
        <w:jc w:val="center"/>
        <w:rPr>
          <w:rFonts w:ascii="ComeniaSans-Bold" w:hAnsi="ComeniaSans-Bold" w:cs="ComeniaSans-Bold"/>
          <w:b/>
          <w:bCs/>
          <w:sz w:val="38"/>
          <w:szCs w:val="38"/>
        </w:rPr>
      </w:pPr>
    </w:p>
    <w:p w14:paraId="0532732B" w14:textId="77777777" w:rsidR="00983680" w:rsidRDefault="00983680" w:rsidP="00983680">
      <w:pPr>
        <w:jc w:val="center"/>
        <w:rPr>
          <w:rFonts w:ascii="ComeniaSans-Bold" w:hAnsi="ComeniaSans-Bold" w:cs="ComeniaSans-Bold"/>
          <w:b/>
          <w:bCs/>
          <w:sz w:val="38"/>
          <w:szCs w:val="38"/>
        </w:rPr>
      </w:pPr>
    </w:p>
    <w:p w14:paraId="7B78D9A9" w14:textId="77777777" w:rsidR="00983680" w:rsidRDefault="00983680" w:rsidP="00983680">
      <w:pPr>
        <w:jc w:val="center"/>
        <w:rPr>
          <w:rFonts w:ascii="ComeniaSans-Bold" w:hAnsi="ComeniaSans-Bold" w:cs="ComeniaSans-Bold"/>
          <w:b/>
          <w:bCs/>
          <w:sz w:val="38"/>
          <w:szCs w:val="38"/>
        </w:rPr>
      </w:pPr>
    </w:p>
    <w:p w14:paraId="66432C91" w14:textId="57ADBA84" w:rsidR="00983680" w:rsidRPr="00983680" w:rsidRDefault="00983680" w:rsidP="00983680">
      <w:pPr>
        <w:rPr>
          <w:rFonts w:ascii="Arial" w:hAnsi="Arial" w:cs="Arial"/>
          <w:b/>
          <w:bCs/>
          <w:sz w:val="24"/>
          <w:szCs w:val="24"/>
        </w:rPr>
      </w:pPr>
      <w:r w:rsidRPr="00983680">
        <w:rPr>
          <w:rFonts w:ascii="Arial" w:hAnsi="Arial" w:cs="Arial"/>
          <w:b/>
          <w:bCs/>
          <w:sz w:val="24"/>
          <w:szCs w:val="24"/>
        </w:rPr>
        <w:t>201</w:t>
      </w:r>
      <w:r w:rsidR="00A824E5">
        <w:rPr>
          <w:rFonts w:ascii="Arial" w:hAnsi="Arial" w:cs="Arial"/>
          <w:b/>
          <w:bCs/>
          <w:sz w:val="24"/>
          <w:szCs w:val="24"/>
        </w:rPr>
        <w:t>9</w:t>
      </w:r>
      <w:r w:rsidRPr="00983680">
        <w:rPr>
          <w:rFonts w:ascii="Arial" w:hAnsi="Arial" w:cs="Arial"/>
          <w:b/>
          <w:bCs/>
          <w:sz w:val="24"/>
          <w:szCs w:val="24"/>
        </w:rPr>
        <w:tab/>
      </w:r>
      <w:r w:rsidRPr="00983680">
        <w:rPr>
          <w:rFonts w:ascii="Arial" w:hAnsi="Arial" w:cs="Arial"/>
          <w:b/>
          <w:bCs/>
          <w:sz w:val="24"/>
          <w:szCs w:val="24"/>
        </w:rPr>
        <w:tab/>
      </w:r>
      <w:r w:rsidRPr="00983680">
        <w:rPr>
          <w:rFonts w:ascii="Arial" w:hAnsi="Arial" w:cs="Arial"/>
          <w:b/>
          <w:bCs/>
          <w:sz w:val="24"/>
          <w:szCs w:val="24"/>
        </w:rPr>
        <w:tab/>
      </w:r>
      <w:r w:rsidRPr="00983680">
        <w:rPr>
          <w:rFonts w:ascii="Arial" w:hAnsi="Arial" w:cs="Arial"/>
          <w:b/>
          <w:bCs/>
          <w:sz w:val="24"/>
          <w:szCs w:val="24"/>
        </w:rPr>
        <w:tab/>
      </w:r>
      <w:r w:rsidRPr="00983680">
        <w:rPr>
          <w:rFonts w:ascii="Arial" w:hAnsi="Arial" w:cs="Arial"/>
          <w:b/>
          <w:bCs/>
          <w:sz w:val="24"/>
          <w:szCs w:val="24"/>
        </w:rPr>
        <w:tab/>
      </w:r>
      <w:r w:rsidRPr="00983680">
        <w:rPr>
          <w:rFonts w:ascii="Arial" w:hAnsi="Arial" w:cs="Arial"/>
          <w:b/>
          <w:bCs/>
          <w:sz w:val="24"/>
          <w:szCs w:val="24"/>
        </w:rPr>
        <w:tab/>
      </w:r>
      <w:r w:rsidRPr="00983680">
        <w:rPr>
          <w:rFonts w:ascii="Arial" w:hAnsi="Arial" w:cs="Arial"/>
          <w:b/>
          <w:bCs/>
          <w:sz w:val="24"/>
          <w:szCs w:val="24"/>
        </w:rPr>
        <w:tab/>
      </w:r>
      <w:r w:rsidRPr="00983680">
        <w:rPr>
          <w:rFonts w:ascii="Arial" w:hAnsi="Arial" w:cs="Arial"/>
          <w:b/>
          <w:bCs/>
          <w:sz w:val="24"/>
          <w:szCs w:val="24"/>
        </w:rPr>
        <w:tab/>
        <w:t xml:space="preserve">           Adam Ouhrabka</w:t>
      </w:r>
    </w:p>
    <w:p w14:paraId="3A11A066" w14:textId="77777777" w:rsidR="00983680" w:rsidRDefault="00983680" w:rsidP="00983680">
      <w:pPr>
        <w:rPr>
          <w:rFonts w:ascii="ComeniaSans-Bold" w:hAnsi="ComeniaSans-Bold" w:cs="ComeniaSans-Bold"/>
          <w:b/>
          <w:bCs/>
          <w:sz w:val="24"/>
          <w:szCs w:val="24"/>
        </w:rPr>
      </w:pPr>
    </w:p>
    <w:p w14:paraId="51434E35" w14:textId="77777777" w:rsidR="00983680" w:rsidRDefault="00983680" w:rsidP="00983680">
      <w:pPr>
        <w:rPr>
          <w:rFonts w:ascii="ComeniaSans-Bold" w:hAnsi="ComeniaSans-Bold" w:cs="ComeniaSans-Bold"/>
          <w:b/>
          <w:bCs/>
          <w:sz w:val="24"/>
          <w:szCs w:val="24"/>
        </w:rPr>
      </w:pPr>
    </w:p>
    <w:p w14:paraId="1E1C2956" w14:textId="77777777" w:rsidR="00983680" w:rsidRPr="00983680" w:rsidRDefault="00983680" w:rsidP="00983680">
      <w:pPr>
        <w:autoSpaceDE w:val="0"/>
        <w:autoSpaceDN w:val="0"/>
        <w:adjustRightInd w:val="0"/>
        <w:spacing w:after="0" w:line="360" w:lineRule="auto"/>
        <w:jc w:val="center"/>
        <w:rPr>
          <w:rFonts w:ascii="Arial" w:hAnsi="Arial" w:cs="Arial"/>
          <w:b/>
          <w:bCs/>
          <w:sz w:val="24"/>
          <w:szCs w:val="28"/>
        </w:rPr>
      </w:pPr>
      <w:r w:rsidRPr="00983680">
        <w:rPr>
          <w:rFonts w:ascii="Arial" w:hAnsi="Arial" w:cs="Arial"/>
          <w:b/>
          <w:bCs/>
          <w:sz w:val="24"/>
          <w:szCs w:val="28"/>
        </w:rPr>
        <w:t>Univerzita Hradec Králové</w:t>
      </w:r>
    </w:p>
    <w:p w14:paraId="396A992A" w14:textId="77777777" w:rsidR="00983680" w:rsidRPr="00983680" w:rsidRDefault="00983680" w:rsidP="00983680">
      <w:pPr>
        <w:autoSpaceDE w:val="0"/>
        <w:autoSpaceDN w:val="0"/>
        <w:adjustRightInd w:val="0"/>
        <w:spacing w:after="0" w:line="360" w:lineRule="auto"/>
        <w:jc w:val="center"/>
        <w:rPr>
          <w:rFonts w:ascii="Arial" w:hAnsi="Arial" w:cs="Arial"/>
          <w:b/>
          <w:bCs/>
          <w:sz w:val="24"/>
          <w:szCs w:val="28"/>
        </w:rPr>
      </w:pPr>
      <w:r w:rsidRPr="00983680">
        <w:rPr>
          <w:rFonts w:ascii="Arial" w:hAnsi="Arial" w:cs="Arial"/>
          <w:b/>
          <w:bCs/>
          <w:sz w:val="24"/>
          <w:szCs w:val="28"/>
        </w:rPr>
        <w:t>Fakulta informatiky a managementu</w:t>
      </w:r>
    </w:p>
    <w:p w14:paraId="4982C0B1" w14:textId="77777777" w:rsidR="00983680" w:rsidRDefault="00983680" w:rsidP="00983680">
      <w:pPr>
        <w:spacing w:line="360" w:lineRule="auto"/>
        <w:jc w:val="center"/>
        <w:rPr>
          <w:rFonts w:ascii="Arial" w:hAnsi="Arial" w:cs="Arial"/>
          <w:b/>
          <w:bCs/>
          <w:sz w:val="24"/>
          <w:szCs w:val="28"/>
        </w:rPr>
      </w:pPr>
      <w:r>
        <w:rPr>
          <w:rFonts w:ascii="Arial" w:hAnsi="Arial" w:cs="Arial"/>
          <w:b/>
          <w:bCs/>
          <w:sz w:val="24"/>
          <w:szCs w:val="28"/>
        </w:rPr>
        <w:t>Katedra Informatiky</w:t>
      </w:r>
    </w:p>
    <w:p w14:paraId="38271760" w14:textId="77777777" w:rsidR="00983680" w:rsidRDefault="00983680" w:rsidP="00983680">
      <w:pPr>
        <w:spacing w:line="360" w:lineRule="auto"/>
        <w:jc w:val="center"/>
        <w:rPr>
          <w:rFonts w:ascii="Arial" w:hAnsi="Arial" w:cs="Arial"/>
          <w:b/>
          <w:bCs/>
          <w:sz w:val="24"/>
          <w:szCs w:val="28"/>
        </w:rPr>
      </w:pPr>
    </w:p>
    <w:p w14:paraId="4EB885E1" w14:textId="77777777" w:rsidR="00983680" w:rsidRDefault="00983680" w:rsidP="00983680">
      <w:pPr>
        <w:spacing w:line="360" w:lineRule="auto"/>
        <w:jc w:val="center"/>
        <w:rPr>
          <w:rFonts w:ascii="Arial" w:hAnsi="Arial" w:cs="Arial"/>
          <w:b/>
          <w:bCs/>
          <w:sz w:val="24"/>
          <w:szCs w:val="28"/>
        </w:rPr>
      </w:pPr>
    </w:p>
    <w:p w14:paraId="17F4F7EF" w14:textId="77777777" w:rsidR="00983680" w:rsidRDefault="00983680" w:rsidP="00983680">
      <w:pPr>
        <w:spacing w:line="360" w:lineRule="auto"/>
        <w:jc w:val="center"/>
        <w:rPr>
          <w:rFonts w:ascii="Arial" w:hAnsi="Arial" w:cs="Arial"/>
          <w:b/>
          <w:bCs/>
          <w:sz w:val="24"/>
          <w:szCs w:val="28"/>
        </w:rPr>
      </w:pPr>
    </w:p>
    <w:p w14:paraId="2BD85495" w14:textId="77777777" w:rsidR="00983680" w:rsidRPr="00983680" w:rsidRDefault="00983680" w:rsidP="00983680">
      <w:pPr>
        <w:spacing w:line="360" w:lineRule="auto"/>
        <w:jc w:val="center"/>
        <w:rPr>
          <w:rFonts w:ascii="Arial" w:hAnsi="Arial" w:cs="Arial"/>
          <w:b/>
          <w:bCs/>
          <w:sz w:val="32"/>
          <w:szCs w:val="28"/>
        </w:rPr>
      </w:pPr>
    </w:p>
    <w:p w14:paraId="253199EB" w14:textId="77777777" w:rsidR="00983680" w:rsidRPr="00983680" w:rsidRDefault="0060124E" w:rsidP="00983680">
      <w:pPr>
        <w:spacing w:line="360" w:lineRule="auto"/>
        <w:jc w:val="center"/>
        <w:rPr>
          <w:rFonts w:ascii="Arial" w:hAnsi="Arial" w:cs="Arial"/>
          <w:bCs/>
          <w:sz w:val="32"/>
          <w:szCs w:val="28"/>
          <w:lang w:bidi="he-IL"/>
        </w:rPr>
      </w:pPr>
      <w:r>
        <w:rPr>
          <w:rFonts w:ascii="Arial" w:hAnsi="Arial" w:cs="Arial"/>
          <w:bCs/>
          <w:sz w:val="32"/>
          <w:szCs w:val="28"/>
        </w:rPr>
        <w:t>Strojov</w:t>
      </w:r>
      <w:r>
        <w:rPr>
          <w:rFonts w:ascii="Arial" w:hAnsi="Arial" w:cs="Arial"/>
          <w:bCs/>
          <w:sz w:val="32"/>
          <w:szCs w:val="28"/>
          <w:lang w:bidi="he-IL"/>
        </w:rPr>
        <w:t>é učení v počítačové grafice</w:t>
      </w:r>
    </w:p>
    <w:p w14:paraId="7AEA9247" w14:textId="77777777" w:rsidR="00983680" w:rsidRDefault="00983680" w:rsidP="00983680">
      <w:pPr>
        <w:spacing w:line="360" w:lineRule="auto"/>
        <w:jc w:val="center"/>
        <w:rPr>
          <w:rFonts w:ascii="Arial" w:hAnsi="Arial" w:cs="Arial"/>
          <w:b/>
          <w:bCs/>
          <w:sz w:val="24"/>
          <w:szCs w:val="28"/>
        </w:rPr>
      </w:pPr>
    </w:p>
    <w:p w14:paraId="13FA99B1" w14:textId="77777777" w:rsidR="00983680" w:rsidRDefault="00983680" w:rsidP="00983680">
      <w:pPr>
        <w:spacing w:line="360" w:lineRule="auto"/>
        <w:jc w:val="center"/>
        <w:rPr>
          <w:rFonts w:ascii="Arial" w:hAnsi="Arial" w:cs="Arial"/>
          <w:b/>
          <w:sz w:val="20"/>
        </w:rPr>
      </w:pPr>
    </w:p>
    <w:p w14:paraId="0FE6E45C" w14:textId="77777777" w:rsidR="00983680" w:rsidRDefault="00983680" w:rsidP="00983680">
      <w:pPr>
        <w:spacing w:line="360" w:lineRule="auto"/>
        <w:jc w:val="center"/>
        <w:rPr>
          <w:rFonts w:ascii="Arial" w:hAnsi="Arial" w:cs="Arial"/>
          <w:b/>
          <w:sz w:val="20"/>
        </w:rPr>
      </w:pPr>
    </w:p>
    <w:p w14:paraId="27D354B9" w14:textId="77777777" w:rsidR="00983680" w:rsidRDefault="00983680" w:rsidP="00983680">
      <w:pPr>
        <w:spacing w:line="360" w:lineRule="auto"/>
        <w:jc w:val="center"/>
        <w:rPr>
          <w:rFonts w:ascii="Arial" w:hAnsi="Arial" w:cs="Arial"/>
          <w:b/>
          <w:sz w:val="20"/>
        </w:rPr>
      </w:pPr>
    </w:p>
    <w:p w14:paraId="7165F2A1" w14:textId="77777777" w:rsidR="00983680" w:rsidRDefault="00983680" w:rsidP="00983680">
      <w:pPr>
        <w:spacing w:line="360" w:lineRule="auto"/>
        <w:jc w:val="center"/>
        <w:rPr>
          <w:rFonts w:ascii="Arial" w:hAnsi="Arial" w:cs="Arial"/>
          <w:b/>
          <w:sz w:val="20"/>
        </w:rPr>
      </w:pPr>
    </w:p>
    <w:p w14:paraId="6F19F7E2" w14:textId="77777777" w:rsidR="00983680" w:rsidRDefault="00983680" w:rsidP="00983680">
      <w:pPr>
        <w:spacing w:line="360" w:lineRule="auto"/>
        <w:jc w:val="center"/>
        <w:rPr>
          <w:rFonts w:ascii="Arial" w:hAnsi="Arial" w:cs="Arial"/>
          <w:b/>
          <w:sz w:val="20"/>
        </w:rPr>
      </w:pPr>
    </w:p>
    <w:p w14:paraId="52477A6F" w14:textId="5369C1C3" w:rsidR="00983680" w:rsidRPr="00983680" w:rsidRDefault="00AD0874" w:rsidP="00983680">
      <w:pPr>
        <w:spacing w:line="360" w:lineRule="auto"/>
        <w:rPr>
          <w:rFonts w:ascii="Cambria" w:hAnsi="Cambria" w:cs="Arial"/>
          <w:sz w:val="24"/>
        </w:rPr>
      </w:pPr>
      <w:r>
        <w:rPr>
          <w:rFonts w:ascii="Cambria" w:hAnsi="Cambria" w:cs="Arial"/>
          <w:sz w:val="24"/>
        </w:rPr>
        <w:t>Autor: Adam</w:t>
      </w:r>
      <w:r w:rsidR="00983680" w:rsidRPr="00983680">
        <w:rPr>
          <w:rFonts w:ascii="Cambria" w:hAnsi="Cambria" w:cs="Arial"/>
          <w:sz w:val="24"/>
        </w:rPr>
        <w:t xml:space="preserve"> Ouhrabka</w:t>
      </w:r>
    </w:p>
    <w:p w14:paraId="1B30CC5E" w14:textId="77777777" w:rsidR="00983680" w:rsidRDefault="00983680" w:rsidP="00983680">
      <w:pPr>
        <w:spacing w:line="360" w:lineRule="auto"/>
        <w:rPr>
          <w:rFonts w:ascii="Cambria" w:hAnsi="Cambria" w:cs="Arial"/>
          <w:sz w:val="24"/>
        </w:rPr>
      </w:pPr>
      <w:r w:rsidRPr="00983680">
        <w:rPr>
          <w:rFonts w:ascii="Cambria" w:hAnsi="Cambria" w:cs="Arial"/>
          <w:sz w:val="24"/>
        </w:rPr>
        <w:t>Aplikovaná inform</w:t>
      </w:r>
      <w:r>
        <w:rPr>
          <w:rFonts w:ascii="Cambria" w:hAnsi="Cambria" w:cs="Arial"/>
          <w:sz w:val="24"/>
        </w:rPr>
        <w:t>a</w:t>
      </w:r>
      <w:r w:rsidRPr="00983680">
        <w:rPr>
          <w:rFonts w:ascii="Cambria" w:hAnsi="Cambria" w:cs="Arial"/>
          <w:sz w:val="24"/>
        </w:rPr>
        <w:t>tika</w:t>
      </w:r>
    </w:p>
    <w:p w14:paraId="3A1CF609" w14:textId="77777777" w:rsidR="00983680" w:rsidRDefault="00983680" w:rsidP="00983680">
      <w:pPr>
        <w:spacing w:line="360" w:lineRule="auto"/>
        <w:rPr>
          <w:rFonts w:ascii="Cambria" w:hAnsi="Cambria" w:cs="Arial"/>
          <w:sz w:val="24"/>
        </w:rPr>
      </w:pPr>
    </w:p>
    <w:p w14:paraId="0417807A" w14:textId="77777777" w:rsidR="00983680" w:rsidRDefault="00983680" w:rsidP="00983680">
      <w:pPr>
        <w:spacing w:line="360" w:lineRule="auto"/>
        <w:rPr>
          <w:rFonts w:ascii="Cambria" w:hAnsi="Cambria" w:cs="Arial"/>
          <w:sz w:val="24"/>
        </w:rPr>
      </w:pPr>
    </w:p>
    <w:p w14:paraId="14A88D8F" w14:textId="77777777" w:rsidR="00983680" w:rsidRDefault="00983680" w:rsidP="00983680">
      <w:pPr>
        <w:spacing w:line="360" w:lineRule="auto"/>
        <w:rPr>
          <w:rFonts w:ascii="Cambria" w:hAnsi="Cambria" w:cs="Arial"/>
          <w:sz w:val="24"/>
        </w:rPr>
      </w:pPr>
      <w:r>
        <w:rPr>
          <w:rFonts w:ascii="Cambria" w:hAnsi="Cambria" w:cs="Arial"/>
          <w:sz w:val="24"/>
        </w:rPr>
        <w:t>Vedoucí práce: Ing. Bruno Ježek, PhD.</w:t>
      </w:r>
    </w:p>
    <w:p w14:paraId="214B5422" w14:textId="4FEDB9C2" w:rsidR="00983680" w:rsidRDefault="00983680" w:rsidP="00983680">
      <w:pPr>
        <w:spacing w:line="360" w:lineRule="auto"/>
        <w:rPr>
          <w:rFonts w:ascii="Cambria" w:hAnsi="Cambria" w:cs="Arial"/>
          <w:sz w:val="24"/>
        </w:rPr>
      </w:pPr>
    </w:p>
    <w:p w14:paraId="6DFC189F" w14:textId="2D38EE0E" w:rsidR="00E24F42" w:rsidRDefault="00E24F42" w:rsidP="00983680">
      <w:pPr>
        <w:spacing w:line="360" w:lineRule="auto"/>
        <w:rPr>
          <w:rFonts w:ascii="Cambria" w:hAnsi="Cambria" w:cs="Arial"/>
          <w:sz w:val="24"/>
        </w:rPr>
      </w:pPr>
    </w:p>
    <w:p w14:paraId="7C11694C" w14:textId="77777777" w:rsidR="00E24F42" w:rsidRDefault="00E24F42" w:rsidP="00983680">
      <w:pPr>
        <w:spacing w:line="360" w:lineRule="auto"/>
        <w:rPr>
          <w:rFonts w:ascii="Cambria" w:hAnsi="Cambria" w:cs="Arial"/>
          <w:sz w:val="24"/>
        </w:rPr>
      </w:pPr>
    </w:p>
    <w:p w14:paraId="7E8BF511" w14:textId="7ED5D9A7" w:rsidR="009A0142" w:rsidRDefault="00232EDF" w:rsidP="001C1E87">
      <w:pPr>
        <w:spacing w:line="360" w:lineRule="auto"/>
        <w:rPr>
          <w:rFonts w:ascii="Cambria" w:hAnsi="Cambria" w:cs="Arial"/>
          <w:sz w:val="24"/>
        </w:rPr>
      </w:pPr>
      <w:r w:rsidRPr="000551D2">
        <w:rPr>
          <w:rStyle w:val="StandartnitextChar"/>
        </w:rPr>
        <w:t>Hradec Králové</w:t>
      </w:r>
      <w:r w:rsidR="00E24F42">
        <w:rPr>
          <w:rFonts w:ascii="Cambria" w:hAnsi="Cambria" w:cs="Arial"/>
          <w:sz w:val="24"/>
        </w:rPr>
        <w:tab/>
      </w:r>
      <w:r w:rsidR="00E24F42">
        <w:rPr>
          <w:rFonts w:ascii="Cambria" w:hAnsi="Cambria" w:cs="Arial"/>
          <w:sz w:val="24"/>
        </w:rPr>
        <w:tab/>
      </w:r>
      <w:r w:rsidR="00E24F42">
        <w:rPr>
          <w:rFonts w:ascii="Cambria" w:hAnsi="Cambria" w:cs="Arial"/>
          <w:sz w:val="24"/>
        </w:rPr>
        <w:tab/>
      </w:r>
      <w:r w:rsidR="00E24F42">
        <w:rPr>
          <w:rFonts w:ascii="Cambria" w:hAnsi="Cambria" w:cs="Arial"/>
          <w:sz w:val="24"/>
        </w:rPr>
        <w:tab/>
      </w:r>
      <w:r w:rsidR="00E24F42">
        <w:rPr>
          <w:rFonts w:ascii="Cambria" w:hAnsi="Cambria" w:cs="Arial"/>
          <w:sz w:val="24"/>
        </w:rPr>
        <w:tab/>
      </w:r>
      <w:r w:rsidR="00E24F42">
        <w:rPr>
          <w:rFonts w:ascii="Cambria" w:hAnsi="Cambria" w:cs="Arial"/>
          <w:sz w:val="24"/>
        </w:rPr>
        <w:tab/>
      </w:r>
      <w:r w:rsidR="00E24F42">
        <w:rPr>
          <w:rFonts w:ascii="Cambria" w:hAnsi="Cambria" w:cs="Arial"/>
          <w:sz w:val="24"/>
        </w:rPr>
        <w:tab/>
      </w:r>
      <w:r w:rsidR="00E24F42">
        <w:rPr>
          <w:rFonts w:ascii="Cambria" w:hAnsi="Cambria" w:cs="Arial"/>
          <w:sz w:val="24"/>
        </w:rPr>
        <w:tab/>
        <w:t>duben</w:t>
      </w:r>
      <w:r>
        <w:rPr>
          <w:rFonts w:ascii="Cambria" w:hAnsi="Cambria" w:cs="Arial"/>
          <w:sz w:val="24"/>
        </w:rPr>
        <w:t xml:space="preserve"> 201</w:t>
      </w:r>
      <w:r w:rsidR="00A824E5">
        <w:rPr>
          <w:rFonts w:ascii="Cambria" w:hAnsi="Cambria" w:cs="Arial"/>
          <w:sz w:val="24"/>
        </w:rPr>
        <w:t>9</w:t>
      </w:r>
      <w:r w:rsidR="009A0142">
        <w:rPr>
          <w:rFonts w:ascii="Cambria" w:hAnsi="Cambria" w:cs="Arial"/>
          <w:sz w:val="24"/>
        </w:rPr>
        <w:br w:type="page"/>
      </w:r>
    </w:p>
    <w:p w14:paraId="680EC3C6" w14:textId="3FC18805" w:rsidR="000551D2" w:rsidRDefault="000551D2" w:rsidP="00983680">
      <w:pPr>
        <w:spacing w:line="360" w:lineRule="auto"/>
        <w:rPr>
          <w:rFonts w:ascii="Cambria" w:hAnsi="Cambria" w:cs="Arial"/>
          <w:sz w:val="24"/>
        </w:rPr>
      </w:pPr>
      <w:r>
        <w:rPr>
          <w:rFonts w:ascii="Cambria" w:hAnsi="Cambria" w:cs="Arial"/>
          <w:sz w:val="24"/>
        </w:rPr>
        <w:lastRenderedPageBreak/>
        <w:t>Prohlášení:</w:t>
      </w:r>
    </w:p>
    <w:p w14:paraId="19795FEB" w14:textId="77777777" w:rsidR="000551D2" w:rsidRDefault="000551D2" w:rsidP="00983680">
      <w:pPr>
        <w:spacing w:line="360" w:lineRule="auto"/>
        <w:rPr>
          <w:rFonts w:ascii="Cambria" w:hAnsi="Cambria" w:cs="Arial"/>
          <w:sz w:val="24"/>
        </w:rPr>
      </w:pPr>
      <w:r>
        <w:rPr>
          <w:rFonts w:ascii="Cambria" w:hAnsi="Cambria" w:cs="Arial"/>
          <w:sz w:val="24"/>
        </w:rPr>
        <w:tab/>
        <w:t>Prohlašuji, že jsem bakalářskou práci zpracoval samostatně a s použitím uvedené literatury.</w:t>
      </w:r>
    </w:p>
    <w:p w14:paraId="60617DCE" w14:textId="77777777" w:rsidR="000551D2" w:rsidRDefault="000551D2" w:rsidP="00983680">
      <w:pPr>
        <w:spacing w:line="360" w:lineRule="auto"/>
        <w:rPr>
          <w:rFonts w:ascii="Cambria" w:hAnsi="Cambria" w:cs="Arial"/>
          <w:sz w:val="24"/>
        </w:rPr>
      </w:pPr>
    </w:p>
    <w:p w14:paraId="172433F6" w14:textId="77777777" w:rsidR="000551D2" w:rsidRDefault="000551D2" w:rsidP="00983680">
      <w:pPr>
        <w:spacing w:line="360" w:lineRule="auto"/>
        <w:rPr>
          <w:rFonts w:ascii="Cambria" w:hAnsi="Cambria" w:cs="Arial"/>
          <w:sz w:val="24"/>
        </w:rPr>
      </w:pPr>
    </w:p>
    <w:p w14:paraId="62EA1BF6" w14:textId="77777777" w:rsidR="000551D2" w:rsidRDefault="000551D2" w:rsidP="00983680">
      <w:pPr>
        <w:spacing w:line="360" w:lineRule="auto"/>
        <w:rPr>
          <w:rFonts w:ascii="Cambria" w:hAnsi="Cambria" w:cs="Arial"/>
          <w:sz w:val="24"/>
        </w:rPr>
      </w:pPr>
      <w:r>
        <w:rPr>
          <w:rFonts w:ascii="Cambria" w:hAnsi="Cambria" w:cs="Arial"/>
          <w:sz w:val="24"/>
        </w:rPr>
        <w:t xml:space="preserve">V Hradci Králové </w:t>
      </w:r>
      <w:commentRangeStart w:id="0"/>
      <w:r w:rsidRPr="00F43D50">
        <w:rPr>
          <w:rFonts w:ascii="Cambria" w:hAnsi="Cambria" w:cs="Arial"/>
          <w:sz w:val="24"/>
          <w:highlight w:val="yellow"/>
        </w:rPr>
        <w:t>dne</w:t>
      </w:r>
      <w:commentRangeEnd w:id="0"/>
      <w:r w:rsidR="00F43D50" w:rsidRPr="00F43D50">
        <w:rPr>
          <w:rStyle w:val="CommentReference"/>
          <w:highlight w:val="yellow"/>
        </w:rPr>
        <w:commentReference w:id="0"/>
      </w:r>
    </w:p>
    <w:p w14:paraId="4A3FA407" w14:textId="77777777" w:rsidR="000551D2" w:rsidRDefault="000551D2" w:rsidP="00983680">
      <w:pPr>
        <w:spacing w:line="360" w:lineRule="auto"/>
        <w:rPr>
          <w:rFonts w:ascii="Cambria" w:hAnsi="Cambria" w:cs="Arial"/>
          <w:sz w:val="24"/>
        </w:rPr>
      </w:pPr>
    </w:p>
    <w:p w14:paraId="06847D75" w14:textId="77777777" w:rsidR="000551D2" w:rsidRDefault="000551D2" w:rsidP="00983680">
      <w:pPr>
        <w:spacing w:line="360" w:lineRule="auto"/>
        <w:rPr>
          <w:rFonts w:ascii="Cambria" w:hAnsi="Cambria" w:cs="Arial"/>
          <w:sz w:val="24"/>
        </w:rPr>
      </w:pPr>
    </w:p>
    <w:p w14:paraId="23CDADF9" w14:textId="77777777" w:rsidR="000551D2" w:rsidRDefault="000551D2" w:rsidP="00983680">
      <w:pPr>
        <w:spacing w:line="360" w:lineRule="auto"/>
        <w:rPr>
          <w:rFonts w:ascii="Cambria" w:hAnsi="Cambria" w:cs="Arial"/>
          <w:sz w:val="24"/>
        </w:rPr>
      </w:pPr>
    </w:p>
    <w:p w14:paraId="2497F357" w14:textId="77777777" w:rsidR="000551D2" w:rsidRDefault="000551D2" w:rsidP="00983680">
      <w:pPr>
        <w:spacing w:line="360" w:lineRule="auto"/>
        <w:rPr>
          <w:rFonts w:ascii="Cambria" w:hAnsi="Cambria" w:cs="Arial"/>
          <w:sz w:val="24"/>
        </w:rPr>
      </w:pPr>
    </w:p>
    <w:p w14:paraId="745F07D3" w14:textId="3BB438DD" w:rsidR="000551D2" w:rsidRDefault="000551D2" w:rsidP="00983680">
      <w:pPr>
        <w:spacing w:line="360" w:lineRule="auto"/>
        <w:rPr>
          <w:rFonts w:ascii="Cambria" w:hAnsi="Cambria" w:cs="Arial"/>
          <w:sz w:val="24"/>
        </w:rPr>
      </w:pPr>
    </w:p>
    <w:p w14:paraId="0BF63A06" w14:textId="001CB374" w:rsidR="00E24F42" w:rsidRDefault="00E24F42" w:rsidP="00983680">
      <w:pPr>
        <w:spacing w:line="360" w:lineRule="auto"/>
        <w:rPr>
          <w:rFonts w:ascii="Cambria" w:hAnsi="Cambria" w:cs="Arial"/>
          <w:sz w:val="24"/>
        </w:rPr>
      </w:pPr>
    </w:p>
    <w:p w14:paraId="681D1040" w14:textId="3E056069" w:rsidR="00E24F42" w:rsidRDefault="00E24F42" w:rsidP="00983680">
      <w:pPr>
        <w:spacing w:line="360" w:lineRule="auto"/>
        <w:rPr>
          <w:rFonts w:ascii="Cambria" w:hAnsi="Cambria" w:cs="Arial"/>
          <w:sz w:val="24"/>
        </w:rPr>
      </w:pPr>
    </w:p>
    <w:p w14:paraId="6F50795A" w14:textId="7D4C7065" w:rsidR="00E24F42" w:rsidRDefault="00E24F42" w:rsidP="00983680">
      <w:pPr>
        <w:spacing w:line="360" w:lineRule="auto"/>
        <w:rPr>
          <w:rFonts w:ascii="Cambria" w:hAnsi="Cambria" w:cs="Arial"/>
          <w:sz w:val="24"/>
        </w:rPr>
      </w:pPr>
    </w:p>
    <w:p w14:paraId="7880D8E3" w14:textId="020D6299" w:rsidR="00E24F42" w:rsidRDefault="00E24F42" w:rsidP="00983680">
      <w:pPr>
        <w:spacing w:line="360" w:lineRule="auto"/>
        <w:rPr>
          <w:rFonts w:ascii="Cambria" w:hAnsi="Cambria" w:cs="Arial"/>
          <w:sz w:val="24"/>
        </w:rPr>
      </w:pPr>
    </w:p>
    <w:p w14:paraId="568C2ADF" w14:textId="5A559C0E" w:rsidR="00E24F42" w:rsidRDefault="00E24F42" w:rsidP="00983680">
      <w:pPr>
        <w:spacing w:line="360" w:lineRule="auto"/>
        <w:rPr>
          <w:rFonts w:ascii="Cambria" w:hAnsi="Cambria" w:cs="Arial"/>
          <w:sz w:val="24"/>
        </w:rPr>
      </w:pPr>
    </w:p>
    <w:p w14:paraId="2150BD46" w14:textId="3179E765" w:rsidR="00E24F42" w:rsidRDefault="00E24F42" w:rsidP="00983680">
      <w:pPr>
        <w:spacing w:line="360" w:lineRule="auto"/>
        <w:rPr>
          <w:rFonts w:ascii="Cambria" w:hAnsi="Cambria" w:cs="Arial"/>
          <w:sz w:val="24"/>
        </w:rPr>
      </w:pPr>
    </w:p>
    <w:p w14:paraId="2CAED3AD" w14:textId="49FB6059" w:rsidR="00E24F42" w:rsidRDefault="00E24F42" w:rsidP="00983680">
      <w:pPr>
        <w:spacing w:line="360" w:lineRule="auto"/>
        <w:rPr>
          <w:rFonts w:ascii="Cambria" w:hAnsi="Cambria" w:cs="Arial"/>
          <w:sz w:val="24"/>
        </w:rPr>
      </w:pPr>
    </w:p>
    <w:p w14:paraId="4BAC21A1" w14:textId="2592FB86" w:rsidR="00E24F42" w:rsidRDefault="00E24F42" w:rsidP="00983680">
      <w:pPr>
        <w:spacing w:line="360" w:lineRule="auto"/>
        <w:rPr>
          <w:rFonts w:ascii="Cambria" w:hAnsi="Cambria" w:cs="Arial"/>
          <w:sz w:val="24"/>
        </w:rPr>
      </w:pPr>
    </w:p>
    <w:p w14:paraId="12C81BF3" w14:textId="21E4EBB5" w:rsidR="00E24F42" w:rsidRDefault="00E24F42" w:rsidP="00983680">
      <w:pPr>
        <w:spacing w:line="360" w:lineRule="auto"/>
        <w:rPr>
          <w:rFonts w:ascii="Cambria" w:hAnsi="Cambria" w:cs="Arial"/>
          <w:sz w:val="24"/>
        </w:rPr>
      </w:pPr>
    </w:p>
    <w:p w14:paraId="66333B98" w14:textId="568222F0" w:rsidR="00E24F42" w:rsidRDefault="00E24F42" w:rsidP="00983680">
      <w:pPr>
        <w:spacing w:line="360" w:lineRule="auto"/>
        <w:rPr>
          <w:rFonts w:ascii="Cambria" w:hAnsi="Cambria" w:cs="Arial"/>
          <w:sz w:val="24"/>
        </w:rPr>
      </w:pPr>
    </w:p>
    <w:p w14:paraId="59834088" w14:textId="1B4F781A" w:rsidR="00E24F42" w:rsidRDefault="00E24F42" w:rsidP="00983680">
      <w:pPr>
        <w:spacing w:line="360" w:lineRule="auto"/>
        <w:rPr>
          <w:rFonts w:ascii="Cambria" w:hAnsi="Cambria" w:cs="Arial"/>
          <w:sz w:val="24"/>
        </w:rPr>
      </w:pPr>
    </w:p>
    <w:p w14:paraId="52BF36FD" w14:textId="0CAD74EF" w:rsidR="00E24F42" w:rsidRDefault="00E24F42" w:rsidP="00983680">
      <w:pPr>
        <w:spacing w:line="360" w:lineRule="auto"/>
        <w:rPr>
          <w:rFonts w:ascii="Cambria" w:hAnsi="Cambria" w:cs="Arial"/>
          <w:sz w:val="24"/>
        </w:rPr>
      </w:pPr>
    </w:p>
    <w:p w14:paraId="756BB350" w14:textId="4966D22F" w:rsidR="00E24F42" w:rsidRDefault="00E24F42" w:rsidP="00983680">
      <w:pPr>
        <w:spacing w:line="360" w:lineRule="auto"/>
        <w:rPr>
          <w:rFonts w:ascii="Cambria" w:hAnsi="Cambria" w:cs="Arial"/>
          <w:sz w:val="24"/>
        </w:rPr>
      </w:pPr>
    </w:p>
    <w:p w14:paraId="089A30F1" w14:textId="279038F9" w:rsidR="00E24F42" w:rsidRDefault="00E24F42" w:rsidP="00983680">
      <w:pPr>
        <w:spacing w:line="360" w:lineRule="auto"/>
        <w:rPr>
          <w:rFonts w:ascii="Cambria" w:hAnsi="Cambria" w:cs="Arial"/>
          <w:sz w:val="24"/>
        </w:rPr>
      </w:pPr>
    </w:p>
    <w:p w14:paraId="62E66230" w14:textId="7AF66975" w:rsidR="00E24F42" w:rsidRDefault="00E24F42" w:rsidP="00983680">
      <w:pPr>
        <w:spacing w:line="360" w:lineRule="auto"/>
        <w:rPr>
          <w:rFonts w:ascii="Cambria" w:hAnsi="Cambria" w:cs="Arial"/>
          <w:sz w:val="24"/>
        </w:rPr>
      </w:pPr>
    </w:p>
    <w:p w14:paraId="5A38A90F" w14:textId="4ABA9285" w:rsidR="00E24F42" w:rsidRDefault="00E24F42" w:rsidP="00983680">
      <w:pPr>
        <w:spacing w:line="360" w:lineRule="auto"/>
        <w:rPr>
          <w:rFonts w:ascii="Cambria" w:hAnsi="Cambria" w:cs="Arial"/>
          <w:sz w:val="24"/>
        </w:rPr>
      </w:pPr>
    </w:p>
    <w:p w14:paraId="7293CBA2" w14:textId="2AF80575" w:rsidR="00E24F42" w:rsidRDefault="00E24F42" w:rsidP="00983680">
      <w:pPr>
        <w:spacing w:line="360" w:lineRule="auto"/>
        <w:rPr>
          <w:rFonts w:ascii="Cambria" w:hAnsi="Cambria" w:cs="Arial"/>
          <w:sz w:val="24"/>
        </w:rPr>
      </w:pPr>
    </w:p>
    <w:p w14:paraId="07F619DF" w14:textId="66467760" w:rsidR="00E24F42" w:rsidRDefault="00E24F42" w:rsidP="00983680">
      <w:pPr>
        <w:spacing w:line="360" w:lineRule="auto"/>
        <w:rPr>
          <w:rFonts w:ascii="Cambria" w:hAnsi="Cambria" w:cs="Arial"/>
          <w:sz w:val="24"/>
        </w:rPr>
      </w:pPr>
    </w:p>
    <w:p w14:paraId="385E9815" w14:textId="1FFD4149" w:rsidR="00E24F42" w:rsidRDefault="00E24F42" w:rsidP="00983680">
      <w:pPr>
        <w:spacing w:line="360" w:lineRule="auto"/>
        <w:rPr>
          <w:rFonts w:ascii="Cambria" w:hAnsi="Cambria" w:cs="Arial"/>
          <w:sz w:val="24"/>
        </w:rPr>
      </w:pPr>
    </w:p>
    <w:p w14:paraId="51BE5753" w14:textId="0E28E1C6" w:rsidR="00E24F42" w:rsidRDefault="00E24F42" w:rsidP="00983680">
      <w:pPr>
        <w:spacing w:line="360" w:lineRule="auto"/>
        <w:rPr>
          <w:rFonts w:ascii="Cambria" w:hAnsi="Cambria" w:cs="Arial"/>
          <w:sz w:val="24"/>
        </w:rPr>
      </w:pPr>
    </w:p>
    <w:p w14:paraId="516A1B81" w14:textId="6EAE1501" w:rsidR="00E24F42" w:rsidRDefault="00E24F42" w:rsidP="00983680">
      <w:pPr>
        <w:spacing w:line="360" w:lineRule="auto"/>
        <w:rPr>
          <w:rFonts w:ascii="Cambria" w:hAnsi="Cambria" w:cs="Arial"/>
          <w:sz w:val="24"/>
        </w:rPr>
      </w:pPr>
    </w:p>
    <w:p w14:paraId="2768ABD8" w14:textId="699FE84C" w:rsidR="00E24F42" w:rsidRDefault="00E24F42" w:rsidP="00983680">
      <w:pPr>
        <w:spacing w:line="360" w:lineRule="auto"/>
        <w:rPr>
          <w:rFonts w:ascii="Cambria" w:hAnsi="Cambria" w:cs="Arial"/>
          <w:sz w:val="24"/>
        </w:rPr>
      </w:pPr>
    </w:p>
    <w:p w14:paraId="369F9CD4" w14:textId="6E576E1B" w:rsidR="00E24F42" w:rsidRDefault="00E24F42" w:rsidP="00983680">
      <w:pPr>
        <w:spacing w:line="360" w:lineRule="auto"/>
        <w:rPr>
          <w:rFonts w:ascii="Cambria" w:hAnsi="Cambria" w:cs="Arial"/>
          <w:sz w:val="24"/>
        </w:rPr>
      </w:pPr>
    </w:p>
    <w:p w14:paraId="2B2801B6" w14:textId="38D67F5B" w:rsidR="00E24F42" w:rsidRDefault="00E24F42" w:rsidP="00983680">
      <w:pPr>
        <w:spacing w:line="360" w:lineRule="auto"/>
        <w:rPr>
          <w:rFonts w:ascii="Cambria" w:hAnsi="Cambria" w:cs="Arial"/>
          <w:sz w:val="24"/>
        </w:rPr>
      </w:pPr>
    </w:p>
    <w:p w14:paraId="17E0908A" w14:textId="1D15C6BE" w:rsidR="00E24F42" w:rsidRDefault="00E24F42" w:rsidP="00983680">
      <w:pPr>
        <w:spacing w:line="360" w:lineRule="auto"/>
        <w:rPr>
          <w:rFonts w:ascii="Cambria" w:hAnsi="Cambria" w:cs="Arial"/>
          <w:sz w:val="24"/>
        </w:rPr>
      </w:pPr>
    </w:p>
    <w:p w14:paraId="67761ADF" w14:textId="38F1D187" w:rsidR="00E24F42" w:rsidRDefault="00E24F42" w:rsidP="00983680">
      <w:pPr>
        <w:spacing w:line="360" w:lineRule="auto"/>
        <w:rPr>
          <w:rFonts w:ascii="Cambria" w:hAnsi="Cambria" w:cs="Arial"/>
          <w:sz w:val="24"/>
        </w:rPr>
      </w:pPr>
    </w:p>
    <w:p w14:paraId="2FFFECD4" w14:textId="082D511E" w:rsidR="00E24F42" w:rsidRDefault="00E24F42" w:rsidP="00983680">
      <w:pPr>
        <w:spacing w:line="360" w:lineRule="auto"/>
        <w:rPr>
          <w:rFonts w:ascii="Cambria" w:hAnsi="Cambria" w:cs="Arial"/>
          <w:sz w:val="24"/>
        </w:rPr>
      </w:pPr>
    </w:p>
    <w:p w14:paraId="4D8DA60B" w14:textId="4E27CC09" w:rsidR="00E24F42" w:rsidRDefault="00E24F42" w:rsidP="00983680">
      <w:pPr>
        <w:spacing w:line="360" w:lineRule="auto"/>
        <w:rPr>
          <w:rFonts w:ascii="Cambria" w:hAnsi="Cambria" w:cs="Arial"/>
          <w:sz w:val="24"/>
        </w:rPr>
      </w:pPr>
    </w:p>
    <w:p w14:paraId="67CB5F84" w14:textId="67CF06CE" w:rsidR="00E24F42" w:rsidRDefault="00E24F42" w:rsidP="00983680">
      <w:pPr>
        <w:spacing w:line="360" w:lineRule="auto"/>
        <w:rPr>
          <w:rFonts w:ascii="Cambria" w:hAnsi="Cambria" w:cs="Arial"/>
          <w:sz w:val="24"/>
        </w:rPr>
      </w:pPr>
    </w:p>
    <w:p w14:paraId="0C44F49D" w14:textId="4C68F477" w:rsidR="00E24F42" w:rsidRDefault="00E24F42" w:rsidP="00983680">
      <w:pPr>
        <w:spacing w:line="360" w:lineRule="auto"/>
        <w:rPr>
          <w:rFonts w:ascii="Cambria" w:hAnsi="Cambria" w:cs="Arial"/>
          <w:sz w:val="24"/>
        </w:rPr>
      </w:pPr>
    </w:p>
    <w:p w14:paraId="7177535E" w14:textId="09C62AB2" w:rsidR="00E24F42" w:rsidRDefault="00E24F42" w:rsidP="00983680">
      <w:pPr>
        <w:spacing w:line="360" w:lineRule="auto"/>
        <w:rPr>
          <w:rFonts w:ascii="Cambria" w:hAnsi="Cambria" w:cs="Arial"/>
          <w:sz w:val="24"/>
        </w:rPr>
      </w:pPr>
    </w:p>
    <w:p w14:paraId="1260B7B9" w14:textId="2374EB82" w:rsidR="00E24F42" w:rsidRDefault="00E24F42" w:rsidP="00983680">
      <w:pPr>
        <w:spacing w:line="360" w:lineRule="auto"/>
        <w:rPr>
          <w:rFonts w:ascii="Cambria" w:hAnsi="Cambria" w:cs="Arial"/>
          <w:sz w:val="24"/>
        </w:rPr>
      </w:pPr>
    </w:p>
    <w:p w14:paraId="577B8FA6" w14:textId="12300E79" w:rsidR="00E24F42" w:rsidRDefault="00E24F42" w:rsidP="00983680">
      <w:pPr>
        <w:spacing w:line="360" w:lineRule="auto"/>
        <w:rPr>
          <w:rFonts w:ascii="Cambria" w:hAnsi="Cambria" w:cs="Arial"/>
          <w:sz w:val="24"/>
        </w:rPr>
      </w:pPr>
    </w:p>
    <w:p w14:paraId="4522F334" w14:textId="77777777" w:rsidR="00E24F42" w:rsidRPr="00E24F42" w:rsidRDefault="00E24F42" w:rsidP="00E24F42">
      <w:pPr>
        <w:spacing w:line="360" w:lineRule="auto"/>
        <w:rPr>
          <w:rFonts w:ascii="Cambria" w:hAnsi="Cambria" w:cs="Arial"/>
          <w:sz w:val="24"/>
        </w:rPr>
      </w:pPr>
      <w:r w:rsidRPr="00E24F42">
        <w:rPr>
          <w:rFonts w:ascii="Cambria" w:hAnsi="Cambria" w:cs="Arial"/>
          <w:sz w:val="24"/>
        </w:rPr>
        <w:t>Poděkování:</w:t>
      </w:r>
    </w:p>
    <w:p w14:paraId="58A7ECEE" w14:textId="42EC5FC9" w:rsidR="00E24F42" w:rsidRDefault="00E24F42" w:rsidP="00E24F42">
      <w:pPr>
        <w:spacing w:line="360" w:lineRule="auto"/>
        <w:rPr>
          <w:rFonts w:ascii="Cambria" w:hAnsi="Cambria" w:cs="Arial"/>
          <w:sz w:val="24"/>
        </w:rPr>
      </w:pPr>
      <w:r w:rsidRPr="00E24F42">
        <w:rPr>
          <w:rFonts w:ascii="Cambria" w:hAnsi="Cambria" w:cs="Arial"/>
          <w:sz w:val="24"/>
        </w:rPr>
        <w:t>Děkuji vedoucímu práce Ing. Bruno Jež</w:t>
      </w:r>
      <w:r>
        <w:rPr>
          <w:rFonts w:ascii="Cambria" w:hAnsi="Cambria" w:cs="Arial"/>
          <w:sz w:val="24"/>
        </w:rPr>
        <w:t>kovi</w:t>
      </w:r>
      <w:r w:rsidRPr="00E24F42">
        <w:rPr>
          <w:rFonts w:ascii="Cambria" w:hAnsi="Cambria" w:cs="Arial"/>
          <w:sz w:val="24"/>
        </w:rPr>
        <w:t>, Ph.D. za</w:t>
      </w:r>
      <w:r>
        <w:rPr>
          <w:rFonts w:ascii="Cambria" w:hAnsi="Cambria" w:cs="Arial"/>
          <w:sz w:val="24"/>
        </w:rPr>
        <w:t xml:space="preserve"> pomoc, pří</w:t>
      </w:r>
      <w:r w:rsidRPr="00A824E5">
        <w:rPr>
          <w:rFonts w:ascii="Cambria" w:hAnsi="Cambria" w:cs="Arial"/>
          <w:sz w:val="24"/>
        </w:rPr>
        <w:t>s</w:t>
      </w:r>
      <w:r w:rsidR="00F43D50" w:rsidRPr="00A824E5">
        <w:rPr>
          <w:rFonts w:ascii="Cambria" w:hAnsi="Cambria" w:cs="Arial"/>
          <w:sz w:val="24"/>
        </w:rPr>
        <w:t>t</w:t>
      </w:r>
      <w:r>
        <w:rPr>
          <w:rFonts w:ascii="Cambria" w:hAnsi="Cambria" w:cs="Arial"/>
          <w:sz w:val="24"/>
        </w:rPr>
        <w:t>up, ochotu a pozitivní motivaci při</w:t>
      </w:r>
      <w:r w:rsidRPr="00E24F42">
        <w:rPr>
          <w:rFonts w:ascii="Cambria" w:hAnsi="Cambria" w:cs="Arial"/>
          <w:sz w:val="24"/>
        </w:rPr>
        <w:t xml:space="preserve"> odborné</w:t>
      </w:r>
      <w:r>
        <w:rPr>
          <w:rFonts w:ascii="Cambria" w:hAnsi="Cambria" w:cs="Arial"/>
          <w:sz w:val="24"/>
        </w:rPr>
        <w:t>m</w:t>
      </w:r>
      <w:r w:rsidRPr="00E24F42">
        <w:rPr>
          <w:rFonts w:ascii="Cambria" w:hAnsi="Cambria" w:cs="Arial"/>
          <w:sz w:val="24"/>
        </w:rPr>
        <w:t xml:space="preserve"> vedení</w:t>
      </w:r>
      <w:r>
        <w:rPr>
          <w:rFonts w:ascii="Cambria" w:hAnsi="Cambria" w:cs="Arial"/>
          <w:sz w:val="24"/>
        </w:rPr>
        <w:t xml:space="preserve"> této</w:t>
      </w:r>
      <w:r w:rsidR="006C16BA">
        <w:rPr>
          <w:rFonts w:ascii="Cambria" w:hAnsi="Cambria" w:cs="Arial"/>
          <w:sz w:val="24"/>
        </w:rPr>
        <w:t xml:space="preserve"> bakalářské</w:t>
      </w:r>
      <w:r>
        <w:rPr>
          <w:rFonts w:ascii="Cambria" w:hAnsi="Cambria" w:cs="Arial"/>
          <w:sz w:val="24"/>
        </w:rPr>
        <w:t xml:space="preserve"> práce.</w:t>
      </w:r>
    </w:p>
    <w:p w14:paraId="7CBC24D5" w14:textId="77777777" w:rsidR="000551D2" w:rsidRDefault="000551D2" w:rsidP="00504230">
      <w:pPr>
        <w:pStyle w:val="Headingwithoutnumber"/>
      </w:pPr>
      <w:bookmarkStart w:id="1" w:name="_Toc3812455"/>
      <w:r>
        <w:lastRenderedPageBreak/>
        <w:t>Anotace</w:t>
      </w:r>
      <w:bookmarkEnd w:id="1"/>
    </w:p>
    <w:p w14:paraId="73A72175" w14:textId="2DE26FAE" w:rsidR="001C1E87" w:rsidRDefault="00A824E5" w:rsidP="001C1E87">
      <w:pPr>
        <w:pStyle w:val="Standartnitext"/>
      </w:pPr>
      <w:r>
        <w:t>Tato práce obsahuje návrh metody</w:t>
      </w:r>
      <w:r w:rsidR="00E24F42">
        <w:t xml:space="preserve"> </w:t>
      </w:r>
      <w:r>
        <w:t>pro kombinaci</w:t>
      </w:r>
      <w:r w:rsidR="002D540A">
        <w:t xml:space="preserve"> dopředných hlubokých neuronových sítí</w:t>
      </w:r>
      <w:r w:rsidR="00E24F42">
        <w:t xml:space="preserve"> pro generování</w:t>
      </w:r>
      <w:r w:rsidR="002D540A">
        <w:t xml:space="preserve"> </w:t>
      </w:r>
      <w:r w:rsidR="00B7281E">
        <w:t xml:space="preserve">distribuce objektových tříd </w:t>
      </w:r>
      <w:r w:rsidR="00B7281E" w:rsidRPr="00A824E5">
        <w:t>v</w:t>
      </w:r>
      <w:r w:rsidR="00E24F42">
        <w:t xml:space="preserve"> d</w:t>
      </w:r>
      <w:r w:rsidR="002D540A">
        <w:t>vojrozměrné</w:t>
      </w:r>
      <w:r w:rsidR="00441DED">
        <w:t xml:space="preserve"> grafické</w:t>
      </w:r>
      <w:r w:rsidR="002D540A">
        <w:t xml:space="preserve"> scén</w:t>
      </w:r>
      <w:r w:rsidR="00B7281E">
        <w:t>ě</w:t>
      </w:r>
      <w:r w:rsidR="002D540A">
        <w:t>. Ve vztahu k tomuto záměru jsou v kontextu počítačové grafiky představen</w:t>
      </w:r>
      <w:r w:rsidR="00F43D50" w:rsidRPr="00A824E5">
        <w:t>a</w:t>
      </w:r>
      <w:r>
        <w:t xml:space="preserve"> vybraná</w:t>
      </w:r>
      <w:r w:rsidR="002D540A">
        <w:t xml:space="preserve"> teoretická východiska. Jedná se o oblast strojového učení, neuronových sítí a procedurálního generování obsahu.</w:t>
      </w:r>
      <w:r w:rsidR="001C1E87">
        <w:t xml:space="preserve"> V praktické části je </w:t>
      </w:r>
      <w:r w:rsidR="00F640B4">
        <w:t>navrhovaná</w:t>
      </w:r>
      <w:r w:rsidR="00F43D50">
        <w:t xml:space="preserve"> </w:t>
      </w:r>
      <w:r w:rsidR="001C1E87">
        <w:t>metoda aplikována na generování jednoduché scény pokoje.</w:t>
      </w:r>
    </w:p>
    <w:p w14:paraId="5B016266" w14:textId="74B663CB" w:rsidR="00441DED" w:rsidRPr="00441DED" w:rsidRDefault="00441DED" w:rsidP="00441DED">
      <w:pPr>
        <w:rPr>
          <w:rFonts w:ascii="Cambria" w:hAnsi="Cambria" w:cs="Arial"/>
          <w:sz w:val="24"/>
        </w:rPr>
      </w:pPr>
      <w:r>
        <w:br w:type="page"/>
      </w:r>
    </w:p>
    <w:p w14:paraId="0DD7A3AA" w14:textId="77777777" w:rsidR="000551D2" w:rsidRDefault="000551D2" w:rsidP="00504230">
      <w:pPr>
        <w:pStyle w:val="Headingwithoutnumber"/>
      </w:pPr>
      <w:bookmarkStart w:id="2" w:name="_Toc3812456"/>
      <w:r>
        <w:lastRenderedPageBreak/>
        <w:t>Annotation</w:t>
      </w:r>
      <w:bookmarkEnd w:id="2"/>
    </w:p>
    <w:p w14:paraId="583FBD77" w14:textId="1C17C231" w:rsidR="00441DED" w:rsidRDefault="002D540A" w:rsidP="002D540A">
      <w:pPr>
        <w:pStyle w:val="Standartnitext"/>
      </w:pPr>
      <w:r>
        <w:t>The thesis proposes a method of combining multiple deep forward neural networks in order to generate</w:t>
      </w:r>
      <w:r w:rsidR="00B7281E">
        <w:t xml:space="preserve"> distribution of objects in</w:t>
      </w:r>
      <w:r>
        <w:t xml:space="preserve"> 2D scene. In relation to this intention, the main concepts of machine learning, neural networks and procedural content generation, are </w:t>
      </w:r>
      <w:r w:rsidR="00B7281E">
        <w:t>presented here</w:t>
      </w:r>
      <w:r w:rsidR="00441DED">
        <w:t>. Additionaly these concepts are contextualized within the field of computer graphics</w:t>
      </w:r>
      <w:r w:rsidR="00B7281E">
        <w:t xml:space="preserve"> and used in a practical example of</w:t>
      </w:r>
      <w:r w:rsidR="00F640B4">
        <w:t xml:space="preserve"> the</w:t>
      </w:r>
      <w:r w:rsidR="00B7281E">
        <w:t xml:space="preserve"> proposed method</w:t>
      </w:r>
      <w:r w:rsidR="001C1E87">
        <w:t xml:space="preserve">. </w:t>
      </w:r>
    </w:p>
    <w:p w14:paraId="433E8B25" w14:textId="16DE4203" w:rsidR="00CD7A20" w:rsidRPr="00441DED" w:rsidRDefault="00441DED" w:rsidP="00441DED">
      <w:pPr>
        <w:rPr>
          <w:rFonts w:ascii="Cambria" w:hAnsi="Cambria" w:cs="Arial"/>
          <w:sz w:val="24"/>
        </w:rPr>
      </w:pPr>
      <w:r>
        <w:br w:type="page"/>
      </w:r>
    </w:p>
    <w:p w14:paraId="59D4ABF2" w14:textId="3F76E65A" w:rsidR="00CD7A20" w:rsidRDefault="00B226CD" w:rsidP="00B226CD">
      <w:pPr>
        <w:pStyle w:val="Headingwithoutnumber"/>
      </w:pPr>
      <w:commentRangeStart w:id="3"/>
      <w:r>
        <w:lastRenderedPageBreak/>
        <w:t>Obsah</w:t>
      </w:r>
      <w:commentRangeEnd w:id="3"/>
      <w:r w:rsidR="00F94C7D">
        <w:rPr>
          <w:rStyle w:val="CommentReference"/>
          <w:rFonts w:asciiTheme="minorHAnsi" w:eastAsiaTheme="minorHAnsi" w:hAnsiTheme="minorHAnsi" w:cstheme="minorBidi"/>
          <w:b w:val="0"/>
          <w:color w:val="auto"/>
        </w:rPr>
        <w:commentReference w:id="3"/>
      </w:r>
    </w:p>
    <w:p w14:paraId="57DEFDFE" w14:textId="77777777" w:rsidR="000710FA" w:rsidRDefault="009A0142">
      <w:pPr>
        <w:pStyle w:val="TOC1"/>
        <w:tabs>
          <w:tab w:val="left" w:pos="440"/>
          <w:tab w:val="right" w:leader="dot" w:pos="8777"/>
        </w:tabs>
        <w:rPr>
          <w:ins w:id="4" w:author="Ježek Bruno" w:date="2019-04-15T10:55:00Z"/>
          <w:rFonts w:eastAsiaTheme="minorEastAsia"/>
          <w:noProof/>
          <w:lang w:eastAsia="cs-CZ"/>
        </w:rPr>
      </w:pPr>
      <w:r>
        <w:fldChar w:fldCharType="begin"/>
      </w:r>
      <w:r>
        <w:instrText xml:space="preserve"> TOC \o "2-3" \h \z \t "Nadpis 1;1" </w:instrText>
      </w:r>
      <w:r>
        <w:fldChar w:fldCharType="separate"/>
      </w:r>
      <w:ins w:id="5" w:author="Ježek Bruno" w:date="2019-04-15T10:55:00Z">
        <w:r w:rsidR="000710FA" w:rsidRPr="00AC750C">
          <w:rPr>
            <w:rStyle w:val="Hyperlink"/>
            <w:noProof/>
          </w:rPr>
          <w:fldChar w:fldCharType="begin"/>
        </w:r>
        <w:r w:rsidR="000710FA" w:rsidRPr="00AC750C">
          <w:rPr>
            <w:rStyle w:val="Hyperlink"/>
            <w:noProof/>
          </w:rPr>
          <w:instrText xml:space="preserve"> </w:instrText>
        </w:r>
        <w:r w:rsidR="000710FA">
          <w:rPr>
            <w:noProof/>
          </w:rPr>
          <w:instrText>HYPERLINK \l "_Toc6218133"</w:instrText>
        </w:r>
        <w:r w:rsidR="000710FA" w:rsidRPr="00AC750C">
          <w:rPr>
            <w:rStyle w:val="Hyperlink"/>
            <w:noProof/>
          </w:rPr>
          <w:instrText xml:space="preserve"> </w:instrText>
        </w:r>
        <w:r w:rsidR="000710FA" w:rsidRPr="00AC750C">
          <w:rPr>
            <w:rStyle w:val="Hyperlink"/>
            <w:noProof/>
          </w:rPr>
          <w:fldChar w:fldCharType="separate"/>
        </w:r>
        <w:r w:rsidR="000710FA" w:rsidRPr="00AC750C">
          <w:rPr>
            <w:rStyle w:val="Hyperlink"/>
            <w:noProof/>
          </w:rPr>
          <w:t>1</w:t>
        </w:r>
        <w:r w:rsidR="000710FA">
          <w:rPr>
            <w:rFonts w:eastAsiaTheme="minorEastAsia"/>
            <w:noProof/>
            <w:lang w:eastAsia="cs-CZ"/>
          </w:rPr>
          <w:tab/>
        </w:r>
        <w:r w:rsidR="000710FA" w:rsidRPr="00AC750C">
          <w:rPr>
            <w:rStyle w:val="Hyperlink"/>
            <w:noProof/>
          </w:rPr>
          <w:t>Úvod</w:t>
        </w:r>
        <w:r w:rsidR="000710FA">
          <w:rPr>
            <w:noProof/>
            <w:webHidden/>
          </w:rPr>
          <w:tab/>
        </w:r>
        <w:r w:rsidR="000710FA">
          <w:rPr>
            <w:noProof/>
            <w:webHidden/>
          </w:rPr>
          <w:fldChar w:fldCharType="begin"/>
        </w:r>
        <w:r w:rsidR="000710FA">
          <w:rPr>
            <w:noProof/>
            <w:webHidden/>
          </w:rPr>
          <w:instrText xml:space="preserve"> PAGEREF _Toc6218133 \h </w:instrText>
        </w:r>
      </w:ins>
      <w:r w:rsidR="000710FA">
        <w:rPr>
          <w:noProof/>
          <w:webHidden/>
        </w:rPr>
      </w:r>
      <w:r w:rsidR="000710FA">
        <w:rPr>
          <w:noProof/>
          <w:webHidden/>
        </w:rPr>
        <w:fldChar w:fldCharType="separate"/>
      </w:r>
      <w:ins w:id="6" w:author="Ježek Bruno" w:date="2019-04-15T10:55:00Z">
        <w:r w:rsidR="000710FA">
          <w:rPr>
            <w:noProof/>
            <w:webHidden/>
          </w:rPr>
          <w:t>1</w:t>
        </w:r>
        <w:r w:rsidR="000710FA">
          <w:rPr>
            <w:noProof/>
            <w:webHidden/>
          </w:rPr>
          <w:fldChar w:fldCharType="end"/>
        </w:r>
        <w:r w:rsidR="000710FA" w:rsidRPr="00AC750C">
          <w:rPr>
            <w:rStyle w:val="Hyperlink"/>
            <w:noProof/>
          </w:rPr>
          <w:fldChar w:fldCharType="end"/>
        </w:r>
      </w:ins>
    </w:p>
    <w:p w14:paraId="20C2D716" w14:textId="77777777" w:rsidR="000710FA" w:rsidRDefault="000710FA">
      <w:pPr>
        <w:pStyle w:val="TOC1"/>
        <w:tabs>
          <w:tab w:val="left" w:pos="440"/>
          <w:tab w:val="right" w:leader="dot" w:pos="8777"/>
        </w:tabs>
        <w:rPr>
          <w:ins w:id="7" w:author="Ježek Bruno" w:date="2019-04-15T10:55:00Z"/>
          <w:rFonts w:eastAsiaTheme="minorEastAsia"/>
          <w:noProof/>
          <w:lang w:eastAsia="cs-CZ"/>
        </w:rPr>
      </w:pPr>
      <w:ins w:id="8" w:author="Ježek Bruno" w:date="2019-04-15T10:55:00Z">
        <w:r w:rsidRPr="00AC750C">
          <w:rPr>
            <w:rStyle w:val="Hyperlink"/>
            <w:noProof/>
          </w:rPr>
          <w:fldChar w:fldCharType="begin"/>
        </w:r>
        <w:r w:rsidRPr="00AC750C">
          <w:rPr>
            <w:rStyle w:val="Hyperlink"/>
            <w:noProof/>
          </w:rPr>
          <w:instrText xml:space="preserve"> </w:instrText>
        </w:r>
        <w:r>
          <w:rPr>
            <w:noProof/>
          </w:rPr>
          <w:instrText>HYPERLINK \l "_Toc6218134"</w:instrText>
        </w:r>
        <w:r w:rsidRPr="00AC750C">
          <w:rPr>
            <w:rStyle w:val="Hyperlink"/>
            <w:noProof/>
          </w:rPr>
          <w:instrText xml:space="preserve"> </w:instrText>
        </w:r>
        <w:r w:rsidRPr="00AC750C">
          <w:rPr>
            <w:rStyle w:val="Hyperlink"/>
            <w:noProof/>
          </w:rPr>
          <w:fldChar w:fldCharType="separate"/>
        </w:r>
        <w:r w:rsidRPr="00AC750C">
          <w:rPr>
            <w:rStyle w:val="Hyperlink"/>
            <w:noProof/>
          </w:rPr>
          <w:t>2</w:t>
        </w:r>
        <w:r>
          <w:rPr>
            <w:rFonts w:eastAsiaTheme="minorEastAsia"/>
            <w:noProof/>
            <w:lang w:eastAsia="cs-CZ"/>
          </w:rPr>
          <w:tab/>
        </w:r>
        <w:r w:rsidRPr="00AC750C">
          <w:rPr>
            <w:rStyle w:val="Hyperlink"/>
            <w:noProof/>
          </w:rPr>
          <w:t>Strojové učení v obecných rysech</w:t>
        </w:r>
        <w:r>
          <w:rPr>
            <w:noProof/>
            <w:webHidden/>
          </w:rPr>
          <w:tab/>
        </w:r>
        <w:r>
          <w:rPr>
            <w:noProof/>
            <w:webHidden/>
          </w:rPr>
          <w:fldChar w:fldCharType="begin"/>
        </w:r>
        <w:r>
          <w:rPr>
            <w:noProof/>
            <w:webHidden/>
          </w:rPr>
          <w:instrText xml:space="preserve"> PAGEREF _Toc6218134 \h </w:instrText>
        </w:r>
      </w:ins>
      <w:r>
        <w:rPr>
          <w:noProof/>
          <w:webHidden/>
        </w:rPr>
      </w:r>
      <w:r>
        <w:rPr>
          <w:noProof/>
          <w:webHidden/>
        </w:rPr>
        <w:fldChar w:fldCharType="separate"/>
      </w:r>
      <w:ins w:id="9" w:author="Ježek Bruno" w:date="2019-04-15T10:55:00Z">
        <w:r>
          <w:rPr>
            <w:noProof/>
            <w:webHidden/>
          </w:rPr>
          <w:t>3</w:t>
        </w:r>
        <w:r>
          <w:rPr>
            <w:noProof/>
            <w:webHidden/>
          </w:rPr>
          <w:fldChar w:fldCharType="end"/>
        </w:r>
        <w:r w:rsidRPr="00AC750C">
          <w:rPr>
            <w:rStyle w:val="Hyperlink"/>
            <w:noProof/>
          </w:rPr>
          <w:fldChar w:fldCharType="end"/>
        </w:r>
      </w:ins>
    </w:p>
    <w:p w14:paraId="6DC22A5A" w14:textId="77777777" w:rsidR="000710FA" w:rsidRDefault="000710FA">
      <w:pPr>
        <w:pStyle w:val="TOC2"/>
        <w:tabs>
          <w:tab w:val="left" w:pos="880"/>
          <w:tab w:val="right" w:leader="dot" w:pos="8777"/>
        </w:tabs>
        <w:rPr>
          <w:ins w:id="10" w:author="Ježek Bruno" w:date="2019-04-15T10:55:00Z"/>
          <w:rFonts w:eastAsiaTheme="minorEastAsia"/>
          <w:noProof/>
          <w:lang w:eastAsia="cs-CZ"/>
        </w:rPr>
      </w:pPr>
      <w:ins w:id="11" w:author="Ježek Bruno" w:date="2019-04-15T10:55:00Z">
        <w:r w:rsidRPr="00AC750C">
          <w:rPr>
            <w:rStyle w:val="Hyperlink"/>
            <w:noProof/>
          </w:rPr>
          <w:fldChar w:fldCharType="begin"/>
        </w:r>
        <w:r w:rsidRPr="00AC750C">
          <w:rPr>
            <w:rStyle w:val="Hyperlink"/>
            <w:noProof/>
          </w:rPr>
          <w:instrText xml:space="preserve"> </w:instrText>
        </w:r>
        <w:r>
          <w:rPr>
            <w:noProof/>
          </w:rPr>
          <w:instrText>HYPERLINK \l "_Toc6218135"</w:instrText>
        </w:r>
        <w:r w:rsidRPr="00AC750C">
          <w:rPr>
            <w:rStyle w:val="Hyperlink"/>
            <w:noProof/>
          </w:rPr>
          <w:instrText xml:space="preserve"> </w:instrText>
        </w:r>
        <w:r w:rsidRPr="00AC750C">
          <w:rPr>
            <w:rStyle w:val="Hyperlink"/>
            <w:noProof/>
          </w:rPr>
          <w:fldChar w:fldCharType="separate"/>
        </w:r>
        <w:r w:rsidRPr="00AC750C">
          <w:rPr>
            <w:rStyle w:val="Hyperlink"/>
            <w:noProof/>
            <w:lang w:bidi="he-IL"/>
          </w:rPr>
          <w:t>2.1</w:t>
        </w:r>
        <w:r>
          <w:rPr>
            <w:rFonts w:eastAsiaTheme="minorEastAsia"/>
            <w:noProof/>
            <w:lang w:eastAsia="cs-CZ"/>
          </w:rPr>
          <w:tab/>
        </w:r>
        <w:r w:rsidRPr="00AC750C">
          <w:rPr>
            <w:rStyle w:val="Hyperlink"/>
            <w:noProof/>
          </w:rPr>
          <w:t>Rozli</w:t>
        </w:r>
        <w:r w:rsidRPr="00AC750C">
          <w:rPr>
            <w:rStyle w:val="Hyperlink"/>
            <w:noProof/>
            <w:lang w:bidi="he-IL"/>
          </w:rPr>
          <w:t>šení diskriminativních a generativních modelů</w:t>
        </w:r>
        <w:r>
          <w:rPr>
            <w:noProof/>
            <w:webHidden/>
          </w:rPr>
          <w:tab/>
        </w:r>
        <w:r>
          <w:rPr>
            <w:noProof/>
            <w:webHidden/>
          </w:rPr>
          <w:fldChar w:fldCharType="begin"/>
        </w:r>
        <w:r>
          <w:rPr>
            <w:noProof/>
            <w:webHidden/>
          </w:rPr>
          <w:instrText xml:space="preserve"> PAGEREF _Toc6218135 \h </w:instrText>
        </w:r>
      </w:ins>
      <w:r>
        <w:rPr>
          <w:noProof/>
          <w:webHidden/>
        </w:rPr>
      </w:r>
      <w:r>
        <w:rPr>
          <w:noProof/>
          <w:webHidden/>
        </w:rPr>
        <w:fldChar w:fldCharType="separate"/>
      </w:r>
      <w:ins w:id="12" w:author="Ježek Bruno" w:date="2019-04-15T10:55:00Z">
        <w:r>
          <w:rPr>
            <w:noProof/>
            <w:webHidden/>
          </w:rPr>
          <w:t>4</w:t>
        </w:r>
        <w:r>
          <w:rPr>
            <w:noProof/>
            <w:webHidden/>
          </w:rPr>
          <w:fldChar w:fldCharType="end"/>
        </w:r>
        <w:r w:rsidRPr="00AC750C">
          <w:rPr>
            <w:rStyle w:val="Hyperlink"/>
            <w:noProof/>
          </w:rPr>
          <w:fldChar w:fldCharType="end"/>
        </w:r>
      </w:ins>
    </w:p>
    <w:p w14:paraId="4CDFA3D9" w14:textId="77777777" w:rsidR="000710FA" w:rsidRDefault="000710FA">
      <w:pPr>
        <w:pStyle w:val="TOC2"/>
        <w:tabs>
          <w:tab w:val="left" w:pos="880"/>
          <w:tab w:val="right" w:leader="dot" w:pos="8777"/>
        </w:tabs>
        <w:rPr>
          <w:ins w:id="13" w:author="Ježek Bruno" w:date="2019-04-15T10:55:00Z"/>
          <w:rFonts w:eastAsiaTheme="minorEastAsia"/>
          <w:noProof/>
          <w:lang w:eastAsia="cs-CZ"/>
        </w:rPr>
      </w:pPr>
      <w:ins w:id="14" w:author="Ježek Bruno" w:date="2019-04-15T10:55:00Z">
        <w:r w:rsidRPr="00AC750C">
          <w:rPr>
            <w:rStyle w:val="Hyperlink"/>
            <w:noProof/>
          </w:rPr>
          <w:fldChar w:fldCharType="begin"/>
        </w:r>
        <w:r w:rsidRPr="00AC750C">
          <w:rPr>
            <w:rStyle w:val="Hyperlink"/>
            <w:noProof/>
          </w:rPr>
          <w:instrText xml:space="preserve"> </w:instrText>
        </w:r>
        <w:r>
          <w:rPr>
            <w:noProof/>
          </w:rPr>
          <w:instrText>HYPERLINK \l "_Toc6218136"</w:instrText>
        </w:r>
        <w:r w:rsidRPr="00AC750C">
          <w:rPr>
            <w:rStyle w:val="Hyperlink"/>
            <w:noProof/>
          </w:rPr>
          <w:instrText xml:space="preserve"> </w:instrText>
        </w:r>
        <w:r w:rsidRPr="00AC750C">
          <w:rPr>
            <w:rStyle w:val="Hyperlink"/>
            <w:noProof/>
          </w:rPr>
          <w:fldChar w:fldCharType="separate"/>
        </w:r>
        <w:r w:rsidRPr="00AC750C">
          <w:rPr>
            <w:rStyle w:val="Hyperlink"/>
            <w:noProof/>
          </w:rPr>
          <w:t>2.2</w:t>
        </w:r>
        <w:r>
          <w:rPr>
            <w:rFonts w:eastAsiaTheme="minorEastAsia"/>
            <w:noProof/>
            <w:lang w:eastAsia="cs-CZ"/>
          </w:rPr>
          <w:tab/>
        </w:r>
        <w:r w:rsidRPr="00AC750C">
          <w:rPr>
            <w:rStyle w:val="Hyperlink"/>
            <w:noProof/>
          </w:rPr>
          <w:t>Metody strojového učení s omezením na neuronové sítě</w:t>
        </w:r>
        <w:r>
          <w:rPr>
            <w:noProof/>
            <w:webHidden/>
          </w:rPr>
          <w:tab/>
        </w:r>
        <w:r>
          <w:rPr>
            <w:noProof/>
            <w:webHidden/>
          </w:rPr>
          <w:fldChar w:fldCharType="begin"/>
        </w:r>
        <w:r>
          <w:rPr>
            <w:noProof/>
            <w:webHidden/>
          </w:rPr>
          <w:instrText xml:space="preserve"> PAGEREF _Toc6218136 \h </w:instrText>
        </w:r>
      </w:ins>
      <w:r>
        <w:rPr>
          <w:noProof/>
          <w:webHidden/>
        </w:rPr>
      </w:r>
      <w:r>
        <w:rPr>
          <w:noProof/>
          <w:webHidden/>
        </w:rPr>
        <w:fldChar w:fldCharType="separate"/>
      </w:r>
      <w:ins w:id="15" w:author="Ježek Bruno" w:date="2019-04-15T10:55:00Z">
        <w:r>
          <w:rPr>
            <w:noProof/>
            <w:webHidden/>
          </w:rPr>
          <w:t>5</w:t>
        </w:r>
        <w:r>
          <w:rPr>
            <w:noProof/>
            <w:webHidden/>
          </w:rPr>
          <w:fldChar w:fldCharType="end"/>
        </w:r>
        <w:r w:rsidRPr="00AC750C">
          <w:rPr>
            <w:rStyle w:val="Hyperlink"/>
            <w:noProof/>
          </w:rPr>
          <w:fldChar w:fldCharType="end"/>
        </w:r>
      </w:ins>
    </w:p>
    <w:p w14:paraId="3A9D9E10" w14:textId="77777777" w:rsidR="000710FA" w:rsidRDefault="000710FA">
      <w:pPr>
        <w:pStyle w:val="TOC3"/>
        <w:tabs>
          <w:tab w:val="left" w:pos="1320"/>
          <w:tab w:val="right" w:leader="dot" w:pos="8777"/>
        </w:tabs>
        <w:rPr>
          <w:ins w:id="16" w:author="Ježek Bruno" w:date="2019-04-15T10:55:00Z"/>
          <w:rFonts w:eastAsiaTheme="minorEastAsia"/>
          <w:noProof/>
          <w:lang w:eastAsia="cs-CZ"/>
        </w:rPr>
      </w:pPr>
      <w:ins w:id="17" w:author="Ježek Bruno" w:date="2019-04-15T10:55:00Z">
        <w:r w:rsidRPr="00AC750C">
          <w:rPr>
            <w:rStyle w:val="Hyperlink"/>
            <w:noProof/>
          </w:rPr>
          <w:fldChar w:fldCharType="begin"/>
        </w:r>
        <w:r w:rsidRPr="00AC750C">
          <w:rPr>
            <w:rStyle w:val="Hyperlink"/>
            <w:noProof/>
          </w:rPr>
          <w:instrText xml:space="preserve"> </w:instrText>
        </w:r>
        <w:r>
          <w:rPr>
            <w:noProof/>
          </w:rPr>
          <w:instrText>HYPERLINK \l "_Toc6218137"</w:instrText>
        </w:r>
        <w:r w:rsidRPr="00AC750C">
          <w:rPr>
            <w:rStyle w:val="Hyperlink"/>
            <w:noProof/>
          </w:rPr>
          <w:instrText xml:space="preserve"> </w:instrText>
        </w:r>
        <w:r w:rsidRPr="00AC750C">
          <w:rPr>
            <w:rStyle w:val="Hyperlink"/>
            <w:noProof/>
          </w:rPr>
          <w:fldChar w:fldCharType="separate"/>
        </w:r>
        <w:r w:rsidRPr="00AC750C">
          <w:rPr>
            <w:rStyle w:val="Hyperlink"/>
            <w:noProof/>
            <w:lang w:bidi="x-none"/>
            <w14:scene3d>
              <w14:camera w14:prst="orthographicFront"/>
              <w14:lightRig w14:rig="threePt" w14:dir="t">
                <w14:rot w14:lat="0" w14:lon="0" w14:rev="0"/>
              </w14:lightRig>
            </w14:scene3d>
          </w:rPr>
          <w:t>2.2.1</w:t>
        </w:r>
        <w:r>
          <w:rPr>
            <w:rFonts w:eastAsiaTheme="minorEastAsia"/>
            <w:noProof/>
            <w:lang w:eastAsia="cs-CZ"/>
          </w:rPr>
          <w:tab/>
        </w:r>
        <w:r w:rsidRPr="00AC750C">
          <w:rPr>
            <w:rStyle w:val="Hyperlink"/>
            <w:noProof/>
          </w:rPr>
          <w:t>Hluboké dopředné neuronové sítě</w:t>
        </w:r>
        <w:r>
          <w:rPr>
            <w:noProof/>
            <w:webHidden/>
          </w:rPr>
          <w:tab/>
        </w:r>
        <w:r>
          <w:rPr>
            <w:noProof/>
            <w:webHidden/>
          </w:rPr>
          <w:fldChar w:fldCharType="begin"/>
        </w:r>
        <w:r>
          <w:rPr>
            <w:noProof/>
            <w:webHidden/>
          </w:rPr>
          <w:instrText xml:space="preserve"> PAGEREF _Toc6218137 \h </w:instrText>
        </w:r>
      </w:ins>
      <w:r>
        <w:rPr>
          <w:noProof/>
          <w:webHidden/>
        </w:rPr>
      </w:r>
      <w:r>
        <w:rPr>
          <w:noProof/>
          <w:webHidden/>
        </w:rPr>
        <w:fldChar w:fldCharType="separate"/>
      </w:r>
      <w:ins w:id="18" w:author="Ježek Bruno" w:date="2019-04-15T10:55:00Z">
        <w:r>
          <w:rPr>
            <w:noProof/>
            <w:webHidden/>
          </w:rPr>
          <w:t>5</w:t>
        </w:r>
        <w:r>
          <w:rPr>
            <w:noProof/>
            <w:webHidden/>
          </w:rPr>
          <w:fldChar w:fldCharType="end"/>
        </w:r>
        <w:r w:rsidRPr="00AC750C">
          <w:rPr>
            <w:rStyle w:val="Hyperlink"/>
            <w:noProof/>
          </w:rPr>
          <w:fldChar w:fldCharType="end"/>
        </w:r>
      </w:ins>
    </w:p>
    <w:p w14:paraId="4BC5AAAC" w14:textId="77777777" w:rsidR="000710FA" w:rsidRDefault="000710FA">
      <w:pPr>
        <w:pStyle w:val="TOC3"/>
        <w:tabs>
          <w:tab w:val="left" w:pos="1320"/>
          <w:tab w:val="right" w:leader="dot" w:pos="8777"/>
        </w:tabs>
        <w:rPr>
          <w:ins w:id="19" w:author="Ježek Bruno" w:date="2019-04-15T10:55:00Z"/>
          <w:rFonts w:eastAsiaTheme="minorEastAsia"/>
          <w:noProof/>
          <w:lang w:eastAsia="cs-CZ"/>
        </w:rPr>
      </w:pPr>
      <w:ins w:id="20" w:author="Ježek Bruno" w:date="2019-04-15T10:55:00Z">
        <w:r w:rsidRPr="00AC750C">
          <w:rPr>
            <w:rStyle w:val="Hyperlink"/>
            <w:noProof/>
          </w:rPr>
          <w:fldChar w:fldCharType="begin"/>
        </w:r>
        <w:r w:rsidRPr="00AC750C">
          <w:rPr>
            <w:rStyle w:val="Hyperlink"/>
            <w:noProof/>
          </w:rPr>
          <w:instrText xml:space="preserve"> </w:instrText>
        </w:r>
        <w:r>
          <w:rPr>
            <w:noProof/>
          </w:rPr>
          <w:instrText>HYPERLINK \l "_Toc6218138"</w:instrText>
        </w:r>
        <w:r w:rsidRPr="00AC750C">
          <w:rPr>
            <w:rStyle w:val="Hyperlink"/>
            <w:noProof/>
          </w:rPr>
          <w:instrText xml:space="preserve"> </w:instrText>
        </w:r>
        <w:r w:rsidRPr="00AC750C">
          <w:rPr>
            <w:rStyle w:val="Hyperlink"/>
            <w:noProof/>
          </w:rPr>
          <w:fldChar w:fldCharType="separate"/>
        </w:r>
        <w:r w:rsidRPr="00AC750C">
          <w:rPr>
            <w:rStyle w:val="Hyperlink"/>
            <w:noProof/>
            <w:lang w:bidi="x-none"/>
            <w14:scene3d>
              <w14:camera w14:prst="orthographicFront"/>
              <w14:lightRig w14:rig="threePt" w14:dir="t">
                <w14:rot w14:lat="0" w14:lon="0" w14:rev="0"/>
              </w14:lightRig>
            </w14:scene3d>
          </w:rPr>
          <w:t>2.2.2</w:t>
        </w:r>
        <w:r>
          <w:rPr>
            <w:rFonts w:eastAsiaTheme="minorEastAsia"/>
            <w:noProof/>
            <w:lang w:eastAsia="cs-CZ"/>
          </w:rPr>
          <w:tab/>
        </w:r>
        <w:r w:rsidRPr="00AC750C">
          <w:rPr>
            <w:rStyle w:val="Hyperlink"/>
            <w:noProof/>
          </w:rPr>
          <w:t>Učení neuronových sítí</w:t>
        </w:r>
        <w:r>
          <w:rPr>
            <w:noProof/>
            <w:webHidden/>
          </w:rPr>
          <w:tab/>
        </w:r>
        <w:r>
          <w:rPr>
            <w:noProof/>
            <w:webHidden/>
          </w:rPr>
          <w:fldChar w:fldCharType="begin"/>
        </w:r>
        <w:r>
          <w:rPr>
            <w:noProof/>
            <w:webHidden/>
          </w:rPr>
          <w:instrText xml:space="preserve"> PAGEREF _Toc6218138 \h </w:instrText>
        </w:r>
      </w:ins>
      <w:r>
        <w:rPr>
          <w:noProof/>
          <w:webHidden/>
        </w:rPr>
      </w:r>
      <w:r>
        <w:rPr>
          <w:noProof/>
          <w:webHidden/>
        </w:rPr>
        <w:fldChar w:fldCharType="separate"/>
      </w:r>
      <w:ins w:id="21" w:author="Ježek Bruno" w:date="2019-04-15T10:55:00Z">
        <w:r>
          <w:rPr>
            <w:noProof/>
            <w:webHidden/>
          </w:rPr>
          <w:t>8</w:t>
        </w:r>
        <w:r>
          <w:rPr>
            <w:noProof/>
            <w:webHidden/>
          </w:rPr>
          <w:fldChar w:fldCharType="end"/>
        </w:r>
        <w:r w:rsidRPr="00AC750C">
          <w:rPr>
            <w:rStyle w:val="Hyperlink"/>
            <w:noProof/>
          </w:rPr>
          <w:fldChar w:fldCharType="end"/>
        </w:r>
      </w:ins>
    </w:p>
    <w:p w14:paraId="793160AC" w14:textId="77777777" w:rsidR="000710FA" w:rsidRDefault="000710FA">
      <w:pPr>
        <w:pStyle w:val="TOC3"/>
        <w:tabs>
          <w:tab w:val="left" w:pos="1320"/>
          <w:tab w:val="right" w:leader="dot" w:pos="8777"/>
        </w:tabs>
        <w:rPr>
          <w:ins w:id="22" w:author="Ježek Bruno" w:date="2019-04-15T10:55:00Z"/>
          <w:rFonts w:eastAsiaTheme="minorEastAsia"/>
          <w:noProof/>
          <w:lang w:eastAsia="cs-CZ"/>
        </w:rPr>
      </w:pPr>
      <w:ins w:id="23" w:author="Ježek Bruno" w:date="2019-04-15T10:55:00Z">
        <w:r w:rsidRPr="00AC750C">
          <w:rPr>
            <w:rStyle w:val="Hyperlink"/>
            <w:noProof/>
          </w:rPr>
          <w:fldChar w:fldCharType="begin"/>
        </w:r>
        <w:r w:rsidRPr="00AC750C">
          <w:rPr>
            <w:rStyle w:val="Hyperlink"/>
            <w:noProof/>
          </w:rPr>
          <w:instrText xml:space="preserve"> </w:instrText>
        </w:r>
        <w:r>
          <w:rPr>
            <w:noProof/>
          </w:rPr>
          <w:instrText>HYPERLINK \l "_Toc6218139"</w:instrText>
        </w:r>
        <w:r w:rsidRPr="00AC750C">
          <w:rPr>
            <w:rStyle w:val="Hyperlink"/>
            <w:noProof/>
          </w:rPr>
          <w:instrText xml:space="preserve"> </w:instrText>
        </w:r>
        <w:r w:rsidRPr="00AC750C">
          <w:rPr>
            <w:rStyle w:val="Hyperlink"/>
            <w:noProof/>
          </w:rPr>
          <w:fldChar w:fldCharType="separate"/>
        </w:r>
        <w:r w:rsidRPr="00AC750C">
          <w:rPr>
            <w:rStyle w:val="Hyperlink"/>
            <w:noProof/>
            <w:lang w:bidi="x-none"/>
            <w14:scene3d>
              <w14:camera w14:prst="orthographicFront"/>
              <w14:lightRig w14:rig="threePt" w14:dir="t">
                <w14:rot w14:lat="0" w14:lon="0" w14:rev="0"/>
              </w14:lightRig>
            </w14:scene3d>
          </w:rPr>
          <w:t>2.2.3</w:t>
        </w:r>
        <w:r>
          <w:rPr>
            <w:rFonts w:eastAsiaTheme="minorEastAsia"/>
            <w:noProof/>
            <w:lang w:eastAsia="cs-CZ"/>
          </w:rPr>
          <w:tab/>
        </w:r>
        <w:r w:rsidRPr="00AC750C">
          <w:rPr>
            <w:rStyle w:val="Hyperlink"/>
            <w:noProof/>
          </w:rPr>
          <w:t>Konvoluční neuronové sítě</w:t>
        </w:r>
        <w:r>
          <w:rPr>
            <w:noProof/>
            <w:webHidden/>
          </w:rPr>
          <w:tab/>
        </w:r>
        <w:r>
          <w:rPr>
            <w:noProof/>
            <w:webHidden/>
          </w:rPr>
          <w:fldChar w:fldCharType="begin"/>
        </w:r>
        <w:r>
          <w:rPr>
            <w:noProof/>
            <w:webHidden/>
          </w:rPr>
          <w:instrText xml:space="preserve"> PAGEREF _Toc6218139 \h </w:instrText>
        </w:r>
      </w:ins>
      <w:r>
        <w:rPr>
          <w:noProof/>
          <w:webHidden/>
        </w:rPr>
      </w:r>
      <w:r>
        <w:rPr>
          <w:noProof/>
          <w:webHidden/>
        </w:rPr>
        <w:fldChar w:fldCharType="separate"/>
      </w:r>
      <w:ins w:id="24" w:author="Ježek Bruno" w:date="2019-04-15T10:55:00Z">
        <w:r>
          <w:rPr>
            <w:noProof/>
            <w:webHidden/>
          </w:rPr>
          <w:t>9</w:t>
        </w:r>
        <w:r>
          <w:rPr>
            <w:noProof/>
            <w:webHidden/>
          </w:rPr>
          <w:fldChar w:fldCharType="end"/>
        </w:r>
        <w:r w:rsidRPr="00AC750C">
          <w:rPr>
            <w:rStyle w:val="Hyperlink"/>
            <w:noProof/>
          </w:rPr>
          <w:fldChar w:fldCharType="end"/>
        </w:r>
      </w:ins>
    </w:p>
    <w:p w14:paraId="76569EAB" w14:textId="77777777" w:rsidR="000710FA" w:rsidRDefault="000710FA">
      <w:pPr>
        <w:pStyle w:val="TOC3"/>
        <w:tabs>
          <w:tab w:val="left" w:pos="1320"/>
          <w:tab w:val="right" w:leader="dot" w:pos="8777"/>
        </w:tabs>
        <w:rPr>
          <w:ins w:id="25" w:author="Ježek Bruno" w:date="2019-04-15T10:55:00Z"/>
          <w:rFonts w:eastAsiaTheme="minorEastAsia"/>
          <w:noProof/>
          <w:lang w:eastAsia="cs-CZ"/>
        </w:rPr>
      </w:pPr>
      <w:ins w:id="26" w:author="Ježek Bruno" w:date="2019-04-15T10:55:00Z">
        <w:r w:rsidRPr="00AC750C">
          <w:rPr>
            <w:rStyle w:val="Hyperlink"/>
            <w:noProof/>
          </w:rPr>
          <w:fldChar w:fldCharType="begin"/>
        </w:r>
        <w:r w:rsidRPr="00AC750C">
          <w:rPr>
            <w:rStyle w:val="Hyperlink"/>
            <w:noProof/>
          </w:rPr>
          <w:instrText xml:space="preserve"> </w:instrText>
        </w:r>
        <w:r>
          <w:rPr>
            <w:noProof/>
          </w:rPr>
          <w:instrText>HYPERLINK \l "_Toc6218140"</w:instrText>
        </w:r>
        <w:r w:rsidRPr="00AC750C">
          <w:rPr>
            <w:rStyle w:val="Hyperlink"/>
            <w:noProof/>
          </w:rPr>
          <w:instrText xml:space="preserve"> </w:instrText>
        </w:r>
        <w:r w:rsidRPr="00AC750C">
          <w:rPr>
            <w:rStyle w:val="Hyperlink"/>
            <w:noProof/>
          </w:rPr>
          <w:fldChar w:fldCharType="separate"/>
        </w:r>
        <w:r w:rsidRPr="00AC750C">
          <w:rPr>
            <w:rStyle w:val="Hyperlink"/>
            <w:noProof/>
            <w:lang w:bidi="x-none"/>
            <w14:scene3d>
              <w14:camera w14:prst="orthographicFront"/>
              <w14:lightRig w14:rig="threePt" w14:dir="t">
                <w14:rot w14:lat="0" w14:lon="0" w14:rev="0"/>
              </w14:lightRig>
            </w14:scene3d>
          </w:rPr>
          <w:t>2.2.4</w:t>
        </w:r>
        <w:r>
          <w:rPr>
            <w:rFonts w:eastAsiaTheme="minorEastAsia"/>
            <w:noProof/>
            <w:lang w:eastAsia="cs-CZ"/>
          </w:rPr>
          <w:tab/>
        </w:r>
        <w:r w:rsidRPr="00AC750C">
          <w:rPr>
            <w:rStyle w:val="Hyperlink"/>
            <w:noProof/>
          </w:rPr>
          <w:t>Generative adversarial neural networks</w:t>
        </w:r>
        <w:r>
          <w:rPr>
            <w:noProof/>
            <w:webHidden/>
          </w:rPr>
          <w:tab/>
        </w:r>
        <w:r>
          <w:rPr>
            <w:noProof/>
            <w:webHidden/>
          </w:rPr>
          <w:fldChar w:fldCharType="begin"/>
        </w:r>
        <w:r>
          <w:rPr>
            <w:noProof/>
            <w:webHidden/>
          </w:rPr>
          <w:instrText xml:space="preserve"> PAGEREF _Toc6218140 \h </w:instrText>
        </w:r>
      </w:ins>
      <w:r>
        <w:rPr>
          <w:noProof/>
          <w:webHidden/>
        </w:rPr>
      </w:r>
      <w:r>
        <w:rPr>
          <w:noProof/>
          <w:webHidden/>
        </w:rPr>
        <w:fldChar w:fldCharType="separate"/>
      </w:r>
      <w:ins w:id="27" w:author="Ježek Bruno" w:date="2019-04-15T10:55:00Z">
        <w:r>
          <w:rPr>
            <w:noProof/>
            <w:webHidden/>
          </w:rPr>
          <w:t>12</w:t>
        </w:r>
        <w:r>
          <w:rPr>
            <w:noProof/>
            <w:webHidden/>
          </w:rPr>
          <w:fldChar w:fldCharType="end"/>
        </w:r>
        <w:r w:rsidRPr="00AC750C">
          <w:rPr>
            <w:rStyle w:val="Hyperlink"/>
            <w:noProof/>
          </w:rPr>
          <w:fldChar w:fldCharType="end"/>
        </w:r>
      </w:ins>
    </w:p>
    <w:p w14:paraId="7411ED72" w14:textId="77777777" w:rsidR="000710FA" w:rsidRDefault="000710FA">
      <w:pPr>
        <w:pStyle w:val="TOC1"/>
        <w:tabs>
          <w:tab w:val="left" w:pos="440"/>
          <w:tab w:val="right" w:leader="dot" w:pos="8777"/>
        </w:tabs>
        <w:rPr>
          <w:ins w:id="28" w:author="Ježek Bruno" w:date="2019-04-15T10:55:00Z"/>
          <w:rFonts w:eastAsiaTheme="minorEastAsia"/>
          <w:noProof/>
          <w:lang w:eastAsia="cs-CZ"/>
        </w:rPr>
      </w:pPr>
      <w:ins w:id="29" w:author="Ježek Bruno" w:date="2019-04-15T10:55:00Z">
        <w:r w:rsidRPr="00AC750C">
          <w:rPr>
            <w:rStyle w:val="Hyperlink"/>
            <w:noProof/>
          </w:rPr>
          <w:fldChar w:fldCharType="begin"/>
        </w:r>
        <w:r w:rsidRPr="00AC750C">
          <w:rPr>
            <w:rStyle w:val="Hyperlink"/>
            <w:noProof/>
          </w:rPr>
          <w:instrText xml:space="preserve"> </w:instrText>
        </w:r>
        <w:r>
          <w:rPr>
            <w:noProof/>
          </w:rPr>
          <w:instrText>HYPERLINK \l "_Toc6218141"</w:instrText>
        </w:r>
        <w:r w:rsidRPr="00AC750C">
          <w:rPr>
            <w:rStyle w:val="Hyperlink"/>
            <w:noProof/>
          </w:rPr>
          <w:instrText xml:space="preserve"> </w:instrText>
        </w:r>
        <w:r w:rsidRPr="00AC750C">
          <w:rPr>
            <w:rStyle w:val="Hyperlink"/>
            <w:noProof/>
          </w:rPr>
          <w:fldChar w:fldCharType="separate"/>
        </w:r>
        <w:r w:rsidRPr="00AC750C">
          <w:rPr>
            <w:rStyle w:val="Hyperlink"/>
            <w:noProof/>
          </w:rPr>
          <w:t>3</w:t>
        </w:r>
        <w:r>
          <w:rPr>
            <w:rFonts w:eastAsiaTheme="minorEastAsia"/>
            <w:noProof/>
            <w:lang w:eastAsia="cs-CZ"/>
          </w:rPr>
          <w:tab/>
        </w:r>
        <w:r w:rsidRPr="00AC750C">
          <w:rPr>
            <w:rStyle w:val="Hyperlink"/>
            <w:noProof/>
          </w:rPr>
          <w:t>Procedurální generování</w:t>
        </w:r>
        <w:r>
          <w:rPr>
            <w:noProof/>
            <w:webHidden/>
          </w:rPr>
          <w:tab/>
        </w:r>
        <w:r>
          <w:rPr>
            <w:noProof/>
            <w:webHidden/>
          </w:rPr>
          <w:fldChar w:fldCharType="begin"/>
        </w:r>
        <w:r>
          <w:rPr>
            <w:noProof/>
            <w:webHidden/>
          </w:rPr>
          <w:instrText xml:space="preserve"> PAGEREF _Toc6218141 \h </w:instrText>
        </w:r>
      </w:ins>
      <w:r>
        <w:rPr>
          <w:noProof/>
          <w:webHidden/>
        </w:rPr>
      </w:r>
      <w:r>
        <w:rPr>
          <w:noProof/>
          <w:webHidden/>
        </w:rPr>
        <w:fldChar w:fldCharType="separate"/>
      </w:r>
      <w:ins w:id="30" w:author="Ježek Bruno" w:date="2019-04-15T10:55:00Z">
        <w:r>
          <w:rPr>
            <w:noProof/>
            <w:webHidden/>
          </w:rPr>
          <w:t>13</w:t>
        </w:r>
        <w:r>
          <w:rPr>
            <w:noProof/>
            <w:webHidden/>
          </w:rPr>
          <w:fldChar w:fldCharType="end"/>
        </w:r>
        <w:r w:rsidRPr="00AC750C">
          <w:rPr>
            <w:rStyle w:val="Hyperlink"/>
            <w:noProof/>
          </w:rPr>
          <w:fldChar w:fldCharType="end"/>
        </w:r>
      </w:ins>
    </w:p>
    <w:p w14:paraId="6ECF1AD5" w14:textId="77777777" w:rsidR="000710FA" w:rsidRDefault="000710FA">
      <w:pPr>
        <w:pStyle w:val="TOC2"/>
        <w:tabs>
          <w:tab w:val="left" w:pos="880"/>
          <w:tab w:val="right" w:leader="dot" w:pos="8777"/>
        </w:tabs>
        <w:rPr>
          <w:ins w:id="31" w:author="Ježek Bruno" w:date="2019-04-15T10:55:00Z"/>
          <w:rFonts w:eastAsiaTheme="minorEastAsia"/>
          <w:noProof/>
          <w:lang w:eastAsia="cs-CZ"/>
        </w:rPr>
      </w:pPr>
      <w:ins w:id="32" w:author="Ježek Bruno" w:date="2019-04-15T10:55:00Z">
        <w:r w:rsidRPr="00AC750C">
          <w:rPr>
            <w:rStyle w:val="Hyperlink"/>
            <w:noProof/>
          </w:rPr>
          <w:fldChar w:fldCharType="begin"/>
        </w:r>
        <w:r w:rsidRPr="00AC750C">
          <w:rPr>
            <w:rStyle w:val="Hyperlink"/>
            <w:noProof/>
          </w:rPr>
          <w:instrText xml:space="preserve"> </w:instrText>
        </w:r>
        <w:r>
          <w:rPr>
            <w:noProof/>
          </w:rPr>
          <w:instrText>HYPERLINK \l "_Toc6218142"</w:instrText>
        </w:r>
        <w:r w:rsidRPr="00AC750C">
          <w:rPr>
            <w:rStyle w:val="Hyperlink"/>
            <w:noProof/>
          </w:rPr>
          <w:instrText xml:space="preserve"> </w:instrText>
        </w:r>
        <w:r w:rsidRPr="00AC750C">
          <w:rPr>
            <w:rStyle w:val="Hyperlink"/>
            <w:noProof/>
          </w:rPr>
          <w:fldChar w:fldCharType="separate"/>
        </w:r>
        <w:r w:rsidRPr="00AC750C">
          <w:rPr>
            <w:rStyle w:val="Hyperlink"/>
            <w:noProof/>
          </w:rPr>
          <w:t>3.1</w:t>
        </w:r>
        <w:r>
          <w:rPr>
            <w:rFonts w:eastAsiaTheme="minorEastAsia"/>
            <w:noProof/>
            <w:lang w:eastAsia="cs-CZ"/>
          </w:rPr>
          <w:tab/>
        </w:r>
        <w:r w:rsidRPr="00AC750C">
          <w:rPr>
            <w:rStyle w:val="Hyperlink"/>
            <w:noProof/>
          </w:rPr>
          <w:t>Klasifikace PCG algoritmů</w:t>
        </w:r>
        <w:r>
          <w:rPr>
            <w:noProof/>
            <w:webHidden/>
          </w:rPr>
          <w:tab/>
        </w:r>
        <w:r>
          <w:rPr>
            <w:noProof/>
            <w:webHidden/>
          </w:rPr>
          <w:fldChar w:fldCharType="begin"/>
        </w:r>
        <w:r>
          <w:rPr>
            <w:noProof/>
            <w:webHidden/>
          </w:rPr>
          <w:instrText xml:space="preserve"> PAGEREF _Toc6218142 \h </w:instrText>
        </w:r>
      </w:ins>
      <w:r>
        <w:rPr>
          <w:noProof/>
          <w:webHidden/>
        </w:rPr>
      </w:r>
      <w:r>
        <w:rPr>
          <w:noProof/>
          <w:webHidden/>
        </w:rPr>
        <w:fldChar w:fldCharType="separate"/>
      </w:r>
      <w:ins w:id="33" w:author="Ježek Bruno" w:date="2019-04-15T10:55:00Z">
        <w:r>
          <w:rPr>
            <w:noProof/>
            <w:webHidden/>
          </w:rPr>
          <w:t>14</w:t>
        </w:r>
        <w:r>
          <w:rPr>
            <w:noProof/>
            <w:webHidden/>
          </w:rPr>
          <w:fldChar w:fldCharType="end"/>
        </w:r>
        <w:r w:rsidRPr="00AC750C">
          <w:rPr>
            <w:rStyle w:val="Hyperlink"/>
            <w:noProof/>
          </w:rPr>
          <w:fldChar w:fldCharType="end"/>
        </w:r>
      </w:ins>
    </w:p>
    <w:p w14:paraId="1A45574A" w14:textId="77777777" w:rsidR="000710FA" w:rsidRDefault="000710FA">
      <w:pPr>
        <w:pStyle w:val="TOC2"/>
        <w:tabs>
          <w:tab w:val="left" w:pos="880"/>
          <w:tab w:val="right" w:leader="dot" w:pos="8777"/>
        </w:tabs>
        <w:rPr>
          <w:ins w:id="34" w:author="Ježek Bruno" w:date="2019-04-15T10:55:00Z"/>
          <w:rFonts w:eastAsiaTheme="minorEastAsia"/>
          <w:noProof/>
          <w:lang w:eastAsia="cs-CZ"/>
        </w:rPr>
      </w:pPr>
      <w:ins w:id="35" w:author="Ježek Bruno" w:date="2019-04-15T10:55:00Z">
        <w:r w:rsidRPr="00AC750C">
          <w:rPr>
            <w:rStyle w:val="Hyperlink"/>
            <w:noProof/>
          </w:rPr>
          <w:fldChar w:fldCharType="begin"/>
        </w:r>
        <w:r w:rsidRPr="00AC750C">
          <w:rPr>
            <w:rStyle w:val="Hyperlink"/>
            <w:noProof/>
          </w:rPr>
          <w:instrText xml:space="preserve"> </w:instrText>
        </w:r>
        <w:r>
          <w:rPr>
            <w:noProof/>
          </w:rPr>
          <w:instrText>HYPERLINK \l "_Toc6218143"</w:instrText>
        </w:r>
        <w:r w:rsidRPr="00AC750C">
          <w:rPr>
            <w:rStyle w:val="Hyperlink"/>
            <w:noProof/>
          </w:rPr>
          <w:instrText xml:space="preserve"> </w:instrText>
        </w:r>
        <w:r w:rsidRPr="00AC750C">
          <w:rPr>
            <w:rStyle w:val="Hyperlink"/>
            <w:noProof/>
          </w:rPr>
          <w:fldChar w:fldCharType="separate"/>
        </w:r>
        <w:r w:rsidRPr="00AC750C">
          <w:rPr>
            <w:rStyle w:val="Hyperlink"/>
            <w:noProof/>
          </w:rPr>
          <w:t>3.2</w:t>
        </w:r>
        <w:r>
          <w:rPr>
            <w:rFonts w:eastAsiaTheme="minorEastAsia"/>
            <w:noProof/>
            <w:lang w:eastAsia="cs-CZ"/>
          </w:rPr>
          <w:tab/>
        </w:r>
        <w:r w:rsidRPr="00AC750C">
          <w:rPr>
            <w:rStyle w:val="Hyperlink"/>
            <w:noProof/>
          </w:rPr>
          <w:t>Tradiční metody procedurálního generování</w:t>
        </w:r>
        <w:r>
          <w:rPr>
            <w:noProof/>
            <w:webHidden/>
          </w:rPr>
          <w:tab/>
        </w:r>
        <w:r>
          <w:rPr>
            <w:noProof/>
            <w:webHidden/>
          </w:rPr>
          <w:fldChar w:fldCharType="begin"/>
        </w:r>
        <w:r>
          <w:rPr>
            <w:noProof/>
            <w:webHidden/>
          </w:rPr>
          <w:instrText xml:space="preserve"> PAGEREF _Toc6218143 \h </w:instrText>
        </w:r>
      </w:ins>
      <w:r>
        <w:rPr>
          <w:noProof/>
          <w:webHidden/>
        </w:rPr>
      </w:r>
      <w:r>
        <w:rPr>
          <w:noProof/>
          <w:webHidden/>
        </w:rPr>
        <w:fldChar w:fldCharType="separate"/>
      </w:r>
      <w:ins w:id="36" w:author="Ježek Bruno" w:date="2019-04-15T10:55:00Z">
        <w:r>
          <w:rPr>
            <w:noProof/>
            <w:webHidden/>
          </w:rPr>
          <w:t>14</w:t>
        </w:r>
        <w:r>
          <w:rPr>
            <w:noProof/>
            <w:webHidden/>
          </w:rPr>
          <w:fldChar w:fldCharType="end"/>
        </w:r>
        <w:r w:rsidRPr="00AC750C">
          <w:rPr>
            <w:rStyle w:val="Hyperlink"/>
            <w:noProof/>
          </w:rPr>
          <w:fldChar w:fldCharType="end"/>
        </w:r>
      </w:ins>
    </w:p>
    <w:p w14:paraId="713279BD" w14:textId="77777777" w:rsidR="000710FA" w:rsidRDefault="000710FA">
      <w:pPr>
        <w:pStyle w:val="TOC2"/>
        <w:tabs>
          <w:tab w:val="left" w:pos="880"/>
          <w:tab w:val="right" w:leader="dot" w:pos="8777"/>
        </w:tabs>
        <w:rPr>
          <w:ins w:id="37" w:author="Ježek Bruno" w:date="2019-04-15T10:55:00Z"/>
          <w:rFonts w:eastAsiaTheme="minorEastAsia"/>
          <w:noProof/>
          <w:lang w:eastAsia="cs-CZ"/>
        </w:rPr>
      </w:pPr>
      <w:ins w:id="38" w:author="Ježek Bruno" w:date="2019-04-15T10:55:00Z">
        <w:r w:rsidRPr="00AC750C">
          <w:rPr>
            <w:rStyle w:val="Hyperlink"/>
            <w:noProof/>
          </w:rPr>
          <w:fldChar w:fldCharType="begin"/>
        </w:r>
        <w:r w:rsidRPr="00AC750C">
          <w:rPr>
            <w:rStyle w:val="Hyperlink"/>
            <w:noProof/>
          </w:rPr>
          <w:instrText xml:space="preserve"> </w:instrText>
        </w:r>
        <w:r>
          <w:rPr>
            <w:noProof/>
          </w:rPr>
          <w:instrText>HYPERLINK \l "_Toc6218144"</w:instrText>
        </w:r>
        <w:r w:rsidRPr="00AC750C">
          <w:rPr>
            <w:rStyle w:val="Hyperlink"/>
            <w:noProof/>
          </w:rPr>
          <w:instrText xml:space="preserve"> </w:instrText>
        </w:r>
        <w:r w:rsidRPr="00AC750C">
          <w:rPr>
            <w:rStyle w:val="Hyperlink"/>
            <w:noProof/>
          </w:rPr>
          <w:fldChar w:fldCharType="separate"/>
        </w:r>
        <w:r w:rsidRPr="00AC750C">
          <w:rPr>
            <w:rStyle w:val="Hyperlink"/>
            <w:noProof/>
          </w:rPr>
          <w:t>3.3</w:t>
        </w:r>
        <w:r>
          <w:rPr>
            <w:rFonts w:eastAsiaTheme="minorEastAsia"/>
            <w:noProof/>
            <w:lang w:eastAsia="cs-CZ"/>
          </w:rPr>
          <w:tab/>
        </w:r>
        <w:r w:rsidRPr="00AC750C">
          <w:rPr>
            <w:rStyle w:val="Hyperlink"/>
            <w:noProof/>
          </w:rPr>
          <w:t>Motivace, účel a vize používání PCG</w:t>
        </w:r>
        <w:r>
          <w:rPr>
            <w:noProof/>
            <w:webHidden/>
          </w:rPr>
          <w:tab/>
        </w:r>
        <w:r>
          <w:rPr>
            <w:noProof/>
            <w:webHidden/>
          </w:rPr>
          <w:fldChar w:fldCharType="begin"/>
        </w:r>
        <w:r>
          <w:rPr>
            <w:noProof/>
            <w:webHidden/>
          </w:rPr>
          <w:instrText xml:space="preserve"> PAGEREF _Toc6218144 \h </w:instrText>
        </w:r>
      </w:ins>
      <w:r>
        <w:rPr>
          <w:noProof/>
          <w:webHidden/>
        </w:rPr>
      </w:r>
      <w:r>
        <w:rPr>
          <w:noProof/>
          <w:webHidden/>
        </w:rPr>
        <w:fldChar w:fldCharType="separate"/>
      </w:r>
      <w:ins w:id="39" w:author="Ježek Bruno" w:date="2019-04-15T10:55:00Z">
        <w:r>
          <w:rPr>
            <w:noProof/>
            <w:webHidden/>
          </w:rPr>
          <w:t>15</w:t>
        </w:r>
        <w:r>
          <w:rPr>
            <w:noProof/>
            <w:webHidden/>
          </w:rPr>
          <w:fldChar w:fldCharType="end"/>
        </w:r>
        <w:r w:rsidRPr="00AC750C">
          <w:rPr>
            <w:rStyle w:val="Hyperlink"/>
            <w:noProof/>
          </w:rPr>
          <w:fldChar w:fldCharType="end"/>
        </w:r>
      </w:ins>
    </w:p>
    <w:p w14:paraId="387528EB" w14:textId="77777777" w:rsidR="000710FA" w:rsidRDefault="000710FA">
      <w:pPr>
        <w:pStyle w:val="TOC1"/>
        <w:tabs>
          <w:tab w:val="left" w:pos="440"/>
          <w:tab w:val="right" w:leader="dot" w:pos="8777"/>
        </w:tabs>
        <w:rPr>
          <w:ins w:id="40" w:author="Ježek Bruno" w:date="2019-04-15T10:55:00Z"/>
          <w:rFonts w:eastAsiaTheme="minorEastAsia"/>
          <w:noProof/>
          <w:lang w:eastAsia="cs-CZ"/>
        </w:rPr>
      </w:pPr>
      <w:ins w:id="41" w:author="Ježek Bruno" w:date="2019-04-15T10:55:00Z">
        <w:r w:rsidRPr="00AC750C">
          <w:rPr>
            <w:rStyle w:val="Hyperlink"/>
            <w:noProof/>
          </w:rPr>
          <w:fldChar w:fldCharType="begin"/>
        </w:r>
        <w:r w:rsidRPr="00AC750C">
          <w:rPr>
            <w:rStyle w:val="Hyperlink"/>
            <w:noProof/>
          </w:rPr>
          <w:instrText xml:space="preserve"> </w:instrText>
        </w:r>
        <w:r>
          <w:rPr>
            <w:noProof/>
          </w:rPr>
          <w:instrText>HYPERLINK \l "_Toc6218145"</w:instrText>
        </w:r>
        <w:r w:rsidRPr="00AC750C">
          <w:rPr>
            <w:rStyle w:val="Hyperlink"/>
            <w:noProof/>
          </w:rPr>
          <w:instrText xml:space="preserve"> </w:instrText>
        </w:r>
        <w:r w:rsidRPr="00AC750C">
          <w:rPr>
            <w:rStyle w:val="Hyperlink"/>
            <w:noProof/>
          </w:rPr>
          <w:fldChar w:fldCharType="separate"/>
        </w:r>
        <w:r w:rsidRPr="00AC750C">
          <w:rPr>
            <w:rStyle w:val="Hyperlink"/>
            <w:noProof/>
          </w:rPr>
          <w:t>4</w:t>
        </w:r>
        <w:r>
          <w:rPr>
            <w:rFonts w:eastAsiaTheme="minorEastAsia"/>
            <w:noProof/>
            <w:lang w:eastAsia="cs-CZ"/>
          </w:rPr>
          <w:tab/>
        </w:r>
        <w:r w:rsidRPr="00AC750C">
          <w:rPr>
            <w:rStyle w:val="Hyperlink"/>
            <w:noProof/>
          </w:rPr>
          <w:t>Procedurální generování prostřednictvím strojového učení</w:t>
        </w:r>
        <w:r>
          <w:rPr>
            <w:noProof/>
            <w:webHidden/>
          </w:rPr>
          <w:tab/>
        </w:r>
        <w:r>
          <w:rPr>
            <w:noProof/>
            <w:webHidden/>
          </w:rPr>
          <w:fldChar w:fldCharType="begin"/>
        </w:r>
        <w:r>
          <w:rPr>
            <w:noProof/>
            <w:webHidden/>
          </w:rPr>
          <w:instrText xml:space="preserve"> PAGEREF _Toc6218145 \h </w:instrText>
        </w:r>
      </w:ins>
      <w:r>
        <w:rPr>
          <w:noProof/>
          <w:webHidden/>
        </w:rPr>
      </w:r>
      <w:r>
        <w:rPr>
          <w:noProof/>
          <w:webHidden/>
        </w:rPr>
        <w:fldChar w:fldCharType="separate"/>
      </w:r>
      <w:ins w:id="42" w:author="Ježek Bruno" w:date="2019-04-15T10:55:00Z">
        <w:r>
          <w:rPr>
            <w:noProof/>
            <w:webHidden/>
          </w:rPr>
          <w:t>18</w:t>
        </w:r>
        <w:r>
          <w:rPr>
            <w:noProof/>
            <w:webHidden/>
          </w:rPr>
          <w:fldChar w:fldCharType="end"/>
        </w:r>
        <w:r w:rsidRPr="00AC750C">
          <w:rPr>
            <w:rStyle w:val="Hyperlink"/>
            <w:noProof/>
          </w:rPr>
          <w:fldChar w:fldCharType="end"/>
        </w:r>
      </w:ins>
    </w:p>
    <w:p w14:paraId="01AF9086" w14:textId="77777777" w:rsidR="000710FA" w:rsidRDefault="000710FA">
      <w:pPr>
        <w:pStyle w:val="TOC2"/>
        <w:tabs>
          <w:tab w:val="left" w:pos="880"/>
          <w:tab w:val="right" w:leader="dot" w:pos="8777"/>
        </w:tabs>
        <w:rPr>
          <w:ins w:id="43" w:author="Ježek Bruno" w:date="2019-04-15T10:55:00Z"/>
          <w:rFonts w:eastAsiaTheme="minorEastAsia"/>
          <w:noProof/>
          <w:lang w:eastAsia="cs-CZ"/>
        </w:rPr>
      </w:pPr>
      <w:ins w:id="44" w:author="Ježek Bruno" w:date="2019-04-15T10:55:00Z">
        <w:r w:rsidRPr="00AC750C">
          <w:rPr>
            <w:rStyle w:val="Hyperlink"/>
            <w:noProof/>
          </w:rPr>
          <w:fldChar w:fldCharType="begin"/>
        </w:r>
        <w:r w:rsidRPr="00AC750C">
          <w:rPr>
            <w:rStyle w:val="Hyperlink"/>
            <w:noProof/>
          </w:rPr>
          <w:instrText xml:space="preserve"> </w:instrText>
        </w:r>
        <w:r>
          <w:rPr>
            <w:noProof/>
          </w:rPr>
          <w:instrText>HYPERLINK \l "_Toc6218146"</w:instrText>
        </w:r>
        <w:r w:rsidRPr="00AC750C">
          <w:rPr>
            <w:rStyle w:val="Hyperlink"/>
            <w:noProof/>
          </w:rPr>
          <w:instrText xml:space="preserve"> </w:instrText>
        </w:r>
        <w:r w:rsidRPr="00AC750C">
          <w:rPr>
            <w:rStyle w:val="Hyperlink"/>
            <w:noProof/>
          </w:rPr>
          <w:fldChar w:fldCharType="separate"/>
        </w:r>
        <w:r w:rsidRPr="00AC750C">
          <w:rPr>
            <w:rStyle w:val="Hyperlink"/>
            <w:noProof/>
          </w:rPr>
          <w:t>4.1</w:t>
        </w:r>
        <w:r>
          <w:rPr>
            <w:rFonts w:eastAsiaTheme="minorEastAsia"/>
            <w:noProof/>
            <w:lang w:eastAsia="cs-CZ"/>
          </w:rPr>
          <w:tab/>
        </w:r>
        <w:r w:rsidRPr="00AC750C">
          <w:rPr>
            <w:rStyle w:val="Hyperlink"/>
            <w:noProof/>
          </w:rPr>
          <w:t>Současné experimenty PCGML</w:t>
        </w:r>
        <w:r>
          <w:rPr>
            <w:noProof/>
            <w:webHidden/>
          </w:rPr>
          <w:tab/>
        </w:r>
        <w:r>
          <w:rPr>
            <w:noProof/>
            <w:webHidden/>
          </w:rPr>
          <w:fldChar w:fldCharType="begin"/>
        </w:r>
        <w:r>
          <w:rPr>
            <w:noProof/>
            <w:webHidden/>
          </w:rPr>
          <w:instrText xml:space="preserve"> PAGEREF _Toc6218146 \h </w:instrText>
        </w:r>
      </w:ins>
      <w:r>
        <w:rPr>
          <w:noProof/>
          <w:webHidden/>
        </w:rPr>
      </w:r>
      <w:r>
        <w:rPr>
          <w:noProof/>
          <w:webHidden/>
        </w:rPr>
        <w:fldChar w:fldCharType="separate"/>
      </w:r>
      <w:ins w:id="45" w:author="Ježek Bruno" w:date="2019-04-15T10:55:00Z">
        <w:r>
          <w:rPr>
            <w:noProof/>
            <w:webHidden/>
          </w:rPr>
          <w:t>19</w:t>
        </w:r>
        <w:r>
          <w:rPr>
            <w:noProof/>
            <w:webHidden/>
          </w:rPr>
          <w:fldChar w:fldCharType="end"/>
        </w:r>
        <w:r w:rsidRPr="00AC750C">
          <w:rPr>
            <w:rStyle w:val="Hyperlink"/>
            <w:noProof/>
          </w:rPr>
          <w:fldChar w:fldCharType="end"/>
        </w:r>
      </w:ins>
    </w:p>
    <w:p w14:paraId="47480D4A" w14:textId="77777777" w:rsidR="000710FA" w:rsidRDefault="000710FA">
      <w:pPr>
        <w:pStyle w:val="TOC1"/>
        <w:tabs>
          <w:tab w:val="left" w:pos="440"/>
          <w:tab w:val="right" w:leader="dot" w:pos="8777"/>
        </w:tabs>
        <w:rPr>
          <w:ins w:id="46" w:author="Ježek Bruno" w:date="2019-04-15T10:55:00Z"/>
          <w:rFonts w:eastAsiaTheme="minorEastAsia"/>
          <w:noProof/>
          <w:lang w:eastAsia="cs-CZ"/>
        </w:rPr>
      </w:pPr>
      <w:ins w:id="47" w:author="Ježek Bruno" w:date="2019-04-15T10:55:00Z">
        <w:r w:rsidRPr="00AC750C">
          <w:rPr>
            <w:rStyle w:val="Hyperlink"/>
            <w:noProof/>
          </w:rPr>
          <w:fldChar w:fldCharType="begin"/>
        </w:r>
        <w:r w:rsidRPr="00AC750C">
          <w:rPr>
            <w:rStyle w:val="Hyperlink"/>
            <w:noProof/>
          </w:rPr>
          <w:instrText xml:space="preserve"> </w:instrText>
        </w:r>
        <w:r>
          <w:rPr>
            <w:noProof/>
          </w:rPr>
          <w:instrText>HYPERLINK \l "_Toc6218147"</w:instrText>
        </w:r>
        <w:r w:rsidRPr="00AC750C">
          <w:rPr>
            <w:rStyle w:val="Hyperlink"/>
            <w:noProof/>
          </w:rPr>
          <w:instrText xml:space="preserve"> </w:instrText>
        </w:r>
        <w:r w:rsidRPr="00AC750C">
          <w:rPr>
            <w:rStyle w:val="Hyperlink"/>
            <w:noProof/>
          </w:rPr>
          <w:fldChar w:fldCharType="separate"/>
        </w:r>
        <w:r w:rsidRPr="00AC750C">
          <w:rPr>
            <w:rStyle w:val="Hyperlink"/>
            <w:noProof/>
          </w:rPr>
          <w:t>5</w:t>
        </w:r>
        <w:r>
          <w:rPr>
            <w:rFonts w:eastAsiaTheme="minorEastAsia"/>
            <w:noProof/>
            <w:lang w:eastAsia="cs-CZ"/>
          </w:rPr>
          <w:tab/>
        </w:r>
        <w:r w:rsidRPr="00AC750C">
          <w:rPr>
            <w:rStyle w:val="Hyperlink"/>
            <w:noProof/>
          </w:rPr>
          <w:t>Technologie pro implementaci algoritmů strojového učení</w:t>
        </w:r>
        <w:r>
          <w:rPr>
            <w:noProof/>
            <w:webHidden/>
          </w:rPr>
          <w:tab/>
        </w:r>
        <w:r>
          <w:rPr>
            <w:noProof/>
            <w:webHidden/>
          </w:rPr>
          <w:fldChar w:fldCharType="begin"/>
        </w:r>
        <w:r>
          <w:rPr>
            <w:noProof/>
            <w:webHidden/>
          </w:rPr>
          <w:instrText xml:space="preserve"> PAGEREF _Toc6218147 \h </w:instrText>
        </w:r>
      </w:ins>
      <w:r>
        <w:rPr>
          <w:noProof/>
          <w:webHidden/>
        </w:rPr>
      </w:r>
      <w:r>
        <w:rPr>
          <w:noProof/>
          <w:webHidden/>
        </w:rPr>
        <w:fldChar w:fldCharType="separate"/>
      </w:r>
      <w:ins w:id="48" w:author="Ježek Bruno" w:date="2019-04-15T10:55:00Z">
        <w:r>
          <w:rPr>
            <w:noProof/>
            <w:webHidden/>
          </w:rPr>
          <w:t>23</w:t>
        </w:r>
        <w:r>
          <w:rPr>
            <w:noProof/>
            <w:webHidden/>
          </w:rPr>
          <w:fldChar w:fldCharType="end"/>
        </w:r>
        <w:r w:rsidRPr="00AC750C">
          <w:rPr>
            <w:rStyle w:val="Hyperlink"/>
            <w:noProof/>
          </w:rPr>
          <w:fldChar w:fldCharType="end"/>
        </w:r>
      </w:ins>
    </w:p>
    <w:p w14:paraId="3232BAF5" w14:textId="77777777" w:rsidR="000710FA" w:rsidRDefault="000710FA">
      <w:pPr>
        <w:pStyle w:val="TOC2"/>
        <w:tabs>
          <w:tab w:val="left" w:pos="880"/>
          <w:tab w:val="right" w:leader="dot" w:pos="8777"/>
        </w:tabs>
        <w:rPr>
          <w:ins w:id="49" w:author="Ježek Bruno" w:date="2019-04-15T10:55:00Z"/>
          <w:rFonts w:eastAsiaTheme="minorEastAsia"/>
          <w:noProof/>
          <w:lang w:eastAsia="cs-CZ"/>
        </w:rPr>
      </w:pPr>
      <w:ins w:id="50" w:author="Ježek Bruno" w:date="2019-04-15T10:55:00Z">
        <w:r w:rsidRPr="00AC750C">
          <w:rPr>
            <w:rStyle w:val="Hyperlink"/>
            <w:noProof/>
          </w:rPr>
          <w:fldChar w:fldCharType="begin"/>
        </w:r>
        <w:r w:rsidRPr="00AC750C">
          <w:rPr>
            <w:rStyle w:val="Hyperlink"/>
            <w:noProof/>
          </w:rPr>
          <w:instrText xml:space="preserve"> </w:instrText>
        </w:r>
        <w:r>
          <w:rPr>
            <w:noProof/>
          </w:rPr>
          <w:instrText>HYPERLINK \l "_Toc6218148"</w:instrText>
        </w:r>
        <w:r w:rsidRPr="00AC750C">
          <w:rPr>
            <w:rStyle w:val="Hyperlink"/>
            <w:noProof/>
          </w:rPr>
          <w:instrText xml:space="preserve"> </w:instrText>
        </w:r>
        <w:r w:rsidRPr="00AC750C">
          <w:rPr>
            <w:rStyle w:val="Hyperlink"/>
            <w:noProof/>
          </w:rPr>
          <w:fldChar w:fldCharType="separate"/>
        </w:r>
        <w:r w:rsidRPr="00AC750C">
          <w:rPr>
            <w:rStyle w:val="Hyperlink"/>
            <w:noProof/>
          </w:rPr>
          <w:t>5.1</w:t>
        </w:r>
        <w:r>
          <w:rPr>
            <w:rFonts w:eastAsiaTheme="minorEastAsia"/>
            <w:noProof/>
            <w:lang w:eastAsia="cs-CZ"/>
          </w:rPr>
          <w:tab/>
        </w:r>
        <w:r w:rsidRPr="00AC750C">
          <w:rPr>
            <w:rStyle w:val="Hyperlink"/>
            <w:noProof/>
          </w:rPr>
          <w:t>Python</w:t>
        </w:r>
        <w:r>
          <w:rPr>
            <w:noProof/>
            <w:webHidden/>
          </w:rPr>
          <w:tab/>
        </w:r>
        <w:r>
          <w:rPr>
            <w:noProof/>
            <w:webHidden/>
          </w:rPr>
          <w:fldChar w:fldCharType="begin"/>
        </w:r>
        <w:r>
          <w:rPr>
            <w:noProof/>
            <w:webHidden/>
          </w:rPr>
          <w:instrText xml:space="preserve"> PAGEREF _Toc6218148 \h </w:instrText>
        </w:r>
      </w:ins>
      <w:r>
        <w:rPr>
          <w:noProof/>
          <w:webHidden/>
        </w:rPr>
      </w:r>
      <w:r>
        <w:rPr>
          <w:noProof/>
          <w:webHidden/>
        </w:rPr>
        <w:fldChar w:fldCharType="separate"/>
      </w:r>
      <w:ins w:id="51" w:author="Ježek Bruno" w:date="2019-04-15T10:55:00Z">
        <w:r>
          <w:rPr>
            <w:noProof/>
            <w:webHidden/>
          </w:rPr>
          <w:t>23</w:t>
        </w:r>
        <w:r>
          <w:rPr>
            <w:noProof/>
            <w:webHidden/>
          </w:rPr>
          <w:fldChar w:fldCharType="end"/>
        </w:r>
        <w:r w:rsidRPr="00AC750C">
          <w:rPr>
            <w:rStyle w:val="Hyperlink"/>
            <w:noProof/>
          </w:rPr>
          <w:fldChar w:fldCharType="end"/>
        </w:r>
      </w:ins>
    </w:p>
    <w:p w14:paraId="5F3B2923" w14:textId="77777777" w:rsidR="000710FA" w:rsidRDefault="000710FA">
      <w:pPr>
        <w:pStyle w:val="TOC2"/>
        <w:tabs>
          <w:tab w:val="left" w:pos="880"/>
          <w:tab w:val="right" w:leader="dot" w:pos="8777"/>
        </w:tabs>
        <w:rPr>
          <w:ins w:id="52" w:author="Ježek Bruno" w:date="2019-04-15T10:55:00Z"/>
          <w:rFonts w:eastAsiaTheme="minorEastAsia"/>
          <w:noProof/>
          <w:lang w:eastAsia="cs-CZ"/>
        </w:rPr>
      </w:pPr>
      <w:ins w:id="53" w:author="Ježek Bruno" w:date="2019-04-15T10:55:00Z">
        <w:r w:rsidRPr="00AC750C">
          <w:rPr>
            <w:rStyle w:val="Hyperlink"/>
            <w:noProof/>
          </w:rPr>
          <w:fldChar w:fldCharType="begin"/>
        </w:r>
        <w:r w:rsidRPr="00AC750C">
          <w:rPr>
            <w:rStyle w:val="Hyperlink"/>
            <w:noProof/>
          </w:rPr>
          <w:instrText xml:space="preserve"> </w:instrText>
        </w:r>
        <w:r>
          <w:rPr>
            <w:noProof/>
          </w:rPr>
          <w:instrText>HYPERLINK \l "_Toc6218149"</w:instrText>
        </w:r>
        <w:r w:rsidRPr="00AC750C">
          <w:rPr>
            <w:rStyle w:val="Hyperlink"/>
            <w:noProof/>
          </w:rPr>
          <w:instrText xml:space="preserve"> </w:instrText>
        </w:r>
        <w:r w:rsidRPr="00AC750C">
          <w:rPr>
            <w:rStyle w:val="Hyperlink"/>
            <w:noProof/>
          </w:rPr>
          <w:fldChar w:fldCharType="separate"/>
        </w:r>
        <w:r w:rsidRPr="00AC750C">
          <w:rPr>
            <w:rStyle w:val="Hyperlink"/>
            <w:noProof/>
          </w:rPr>
          <w:t>5.2</w:t>
        </w:r>
        <w:r>
          <w:rPr>
            <w:rFonts w:eastAsiaTheme="minorEastAsia"/>
            <w:noProof/>
            <w:lang w:eastAsia="cs-CZ"/>
          </w:rPr>
          <w:tab/>
        </w:r>
        <w:r w:rsidRPr="00AC750C">
          <w:rPr>
            <w:rStyle w:val="Hyperlink"/>
            <w:noProof/>
          </w:rPr>
          <w:t>NumPy</w:t>
        </w:r>
        <w:r>
          <w:rPr>
            <w:noProof/>
            <w:webHidden/>
          </w:rPr>
          <w:tab/>
        </w:r>
        <w:r>
          <w:rPr>
            <w:noProof/>
            <w:webHidden/>
          </w:rPr>
          <w:fldChar w:fldCharType="begin"/>
        </w:r>
        <w:r>
          <w:rPr>
            <w:noProof/>
            <w:webHidden/>
          </w:rPr>
          <w:instrText xml:space="preserve"> PAGEREF _Toc6218149 \h </w:instrText>
        </w:r>
      </w:ins>
      <w:r>
        <w:rPr>
          <w:noProof/>
          <w:webHidden/>
        </w:rPr>
      </w:r>
      <w:r>
        <w:rPr>
          <w:noProof/>
          <w:webHidden/>
        </w:rPr>
        <w:fldChar w:fldCharType="separate"/>
      </w:r>
      <w:ins w:id="54" w:author="Ježek Bruno" w:date="2019-04-15T10:55:00Z">
        <w:r>
          <w:rPr>
            <w:noProof/>
            <w:webHidden/>
          </w:rPr>
          <w:t>23</w:t>
        </w:r>
        <w:r>
          <w:rPr>
            <w:noProof/>
            <w:webHidden/>
          </w:rPr>
          <w:fldChar w:fldCharType="end"/>
        </w:r>
        <w:r w:rsidRPr="00AC750C">
          <w:rPr>
            <w:rStyle w:val="Hyperlink"/>
            <w:noProof/>
          </w:rPr>
          <w:fldChar w:fldCharType="end"/>
        </w:r>
      </w:ins>
    </w:p>
    <w:p w14:paraId="7BA5FF46" w14:textId="77777777" w:rsidR="000710FA" w:rsidRDefault="000710FA">
      <w:pPr>
        <w:pStyle w:val="TOC2"/>
        <w:tabs>
          <w:tab w:val="left" w:pos="880"/>
          <w:tab w:val="right" w:leader="dot" w:pos="8777"/>
        </w:tabs>
        <w:rPr>
          <w:ins w:id="55" w:author="Ježek Bruno" w:date="2019-04-15T10:55:00Z"/>
          <w:rFonts w:eastAsiaTheme="minorEastAsia"/>
          <w:noProof/>
          <w:lang w:eastAsia="cs-CZ"/>
        </w:rPr>
      </w:pPr>
      <w:ins w:id="56" w:author="Ježek Bruno" w:date="2019-04-15T10:55:00Z">
        <w:r w:rsidRPr="00AC750C">
          <w:rPr>
            <w:rStyle w:val="Hyperlink"/>
            <w:noProof/>
          </w:rPr>
          <w:fldChar w:fldCharType="begin"/>
        </w:r>
        <w:r w:rsidRPr="00AC750C">
          <w:rPr>
            <w:rStyle w:val="Hyperlink"/>
            <w:noProof/>
          </w:rPr>
          <w:instrText xml:space="preserve"> </w:instrText>
        </w:r>
        <w:r>
          <w:rPr>
            <w:noProof/>
          </w:rPr>
          <w:instrText>HYPERLINK \l "_Toc6218150"</w:instrText>
        </w:r>
        <w:r w:rsidRPr="00AC750C">
          <w:rPr>
            <w:rStyle w:val="Hyperlink"/>
            <w:noProof/>
          </w:rPr>
          <w:instrText xml:space="preserve"> </w:instrText>
        </w:r>
        <w:r w:rsidRPr="00AC750C">
          <w:rPr>
            <w:rStyle w:val="Hyperlink"/>
            <w:noProof/>
          </w:rPr>
          <w:fldChar w:fldCharType="separate"/>
        </w:r>
        <w:r w:rsidRPr="00AC750C">
          <w:rPr>
            <w:rStyle w:val="Hyperlink"/>
            <w:noProof/>
          </w:rPr>
          <w:t>5.3</w:t>
        </w:r>
        <w:r>
          <w:rPr>
            <w:rFonts w:eastAsiaTheme="minorEastAsia"/>
            <w:noProof/>
            <w:lang w:eastAsia="cs-CZ"/>
          </w:rPr>
          <w:tab/>
        </w:r>
        <w:r w:rsidRPr="00AC750C">
          <w:rPr>
            <w:rStyle w:val="Hyperlink"/>
            <w:noProof/>
          </w:rPr>
          <w:t>TensorFlow</w:t>
        </w:r>
        <w:r>
          <w:rPr>
            <w:noProof/>
            <w:webHidden/>
          </w:rPr>
          <w:tab/>
        </w:r>
        <w:r>
          <w:rPr>
            <w:noProof/>
            <w:webHidden/>
          </w:rPr>
          <w:fldChar w:fldCharType="begin"/>
        </w:r>
        <w:r>
          <w:rPr>
            <w:noProof/>
            <w:webHidden/>
          </w:rPr>
          <w:instrText xml:space="preserve"> PAGEREF _Toc6218150 \h </w:instrText>
        </w:r>
      </w:ins>
      <w:r>
        <w:rPr>
          <w:noProof/>
          <w:webHidden/>
        </w:rPr>
      </w:r>
      <w:r>
        <w:rPr>
          <w:noProof/>
          <w:webHidden/>
        </w:rPr>
        <w:fldChar w:fldCharType="separate"/>
      </w:r>
      <w:ins w:id="57" w:author="Ježek Bruno" w:date="2019-04-15T10:55:00Z">
        <w:r>
          <w:rPr>
            <w:noProof/>
            <w:webHidden/>
          </w:rPr>
          <w:t>24</w:t>
        </w:r>
        <w:r>
          <w:rPr>
            <w:noProof/>
            <w:webHidden/>
          </w:rPr>
          <w:fldChar w:fldCharType="end"/>
        </w:r>
        <w:r w:rsidRPr="00AC750C">
          <w:rPr>
            <w:rStyle w:val="Hyperlink"/>
            <w:noProof/>
          </w:rPr>
          <w:fldChar w:fldCharType="end"/>
        </w:r>
      </w:ins>
    </w:p>
    <w:p w14:paraId="2A3F1F49" w14:textId="77777777" w:rsidR="000710FA" w:rsidRDefault="000710FA">
      <w:pPr>
        <w:pStyle w:val="TOC2"/>
        <w:tabs>
          <w:tab w:val="left" w:pos="880"/>
          <w:tab w:val="right" w:leader="dot" w:pos="8777"/>
        </w:tabs>
        <w:rPr>
          <w:ins w:id="58" w:author="Ježek Bruno" w:date="2019-04-15T10:55:00Z"/>
          <w:rFonts w:eastAsiaTheme="minorEastAsia"/>
          <w:noProof/>
          <w:lang w:eastAsia="cs-CZ"/>
        </w:rPr>
      </w:pPr>
      <w:ins w:id="59" w:author="Ježek Bruno" w:date="2019-04-15T10:55:00Z">
        <w:r w:rsidRPr="00AC750C">
          <w:rPr>
            <w:rStyle w:val="Hyperlink"/>
            <w:noProof/>
          </w:rPr>
          <w:fldChar w:fldCharType="begin"/>
        </w:r>
        <w:r w:rsidRPr="00AC750C">
          <w:rPr>
            <w:rStyle w:val="Hyperlink"/>
            <w:noProof/>
          </w:rPr>
          <w:instrText xml:space="preserve"> </w:instrText>
        </w:r>
        <w:r>
          <w:rPr>
            <w:noProof/>
          </w:rPr>
          <w:instrText>HYPERLINK \l "_Toc6218151"</w:instrText>
        </w:r>
        <w:r w:rsidRPr="00AC750C">
          <w:rPr>
            <w:rStyle w:val="Hyperlink"/>
            <w:noProof/>
          </w:rPr>
          <w:instrText xml:space="preserve"> </w:instrText>
        </w:r>
        <w:r w:rsidRPr="00AC750C">
          <w:rPr>
            <w:rStyle w:val="Hyperlink"/>
            <w:noProof/>
          </w:rPr>
          <w:fldChar w:fldCharType="separate"/>
        </w:r>
        <w:r w:rsidRPr="00AC750C">
          <w:rPr>
            <w:rStyle w:val="Hyperlink"/>
            <w:noProof/>
          </w:rPr>
          <w:t>5.4</w:t>
        </w:r>
        <w:r>
          <w:rPr>
            <w:rFonts w:eastAsiaTheme="minorEastAsia"/>
            <w:noProof/>
            <w:lang w:eastAsia="cs-CZ"/>
          </w:rPr>
          <w:tab/>
        </w:r>
        <w:r w:rsidRPr="00AC750C">
          <w:rPr>
            <w:rStyle w:val="Hyperlink"/>
            <w:noProof/>
          </w:rPr>
          <w:t>Keras</w:t>
        </w:r>
        <w:r>
          <w:rPr>
            <w:noProof/>
            <w:webHidden/>
          </w:rPr>
          <w:tab/>
        </w:r>
        <w:r>
          <w:rPr>
            <w:noProof/>
            <w:webHidden/>
          </w:rPr>
          <w:fldChar w:fldCharType="begin"/>
        </w:r>
        <w:r>
          <w:rPr>
            <w:noProof/>
            <w:webHidden/>
          </w:rPr>
          <w:instrText xml:space="preserve"> PAGEREF _Toc6218151 \h </w:instrText>
        </w:r>
      </w:ins>
      <w:r>
        <w:rPr>
          <w:noProof/>
          <w:webHidden/>
        </w:rPr>
      </w:r>
      <w:r>
        <w:rPr>
          <w:noProof/>
          <w:webHidden/>
        </w:rPr>
        <w:fldChar w:fldCharType="separate"/>
      </w:r>
      <w:ins w:id="60" w:author="Ježek Bruno" w:date="2019-04-15T10:55:00Z">
        <w:r>
          <w:rPr>
            <w:noProof/>
            <w:webHidden/>
          </w:rPr>
          <w:t>25</w:t>
        </w:r>
        <w:r>
          <w:rPr>
            <w:noProof/>
            <w:webHidden/>
          </w:rPr>
          <w:fldChar w:fldCharType="end"/>
        </w:r>
        <w:r w:rsidRPr="00AC750C">
          <w:rPr>
            <w:rStyle w:val="Hyperlink"/>
            <w:noProof/>
          </w:rPr>
          <w:fldChar w:fldCharType="end"/>
        </w:r>
      </w:ins>
    </w:p>
    <w:p w14:paraId="529FFAED" w14:textId="77777777" w:rsidR="000710FA" w:rsidRDefault="000710FA">
      <w:pPr>
        <w:pStyle w:val="TOC1"/>
        <w:tabs>
          <w:tab w:val="left" w:pos="440"/>
          <w:tab w:val="right" w:leader="dot" w:pos="8777"/>
        </w:tabs>
        <w:rPr>
          <w:ins w:id="61" w:author="Ježek Bruno" w:date="2019-04-15T10:55:00Z"/>
          <w:rFonts w:eastAsiaTheme="minorEastAsia"/>
          <w:noProof/>
          <w:lang w:eastAsia="cs-CZ"/>
        </w:rPr>
      </w:pPr>
      <w:ins w:id="62" w:author="Ježek Bruno" w:date="2019-04-15T10:55:00Z">
        <w:r w:rsidRPr="00AC750C">
          <w:rPr>
            <w:rStyle w:val="Hyperlink"/>
            <w:noProof/>
          </w:rPr>
          <w:fldChar w:fldCharType="begin"/>
        </w:r>
        <w:r w:rsidRPr="00AC750C">
          <w:rPr>
            <w:rStyle w:val="Hyperlink"/>
            <w:noProof/>
          </w:rPr>
          <w:instrText xml:space="preserve"> </w:instrText>
        </w:r>
        <w:r>
          <w:rPr>
            <w:noProof/>
          </w:rPr>
          <w:instrText>HYPERLINK \l "_Toc6218152"</w:instrText>
        </w:r>
        <w:r w:rsidRPr="00AC750C">
          <w:rPr>
            <w:rStyle w:val="Hyperlink"/>
            <w:noProof/>
          </w:rPr>
          <w:instrText xml:space="preserve"> </w:instrText>
        </w:r>
        <w:r w:rsidRPr="00AC750C">
          <w:rPr>
            <w:rStyle w:val="Hyperlink"/>
            <w:noProof/>
          </w:rPr>
          <w:fldChar w:fldCharType="separate"/>
        </w:r>
        <w:r w:rsidRPr="00AC750C">
          <w:rPr>
            <w:rStyle w:val="Hyperlink"/>
            <w:noProof/>
          </w:rPr>
          <w:t>6</w:t>
        </w:r>
        <w:r>
          <w:rPr>
            <w:rFonts w:eastAsiaTheme="minorEastAsia"/>
            <w:noProof/>
            <w:lang w:eastAsia="cs-CZ"/>
          </w:rPr>
          <w:tab/>
        </w:r>
        <w:r w:rsidRPr="00AC750C">
          <w:rPr>
            <w:rStyle w:val="Hyperlink"/>
            <w:noProof/>
          </w:rPr>
          <w:t>Návrh a implementace</w:t>
        </w:r>
        <w:r>
          <w:rPr>
            <w:noProof/>
            <w:webHidden/>
          </w:rPr>
          <w:tab/>
        </w:r>
        <w:r>
          <w:rPr>
            <w:noProof/>
            <w:webHidden/>
          </w:rPr>
          <w:fldChar w:fldCharType="begin"/>
        </w:r>
        <w:r>
          <w:rPr>
            <w:noProof/>
            <w:webHidden/>
          </w:rPr>
          <w:instrText xml:space="preserve"> PAGEREF _Toc6218152 \h </w:instrText>
        </w:r>
      </w:ins>
      <w:r>
        <w:rPr>
          <w:noProof/>
          <w:webHidden/>
        </w:rPr>
      </w:r>
      <w:r>
        <w:rPr>
          <w:noProof/>
          <w:webHidden/>
        </w:rPr>
        <w:fldChar w:fldCharType="separate"/>
      </w:r>
      <w:ins w:id="63" w:author="Ježek Bruno" w:date="2019-04-15T10:55:00Z">
        <w:r>
          <w:rPr>
            <w:noProof/>
            <w:webHidden/>
          </w:rPr>
          <w:t>26</w:t>
        </w:r>
        <w:r>
          <w:rPr>
            <w:noProof/>
            <w:webHidden/>
          </w:rPr>
          <w:fldChar w:fldCharType="end"/>
        </w:r>
        <w:r w:rsidRPr="00AC750C">
          <w:rPr>
            <w:rStyle w:val="Hyperlink"/>
            <w:noProof/>
          </w:rPr>
          <w:fldChar w:fldCharType="end"/>
        </w:r>
      </w:ins>
    </w:p>
    <w:p w14:paraId="5E6A33E8" w14:textId="77777777" w:rsidR="000710FA" w:rsidRDefault="000710FA">
      <w:pPr>
        <w:pStyle w:val="TOC2"/>
        <w:tabs>
          <w:tab w:val="left" w:pos="880"/>
          <w:tab w:val="right" w:leader="dot" w:pos="8777"/>
        </w:tabs>
        <w:rPr>
          <w:ins w:id="64" w:author="Ježek Bruno" w:date="2019-04-15T10:55:00Z"/>
          <w:rFonts w:eastAsiaTheme="minorEastAsia"/>
          <w:noProof/>
          <w:lang w:eastAsia="cs-CZ"/>
        </w:rPr>
      </w:pPr>
      <w:ins w:id="65" w:author="Ježek Bruno" w:date="2019-04-15T10:55:00Z">
        <w:r w:rsidRPr="00AC750C">
          <w:rPr>
            <w:rStyle w:val="Hyperlink"/>
            <w:noProof/>
          </w:rPr>
          <w:fldChar w:fldCharType="begin"/>
        </w:r>
        <w:r w:rsidRPr="00AC750C">
          <w:rPr>
            <w:rStyle w:val="Hyperlink"/>
            <w:noProof/>
          </w:rPr>
          <w:instrText xml:space="preserve"> </w:instrText>
        </w:r>
        <w:r>
          <w:rPr>
            <w:noProof/>
          </w:rPr>
          <w:instrText>HYPERLINK \l "_Toc6218153"</w:instrText>
        </w:r>
        <w:r w:rsidRPr="00AC750C">
          <w:rPr>
            <w:rStyle w:val="Hyperlink"/>
            <w:noProof/>
          </w:rPr>
          <w:instrText xml:space="preserve"> </w:instrText>
        </w:r>
        <w:r w:rsidRPr="00AC750C">
          <w:rPr>
            <w:rStyle w:val="Hyperlink"/>
            <w:noProof/>
          </w:rPr>
          <w:fldChar w:fldCharType="separate"/>
        </w:r>
        <w:r w:rsidRPr="00AC750C">
          <w:rPr>
            <w:rStyle w:val="Hyperlink"/>
            <w:noProof/>
          </w:rPr>
          <w:t>6.1</w:t>
        </w:r>
        <w:r>
          <w:rPr>
            <w:rFonts w:eastAsiaTheme="minorEastAsia"/>
            <w:noProof/>
            <w:lang w:eastAsia="cs-CZ"/>
          </w:rPr>
          <w:tab/>
        </w:r>
        <w:r w:rsidRPr="00AC750C">
          <w:rPr>
            <w:rStyle w:val="Hyperlink"/>
            <w:noProof/>
          </w:rPr>
          <w:t>Reprezentace scény</w:t>
        </w:r>
        <w:r>
          <w:rPr>
            <w:noProof/>
            <w:webHidden/>
          </w:rPr>
          <w:tab/>
        </w:r>
        <w:r>
          <w:rPr>
            <w:noProof/>
            <w:webHidden/>
          </w:rPr>
          <w:fldChar w:fldCharType="begin"/>
        </w:r>
        <w:r>
          <w:rPr>
            <w:noProof/>
            <w:webHidden/>
          </w:rPr>
          <w:instrText xml:space="preserve"> PAGEREF _Toc6218153 \h </w:instrText>
        </w:r>
      </w:ins>
      <w:r>
        <w:rPr>
          <w:noProof/>
          <w:webHidden/>
        </w:rPr>
      </w:r>
      <w:r>
        <w:rPr>
          <w:noProof/>
          <w:webHidden/>
        </w:rPr>
        <w:fldChar w:fldCharType="separate"/>
      </w:r>
      <w:ins w:id="66" w:author="Ježek Bruno" w:date="2019-04-15T10:55:00Z">
        <w:r>
          <w:rPr>
            <w:noProof/>
            <w:webHidden/>
          </w:rPr>
          <w:t>26</w:t>
        </w:r>
        <w:r>
          <w:rPr>
            <w:noProof/>
            <w:webHidden/>
          </w:rPr>
          <w:fldChar w:fldCharType="end"/>
        </w:r>
        <w:r w:rsidRPr="00AC750C">
          <w:rPr>
            <w:rStyle w:val="Hyperlink"/>
            <w:noProof/>
          </w:rPr>
          <w:fldChar w:fldCharType="end"/>
        </w:r>
      </w:ins>
    </w:p>
    <w:p w14:paraId="2B563502" w14:textId="77777777" w:rsidR="000710FA" w:rsidRDefault="000710FA">
      <w:pPr>
        <w:pStyle w:val="TOC2"/>
        <w:tabs>
          <w:tab w:val="left" w:pos="880"/>
          <w:tab w:val="right" w:leader="dot" w:pos="8777"/>
        </w:tabs>
        <w:rPr>
          <w:ins w:id="67" w:author="Ježek Bruno" w:date="2019-04-15T10:55:00Z"/>
          <w:rFonts w:eastAsiaTheme="minorEastAsia"/>
          <w:noProof/>
          <w:lang w:eastAsia="cs-CZ"/>
        </w:rPr>
      </w:pPr>
      <w:ins w:id="68" w:author="Ježek Bruno" w:date="2019-04-15T10:55:00Z">
        <w:r w:rsidRPr="00AC750C">
          <w:rPr>
            <w:rStyle w:val="Hyperlink"/>
            <w:noProof/>
          </w:rPr>
          <w:fldChar w:fldCharType="begin"/>
        </w:r>
        <w:r w:rsidRPr="00AC750C">
          <w:rPr>
            <w:rStyle w:val="Hyperlink"/>
            <w:noProof/>
          </w:rPr>
          <w:instrText xml:space="preserve"> </w:instrText>
        </w:r>
        <w:r>
          <w:rPr>
            <w:noProof/>
          </w:rPr>
          <w:instrText>HYPERLINK \l "_Toc6218154"</w:instrText>
        </w:r>
        <w:r w:rsidRPr="00AC750C">
          <w:rPr>
            <w:rStyle w:val="Hyperlink"/>
            <w:noProof/>
          </w:rPr>
          <w:instrText xml:space="preserve"> </w:instrText>
        </w:r>
        <w:r w:rsidRPr="00AC750C">
          <w:rPr>
            <w:rStyle w:val="Hyperlink"/>
            <w:noProof/>
          </w:rPr>
          <w:fldChar w:fldCharType="separate"/>
        </w:r>
        <w:r w:rsidRPr="00AC750C">
          <w:rPr>
            <w:rStyle w:val="Hyperlink"/>
            <w:noProof/>
          </w:rPr>
          <w:t>6.2</w:t>
        </w:r>
        <w:r>
          <w:rPr>
            <w:rFonts w:eastAsiaTheme="minorEastAsia"/>
            <w:noProof/>
            <w:lang w:eastAsia="cs-CZ"/>
          </w:rPr>
          <w:tab/>
        </w:r>
        <w:r w:rsidRPr="00AC750C">
          <w:rPr>
            <w:rStyle w:val="Hyperlink"/>
            <w:noProof/>
          </w:rPr>
          <w:t>Popis algoritmu a modelové situace</w:t>
        </w:r>
        <w:r>
          <w:rPr>
            <w:noProof/>
            <w:webHidden/>
          </w:rPr>
          <w:tab/>
        </w:r>
        <w:r>
          <w:rPr>
            <w:noProof/>
            <w:webHidden/>
          </w:rPr>
          <w:fldChar w:fldCharType="begin"/>
        </w:r>
        <w:r>
          <w:rPr>
            <w:noProof/>
            <w:webHidden/>
          </w:rPr>
          <w:instrText xml:space="preserve"> PAGEREF _Toc6218154 \h </w:instrText>
        </w:r>
      </w:ins>
      <w:r>
        <w:rPr>
          <w:noProof/>
          <w:webHidden/>
        </w:rPr>
      </w:r>
      <w:r>
        <w:rPr>
          <w:noProof/>
          <w:webHidden/>
        </w:rPr>
        <w:fldChar w:fldCharType="separate"/>
      </w:r>
      <w:ins w:id="69" w:author="Ježek Bruno" w:date="2019-04-15T10:55:00Z">
        <w:r>
          <w:rPr>
            <w:noProof/>
            <w:webHidden/>
          </w:rPr>
          <w:t>27</w:t>
        </w:r>
        <w:r>
          <w:rPr>
            <w:noProof/>
            <w:webHidden/>
          </w:rPr>
          <w:fldChar w:fldCharType="end"/>
        </w:r>
        <w:r w:rsidRPr="00AC750C">
          <w:rPr>
            <w:rStyle w:val="Hyperlink"/>
            <w:noProof/>
          </w:rPr>
          <w:fldChar w:fldCharType="end"/>
        </w:r>
      </w:ins>
    </w:p>
    <w:p w14:paraId="253C4C85" w14:textId="77777777" w:rsidR="000710FA" w:rsidRDefault="000710FA">
      <w:pPr>
        <w:pStyle w:val="TOC3"/>
        <w:tabs>
          <w:tab w:val="left" w:pos="1320"/>
          <w:tab w:val="right" w:leader="dot" w:pos="8777"/>
        </w:tabs>
        <w:rPr>
          <w:ins w:id="70" w:author="Ježek Bruno" w:date="2019-04-15T10:55:00Z"/>
          <w:rFonts w:eastAsiaTheme="minorEastAsia"/>
          <w:noProof/>
          <w:lang w:eastAsia="cs-CZ"/>
        </w:rPr>
      </w:pPr>
      <w:ins w:id="71" w:author="Ježek Bruno" w:date="2019-04-15T10:55:00Z">
        <w:r w:rsidRPr="00AC750C">
          <w:rPr>
            <w:rStyle w:val="Hyperlink"/>
            <w:noProof/>
          </w:rPr>
          <w:fldChar w:fldCharType="begin"/>
        </w:r>
        <w:r w:rsidRPr="00AC750C">
          <w:rPr>
            <w:rStyle w:val="Hyperlink"/>
            <w:noProof/>
          </w:rPr>
          <w:instrText xml:space="preserve"> </w:instrText>
        </w:r>
        <w:r>
          <w:rPr>
            <w:noProof/>
          </w:rPr>
          <w:instrText>HYPERLINK \l "_Toc6218155"</w:instrText>
        </w:r>
        <w:r w:rsidRPr="00AC750C">
          <w:rPr>
            <w:rStyle w:val="Hyperlink"/>
            <w:noProof/>
          </w:rPr>
          <w:instrText xml:space="preserve"> </w:instrText>
        </w:r>
        <w:r w:rsidRPr="00AC750C">
          <w:rPr>
            <w:rStyle w:val="Hyperlink"/>
            <w:noProof/>
          </w:rPr>
          <w:fldChar w:fldCharType="separate"/>
        </w:r>
        <w:r w:rsidRPr="00AC750C">
          <w:rPr>
            <w:rStyle w:val="Hyperlink"/>
            <w:noProof/>
            <w:lang w:bidi="x-none"/>
            <w14:scene3d>
              <w14:camera w14:prst="orthographicFront"/>
              <w14:lightRig w14:rig="threePt" w14:dir="t">
                <w14:rot w14:lat="0" w14:lon="0" w14:rev="0"/>
              </w14:lightRig>
            </w14:scene3d>
          </w:rPr>
          <w:t>6.2.1</w:t>
        </w:r>
        <w:r>
          <w:rPr>
            <w:rFonts w:eastAsiaTheme="minorEastAsia"/>
            <w:noProof/>
            <w:lang w:eastAsia="cs-CZ"/>
          </w:rPr>
          <w:tab/>
        </w:r>
        <w:r w:rsidRPr="00AC750C">
          <w:rPr>
            <w:rStyle w:val="Hyperlink"/>
            <w:noProof/>
          </w:rPr>
          <w:t>Charakteristika vstupních dat</w:t>
        </w:r>
        <w:r>
          <w:rPr>
            <w:noProof/>
            <w:webHidden/>
          </w:rPr>
          <w:tab/>
        </w:r>
        <w:r>
          <w:rPr>
            <w:noProof/>
            <w:webHidden/>
          </w:rPr>
          <w:fldChar w:fldCharType="begin"/>
        </w:r>
        <w:r>
          <w:rPr>
            <w:noProof/>
            <w:webHidden/>
          </w:rPr>
          <w:instrText xml:space="preserve"> PAGEREF _Toc6218155 \h </w:instrText>
        </w:r>
      </w:ins>
      <w:r>
        <w:rPr>
          <w:noProof/>
          <w:webHidden/>
        </w:rPr>
      </w:r>
      <w:r>
        <w:rPr>
          <w:noProof/>
          <w:webHidden/>
        </w:rPr>
        <w:fldChar w:fldCharType="separate"/>
      </w:r>
      <w:ins w:id="72" w:author="Ježek Bruno" w:date="2019-04-15T10:55:00Z">
        <w:r>
          <w:rPr>
            <w:noProof/>
            <w:webHidden/>
          </w:rPr>
          <w:t>27</w:t>
        </w:r>
        <w:r>
          <w:rPr>
            <w:noProof/>
            <w:webHidden/>
          </w:rPr>
          <w:fldChar w:fldCharType="end"/>
        </w:r>
        <w:r w:rsidRPr="00AC750C">
          <w:rPr>
            <w:rStyle w:val="Hyperlink"/>
            <w:noProof/>
          </w:rPr>
          <w:fldChar w:fldCharType="end"/>
        </w:r>
      </w:ins>
    </w:p>
    <w:p w14:paraId="1550460A" w14:textId="77777777" w:rsidR="000710FA" w:rsidRDefault="000710FA">
      <w:pPr>
        <w:pStyle w:val="TOC3"/>
        <w:tabs>
          <w:tab w:val="left" w:pos="1320"/>
          <w:tab w:val="right" w:leader="dot" w:pos="8777"/>
        </w:tabs>
        <w:rPr>
          <w:ins w:id="73" w:author="Ježek Bruno" w:date="2019-04-15T10:55:00Z"/>
          <w:rFonts w:eastAsiaTheme="minorEastAsia"/>
          <w:noProof/>
          <w:lang w:eastAsia="cs-CZ"/>
        </w:rPr>
      </w:pPr>
      <w:ins w:id="74" w:author="Ježek Bruno" w:date="2019-04-15T10:55:00Z">
        <w:r w:rsidRPr="00AC750C">
          <w:rPr>
            <w:rStyle w:val="Hyperlink"/>
            <w:noProof/>
          </w:rPr>
          <w:fldChar w:fldCharType="begin"/>
        </w:r>
        <w:r w:rsidRPr="00AC750C">
          <w:rPr>
            <w:rStyle w:val="Hyperlink"/>
            <w:noProof/>
          </w:rPr>
          <w:instrText xml:space="preserve"> </w:instrText>
        </w:r>
        <w:r>
          <w:rPr>
            <w:noProof/>
          </w:rPr>
          <w:instrText>HYPERLINK \l "_Toc6218156"</w:instrText>
        </w:r>
        <w:r w:rsidRPr="00AC750C">
          <w:rPr>
            <w:rStyle w:val="Hyperlink"/>
            <w:noProof/>
          </w:rPr>
          <w:instrText xml:space="preserve"> </w:instrText>
        </w:r>
        <w:r w:rsidRPr="00AC750C">
          <w:rPr>
            <w:rStyle w:val="Hyperlink"/>
            <w:noProof/>
          </w:rPr>
          <w:fldChar w:fldCharType="separate"/>
        </w:r>
        <w:r w:rsidRPr="00AC750C">
          <w:rPr>
            <w:rStyle w:val="Hyperlink"/>
            <w:noProof/>
            <w:lang w:bidi="x-none"/>
            <w14:scene3d>
              <w14:camera w14:prst="orthographicFront"/>
              <w14:lightRig w14:rig="threePt" w14:dir="t">
                <w14:rot w14:lat="0" w14:lon="0" w14:rev="0"/>
              </w14:lightRig>
            </w14:scene3d>
          </w:rPr>
          <w:t>6.2.2</w:t>
        </w:r>
        <w:r>
          <w:rPr>
            <w:rFonts w:eastAsiaTheme="minorEastAsia"/>
            <w:noProof/>
            <w:lang w:eastAsia="cs-CZ"/>
          </w:rPr>
          <w:tab/>
        </w:r>
        <w:r w:rsidRPr="00AC750C">
          <w:rPr>
            <w:rStyle w:val="Hyperlink"/>
            <w:noProof/>
          </w:rPr>
          <w:t>Vektorizace dat</w:t>
        </w:r>
        <w:r>
          <w:rPr>
            <w:noProof/>
            <w:webHidden/>
          </w:rPr>
          <w:tab/>
        </w:r>
        <w:r>
          <w:rPr>
            <w:noProof/>
            <w:webHidden/>
          </w:rPr>
          <w:fldChar w:fldCharType="begin"/>
        </w:r>
        <w:r>
          <w:rPr>
            <w:noProof/>
            <w:webHidden/>
          </w:rPr>
          <w:instrText xml:space="preserve"> PAGEREF _Toc6218156 \h </w:instrText>
        </w:r>
      </w:ins>
      <w:r>
        <w:rPr>
          <w:noProof/>
          <w:webHidden/>
        </w:rPr>
      </w:r>
      <w:r>
        <w:rPr>
          <w:noProof/>
          <w:webHidden/>
        </w:rPr>
        <w:fldChar w:fldCharType="separate"/>
      </w:r>
      <w:ins w:id="75" w:author="Ježek Bruno" w:date="2019-04-15T10:55:00Z">
        <w:r>
          <w:rPr>
            <w:noProof/>
            <w:webHidden/>
          </w:rPr>
          <w:t>29</w:t>
        </w:r>
        <w:r>
          <w:rPr>
            <w:noProof/>
            <w:webHidden/>
          </w:rPr>
          <w:fldChar w:fldCharType="end"/>
        </w:r>
        <w:r w:rsidRPr="00AC750C">
          <w:rPr>
            <w:rStyle w:val="Hyperlink"/>
            <w:noProof/>
          </w:rPr>
          <w:fldChar w:fldCharType="end"/>
        </w:r>
      </w:ins>
    </w:p>
    <w:p w14:paraId="439B9831" w14:textId="77777777" w:rsidR="000710FA" w:rsidRDefault="000710FA">
      <w:pPr>
        <w:pStyle w:val="TOC3"/>
        <w:tabs>
          <w:tab w:val="left" w:pos="1320"/>
          <w:tab w:val="right" w:leader="dot" w:pos="8777"/>
        </w:tabs>
        <w:rPr>
          <w:ins w:id="76" w:author="Ježek Bruno" w:date="2019-04-15T10:55:00Z"/>
          <w:rFonts w:eastAsiaTheme="minorEastAsia"/>
          <w:noProof/>
          <w:lang w:eastAsia="cs-CZ"/>
        </w:rPr>
      </w:pPr>
      <w:ins w:id="77" w:author="Ježek Bruno" w:date="2019-04-15T10:55:00Z">
        <w:r w:rsidRPr="00AC750C">
          <w:rPr>
            <w:rStyle w:val="Hyperlink"/>
            <w:noProof/>
          </w:rPr>
          <w:fldChar w:fldCharType="begin"/>
        </w:r>
        <w:r w:rsidRPr="00AC750C">
          <w:rPr>
            <w:rStyle w:val="Hyperlink"/>
            <w:noProof/>
          </w:rPr>
          <w:instrText xml:space="preserve"> </w:instrText>
        </w:r>
        <w:r>
          <w:rPr>
            <w:noProof/>
          </w:rPr>
          <w:instrText>HYPERLINK \l "_Toc6218157"</w:instrText>
        </w:r>
        <w:r w:rsidRPr="00AC750C">
          <w:rPr>
            <w:rStyle w:val="Hyperlink"/>
            <w:noProof/>
          </w:rPr>
          <w:instrText xml:space="preserve"> </w:instrText>
        </w:r>
        <w:r w:rsidRPr="00AC750C">
          <w:rPr>
            <w:rStyle w:val="Hyperlink"/>
            <w:noProof/>
          </w:rPr>
          <w:fldChar w:fldCharType="separate"/>
        </w:r>
        <w:r w:rsidRPr="00AC750C">
          <w:rPr>
            <w:rStyle w:val="Hyperlink"/>
            <w:noProof/>
            <w:lang w:bidi="x-none"/>
            <w14:scene3d>
              <w14:camera w14:prst="orthographicFront"/>
              <w14:lightRig w14:rig="threePt" w14:dir="t">
                <w14:rot w14:lat="0" w14:lon="0" w14:rev="0"/>
              </w14:lightRig>
            </w14:scene3d>
          </w:rPr>
          <w:t>6.2.3</w:t>
        </w:r>
        <w:r>
          <w:rPr>
            <w:rFonts w:eastAsiaTheme="minorEastAsia"/>
            <w:noProof/>
            <w:lang w:eastAsia="cs-CZ"/>
          </w:rPr>
          <w:tab/>
        </w:r>
        <w:r w:rsidRPr="00AC750C">
          <w:rPr>
            <w:rStyle w:val="Hyperlink"/>
            <w:noProof/>
          </w:rPr>
          <w:t>Natrénování modelů</w:t>
        </w:r>
        <w:r>
          <w:rPr>
            <w:noProof/>
            <w:webHidden/>
          </w:rPr>
          <w:tab/>
        </w:r>
        <w:r>
          <w:rPr>
            <w:noProof/>
            <w:webHidden/>
          </w:rPr>
          <w:fldChar w:fldCharType="begin"/>
        </w:r>
        <w:r>
          <w:rPr>
            <w:noProof/>
            <w:webHidden/>
          </w:rPr>
          <w:instrText xml:space="preserve"> PAGEREF _Toc6218157 \h </w:instrText>
        </w:r>
      </w:ins>
      <w:r>
        <w:rPr>
          <w:noProof/>
          <w:webHidden/>
        </w:rPr>
      </w:r>
      <w:r>
        <w:rPr>
          <w:noProof/>
          <w:webHidden/>
        </w:rPr>
        <w:fldChar w:fldCharType="separate"/>
      </w:r>
      <w:ins w:id="78" w:author="Ježek Bruno" w:date="2019-04-15T10:55:00Z">
        <w:r>
          <w:rPr>
            <w:noProof/>
            <w:webHidden/>
          </w:rPr>
          <w:t>32</w:t>
        </w:r>
        <w:r>
          <w:rPr>
            <w:noProof/>
            <w:webHidden/>
          </w:rPr>
          <w:fldChar w:fldCharType="end"/>
        </w:r>
        <w:r w:rsidRPr="00AC750C">
          <w:rPr>
            <w:rStyle w:val="Hyperlink"/>
            <w:noProof/>
          </w:rPr>
          <w:fldChar w:fldCharType="end"/>
        </w:r>
      </w:ins>
    </w:p>
    <w:p w14:paraId="432A703C" w14:textId="77777777" w:rsidR="000710FA" w:rsidRDefault="000710FA">
      <w:pPr>
        <w:pStyle w:val="TOC3"/>
        <w:tabs>
          <w:tab w:val="left" w:pos="1320"/>
          <w:tab w:val="right" w:leader="dot" w:pos="8777"/>
        </w:tabs>
        <w:rPr>
          <w:ins w:id="79" w:author="Ježek Bruno" w:date="2019-04-15T10:55:00Z"/>
          <w:rFonts w:eastAsiaTheme="minorEastAsia"/>
          <w:noProof/>
          <w:lang w:eastAsia="cs-CZ"/>
        </w:rPr>
      </w:pPr>
      <w:ins w:id="80" w:author="Ježek Bruno" w:date="2019-04-15T10:55:00Z">
        <w:r w:rsidRPr="00AC750C">
          <w:rPr>
            <w:rStyle w:val="Hyperlink"/>
            <w:noProof/>
          </w:rPr>
          <w:fldChar w:fldCharType="begin"/>
        </w:r>
        <w:r w:rsidRPr="00AC750C">
          <w:rPr>
            <w:rStyle w:val="Hyperlink"/>
            <w:noProof/>
          </w:rPr>
          <w:instrText xml:space="preserve"> </w:instrText>
        </w:r>
        <w:r>
          <w:rPr>
            <w:noProof/>
          </w:rPr>
          <w:instrText>HYPERLINK \l "_Toc6218158"</w:instrText>
        </w:r>
        <w:r w:rsidRPr="00AC750C">
          <w:rPr>
            <w:rStyle w:val="Hyperlink"/>
            <w:noProof/>
          </w:rPr>
          <w:instrText xml:space="preserve"> </w:instrText>
        </w:r>
        <w:r w:rsidRPr="00AC750C">
          <w:rPr>
            <w:rStyle w:val="Hyperlink"/>
            <w:noProof/>
          </w:rPr>
          <w:fldChar w:fldCharType="separate"/>
        </w:r>
        <w:r w:rsidRPr="00AC750C">
          <w:rPr>
            <w:rStyle w:val="Hyperlink"/>
            <w:noProof/>
            <w:lang w:bidi="x-none"/>
            <w14:scene3d>
              <w14:camera w14:prst="orthographicFront"/>
              <w14:lightRig w14:rig="threePt" w14:dir="t">
                <w14:rot w14:lat="0" w14:lon="0" w14:rev="0"/>
              </w14:lightRig>
            </w14:scene3d>
          </w:rPr>
          <w:t>6.2.4</w:t>
        </w:r>
        <w:r>
          <w:rPr>
            <w:rFonts w:eastAsiaTheme="minorEastAsia"/>
            <w:noProof/>
            <w:lang w:eastAsia="cs-CZ"/>
          </w:rPr>
          <w:tab/>
        </w:r>
        <w:r w:rsidRPr="00AC750C">
          <w:rPr>
            <w:rStyle w:val="Hyperlink"/>
            <w:noProof/>
          </w:rPr>
          <w:t>Generování scén</w:t>
        </w:r>
        <w:r>
          <w:rPr>
            <w:noProof/>
            <w:webHidden/>
          </w:rPr>
          <w:tab/>
        </w:r>
        <w:r>
          <w:rPr>
            <w:noProof/>
            <w:webHidden/>
          </w:rPr>
          <w:fldChar w:fldCharType="begin"/>
        </w:r>
        <w:r>
          <w:rPr>
            <w:noProof/>
            <w:webHidden/>
          </w:rPr>
          <w:instrText xml:space="preserve"> PAGEREF _Toc6218158 \h </w:instrText>
        </w:r>
      </w:ins>
      <w:r>
        <w:rPr>
          <w:noProof/>
          <w:webHidden/>
        </w:rPr>
      </w:r>
      <w:r>
        <w:rPr>
          <w:noProof/>
          <w:webHidden/>
        </w:rPr>
        <w:fldChar w:fldCharType="separate"/>
      </w:r>
      <w:ins w:id="81" w:author="Ježek Bruno" w:date="2019-04-15T10:55:00Z">
        <w:r>
          <w:rPr>
            <w:noProof/>
            <w:webHidden/>
          </w:rPr>
          <w:t>34</w:t>
        </w:r>
        <w:r>
          <w:rPr>
            <w:noProof/>
            <w:webHidden/>
          </w:rPr>
          <w:fldChar w:fldCharType="end"/>
        </w:r>
        <w:r w:rsidRPr="00AC750C">
          <w:rPr>
            <w:rStyle w:val="Hyperlink"/>
            <w:noProof/>
          </w:rPr>
          <w:fldChar w:fldCharType="end"/>
        </w:r>
      </w:ins>
    </w:p>
    <w:p w14:paraId="4E207EDE" w14:textId="77777777" w:rsidR="000710FA" w:rsidRDefault="000710FA">
      <w:pPr>
        <w:pStyle w:val="TOC3"/>
        <w:tabs>
          <w:tab w:val="left" w:pos="1320"/>
          <w:tab w:val="right" w:leader="dot" w:pos="8777"/>
        </w:tabs>
        <w:rPr>
          <w:ins w:id="82" w:author="Ježek Bruno" w:date="2019-04-15T10:55:00Z"/>
          <w:rFonts w:eastAsiaTheme="minorEastAsia"/>
          <w:noProof/>
          <w:lang w:eastAsia="cs-CZ"/>
        </w:rPr>
      </w:pPr>
      <w:ins w:id="83" w:author="Ježek Bruno" w:date="2019-04-15T10:55:00Z">
        <w:r w:rsidRPr="00AC750C">
          <w:rPr>
            <w:rStyle w:val="Hyperlink"/>
            <w:noProof/>
          </w:rPr>
          <w:fldChar w:fldCharType="begin"/>
        </w:r>
        <w:r w:rsidRPr="00AC750C">
          <w:rPr>
            <w:rStyle w:val="Hyperlink"/>
            <w:noProof/>
          </w:rPr>
          <w:instrText xml:space="preserve"> </w:instrText>
        </w:r>
        <w:r>
          <w:rPr>
            <w:noProof/>
          </w:rPr>
          <w:instrText>HYPERLINK \l "_Toc6218159"</w:instrText>
        </w:r>
        <w:r w:rsidRPr="00AC750C">
          <w:rPr>
            <w:rStyle w:val="Hyperlink"/>
            <w:noProof/>
          </w:rPr>
          <w:instrText xml:space="preserve"> </w:instrText>
        </w:r>
        <w:r w:rsidRPr="00AC750C">
          <w:rPr>
            <w:rStyle w:val="Hyperlink"/>
            <w:noProof/>
          </w:rPr>
          <w:fldChar w:fldCharType="separate"/>
        </w:r>
        <w:r w:rsidRPr="00AC750C">
          <w:rPr>
            <w:rStyle w:val="Hyperlink"/>
            <w:noProof/>
            <w:lang w:bidi="x-none"/>
            <w14:scene3d>
              <w14:camera w14:prst="orthographicFront"/>
              <w14:lightRig w14:rig="threePt" w14:dir="t">
                <w14:rot w14:lat="0" w14:lon="0" w14:rev="0"/>
              </w14:lightRig>
            </w14:scene3d>
          </w:rPr>
          <w:t>6.2.5</w:t>
        </w:r>
        <w:r>
          <w:rPr>
            <w:rFonts w:eastAsiaTheme="minorEastAsia"/>
            <w:noProof/>
            <w:lang w:eastAsia="cs-CZ"/>
          </w:rPr>
          <w:tab/>
        </w:r>
        <w:r w:rsidRPr="00AC750C">
          <w:rPr>
            <w:rStyle w:val="Hyperlink"/>
            <w:noProof/>
          </w:rPr>
          <w:t>Parametrizace algoritmu</w:t>
        </w:r>
        <w:r>
          <w:rPr>
            <w:noProof/>
            <w:webHidden/>
          </w:rPr>
          <w:tab/>
        </w:r>
        <w:r>
          <w:rPr>
            <w:noProof/>
            <w:webHidden/>
          </w:rPr>
          <w:fldChar w:fldCharType="begin"/>
        </w:r>
        <w:r>
          <w:rPr>
            <w:noProof/>
            <w:webHidden/>
          </w:rPr>
          <w:instrText xml:space="preserve"> PAGEREF _Toc6218159 \h </w:instrText>
        </w:r>
      </w:ins>
      <w:r>
        <w:rPr>
          <w:noProof/>
          <w:webHidden/>
        </w:rPr>
      </w:r>
      <w:r>
        <w:rPr>
          <w:noProof/>
          <w:webHidden/>
        </w:rPr>
        <w:fldChar w:fldCharType="separate"/>
      </w:r>
      <w:ins w:id="84" w:author="Ježek Bruno" w:date="2019-04-15T10:55:00Z">
        <w:r>
          <w:rPr>
            <w:noProof/>
            <w:webHidden/>
          </w:rPr>
          <w:t>37</w:t>
        </w:r>
        <w:r>
          <w:rPr>
            <w:noProof/>
            <w:webHidden/>
          </w:rPr>
          <w:fldChar w:fldCharType="end"/>
        </w:r>
        <w:r w:rsidRPr="00AC750C">
          <w:rPr>
            <w:rStyle w:val="Hyperlink"/>
            <w:noProof/>
          </w:rPr>
          <w:fldChar w:fldCharType="end"/>
        </w:r>
      </w:ins>
    </w:p>
    <w:p w14:paraId="4FAFF904" w14:textId="77777777" w:rsidR="000710FA" w:rsidRDefault="000710FA">
      <w:pPr>
        <w:pStyle w:val="TOC1"/>
        <w:tabs>
          <w:tab w:val="left" w:pos="440"/>
          <w:tab w:val="right" w:leader="dot" w:pos="8777"/>
        </w:tabs>
        <w:rPr>
          <w:ins w:id="85" w:author="Ježek Bruno" w:date="2019-04-15T10:55:00Z"/>
          <w:rFonts w:eastAsiaTheme="minorEastAsia"/>
          <w:noProof/>
          <w:lang w:eastAsia="cs-CZ"/>
        </w:rPr>
      </w:pPr>
      <w:ins w:id="86" w:author="Ježek Bruno" w:date="2019-04-15T10:55:00Z">
        <w:r w:rsidRPr="00AC750C">
          <w:rPr>
            <w:rStyle w:val="Hyperlink"/>
            <w:noProof/>
          </w:rPr>
          <w:fldChar w:fldCharType="begin"/>
        </w:r>
        <w:r w:rsidRPr="00AC750C">
          <w:rPr>
            <w:rStyle w:val="Hyperlink"/>
            <w:noProof/>
          </w:rPr>
          <w:instrText xml:space="preserve"> </w:instrText>
        </w:r>
        <w:r>
          <w:rPr>
            <w:noProof/>
          </w:rPr>
          <w:instrText>HYPERLINK \l "_Toc6218160"</w:instrText>
        </w:r>
        <w:r w:rsidRPr="00AC750C">
          <w:rPr>
            <w:rStyle w:val="Hyperlink"/>
            <w:noProof/>
          </w:rPr>
          <w:instrText xml:space="preserve"> </w:instrText>
        </w:r>
        <w:r w:rsidRPr="00AC750C">
          <w:rPr>
            <w:rStyle w:val="Hyperlink"/>
            <w:noProof/>
          </w:rPr>
          <w:fldChar w:fldCharType="separate"/>
        </w:r>
        <w:r w:rsidRPr="00AC750C">
          <w:rPr>
            <w:rStyle w:val="Hyperlink"/>
            <w:noProof/>
          </w:rPr>
          <w:t>7</w:t>
        </w:r>
        <w:r>
          <w:rPr>
            <w:rFonts w:eastAsiaTheme="minorEastAsia"/>
            <w:noProof/>
            <w:lang w:eastAsia="cs-CZ"/>
          </w:rPr>
          <w:tab/>
        </w:r>
        <w:r w:rsidRPr="00AC750C">
          <w:rPr>
            <w:rStyle w:val="Hyperlink"/>
            <w:noProof/>
          </w:rPr>
          <w:t>Výsledky a testování</w:t>
        </w:r>
        <w:r>
          <w:rPr>
            <w:noProof/>
            <w:webHidden/>
          </w:rPr>
          <w:tab/>
        </w:r>
        <w:r>
          <w:rPr>
            <w:noProof/>
            <w:webHidden/>
          </w:rPr>
          <w:fldChar w:fldCharType="begin"/>
        </w:r>
        <w:r>
          <w:rPr>
            <w:noProof/>
            <w:webHidden/>
          </w:rPr>
          <w:instrText xml:space="preserve"> PAGEREF _Toc6218160 \h </w:instrText>
        </w:r>
      </w:ins>
      <w:r>
        <w:rPr>
          <w:noProof/>
          <w:webHidden/>
        </w:rPr>
      </w:r>
      <w:r>
        <w:rPr>
          <w:noProof/>
          <w:webHidden/>
        </w:rPr>
        <w:fldChar w:fldCharType="separate"/>
      </w:r>
      <w:ins w:id="87" w:author="Ježek Bruno" w:date="2019-04-15T10:55:00Z">
        <w:r>
          <w:rPr>
            <w:noProof/>
            <w:webHidden/>
          </w:rPr>
          <w:t>38</w:t>
        </w:r>
        <w:r>
          <w:rPr>
            <w:noProof/>
            <w:webHidden/>
          </w:rPr>
          <w:fldChar w:fldCharType="end"/>
        </w:r>
        <w:r w:rsidRPr="00AC750C">
          <w:rPr>
            <w:rStyle w:val="Hyperlink"/>
            <w:noProof/>
          </w:rPr>
          <w:fldChar w:fldCharType="end"/>
        </w:r>
      </w:ins>
    </w:p>
    <w:p w14:paraId="2CF0FDA6" w14:textId="77777777" w:rsidR="000710FA" w:rsidRDefault="000710FA">
      <w:pPr>
        <w:pStyle w:val="TOC2"/>
        <w:tabs>
          <w:tab w:val="left" w:pos="880"/>
          <w:tab w:val="right" w:leader="dot" w:pos="8777"/>
        </w:tabs>
        <w:rPr>
          <w:ins w:id="88" w:author="Ježek Bruno" w:date="2019-04-15T10:55:00Z"/>
          <w:rFonts w:eastAsiaTheme="minorEastAsia"/>
          <w:noProof/>
          <w:lang w:eastAsia="cs-CZ"/>
        </w:rPr>
      </w:pPr>
      <w:ins w:id="89" w:author="Ježek Bruno" w:date="2019-04-15T10:55:00Z">
        <w:r w:rsidRPr="00AC750C">
          <w:rPr>
            <w:rStyle w:val="Hyperlink"/>
            <w:noProof/>
          </w:rPr>
          <w:fldChar w:fldCharType="begin"/>
        </w:r>
        <w:r w:rsidRPr="00AC750C">
          <w:rPr>
            <w:rStyle w:val="Hyperlink"/>
            <w:noProof/>
          </w:rPr>
          <w:instrText xml:space="preserve"> </w:instrText>
        </w:r>
        <w:r>
          <w:rPr>
            <w:noProof/>
          </w:rPr>
          <w:instrText>HYPERLINK \l "_Toc6218161"</w:instrText>
        </w:r>
        <w:r w:rsidRPr="00AC750C">
          <w:rPr>
            <w:rStyle w:val="Hyperlink"/>
            <w:noProof/>
          </w:rPr>
          <w:instrText xml:space="preserve"> </w:instrText>
        </w:r>
        <w:r w:rsidRPr="00AC750C">
          <w:rPr>
            <w:rStyle w:val="Hyperlink"/>
            <w:noProof/>
          </w:rPr>
          <w:fldChar w:fldCharType="separate"/>
        </w:r>
        <w:r w:rsidRPr="00AC750C">
          <w:rPr>
            <w:rStyle w:val="Hyperlink"/>
            <w:noProof/>
          </w:rPr>
          <w:t>7.1</w:t>
        </w:r>
        <w:r>
          <w:rPr>
            <w:rFonts w:eastAsiaTheme="minorEastAsia"/>
            <w:noProof/>
            <w:lang w:eastAsia="cs-CZ"/>
          </w:rPr>
          <w:tab/>
        </w:r>
        <w:r w:rsidRPr="00AC750C">
          <w:rPr>
            <w:rStyle w:val="Hyperlink"/>
            <w:noProof/>
          </w:rPr>
          <w:t>Jednotkové testování</w:t>
        </w:r>
        <w:r>
          <w:rPr>
            <w:noProof/>
            <w:webHidden/>
          </w:rPr>
          <w:tab/>
        </w:r>
        <w:r>
          <w:rPr>
            <w:noProof/>
            <w:webHidden/>
          </w:rPr>
          <w:fldChar w:fldCharType="begin"/>
        </w:r>
        <w:r>
          <w:rPr>
            <w:noProof/>
            <w:webHidden/>
          </w:rPr>
          <w:instrText xml:space="preserve"> PAGEREF _Toc6218161 \h </w:instrText>
        </w:r>
      </w:ins>
      <w:r>
        <w:rPr>
          <w:noProof/>
          <w:webHidden/>
        </w:rPr>
      </w:r>
      <w:r>
        <w:rPr>
          <w:noProof/>
          <w:webHidden/>
        </w:rPr>
        <w:fldChar w:fldCharType="separate"/>
      </w:r>
      <w:ins w:id="90" w:author="Ježek Bruno" w:date="2019-04-15T10:55:00Z">
        <w:r>
          <w:rPr>
            <w:noProof/>
            <w:webHidden/>
          </w:rPr>
          <w:t>38</w:t>
        </w:r>
        <w:r>
          <w:rPr>
            <w:noProof/>
            <w:webHidden/>
          </w:rPr>
          <w:fldChar w:fldCharType="end"/>
        </w:r>
        <w:r w:rsidRPr="00AC750C">
          <w:rPr>
            <w:rStyle w:val="Hyperlink"/>
            <w:noProof/>
          </w:rPr>
          <w:fldChar w:fldCharType="end"/>
        </w:r>
      </w:ins>
    </w:p>
    <w:p w14:paraId="343F9210" w14:textId="77777777" w:rsidR="000710FA" w:rsidRDefault="000710FA">
      <w:pPr>
        <w:pStyle w:val="TOC3"/>
        <w:tabs>
          <w:tab w:val="left" w:pos="1320"/>
          <w:tab w:val="right" w:leader="dot" w:pos="8777"/>
        </w:tabs>
        <w:rPr>
          <w:ins w:id="91" w:author="Ježek Bruno" w:date="2019-04-15T10:55:00Z"/>
          <w:rFonts w:eastAsiaTheme="minorEastAsia"/>
          <w:noProof/>
          <w:lang w:eastAsia="cs-CZ"/>
        </w:rPr>
      </w:pPr>
      <w:ins w:id="92" w:author="Ježek Bruno" w:date="2019-04-15T10:55:00Z">
        <w:r w:rsidRPr="00AC750C">
          <w:rPr>
            <w:rStyle w:val="Hyperlink"/>
            <w:noProof/>
          </w:rPr>
          <w:fldChar w:fldCharType="begin"/>
        </w:r>
        <w:r w:rsidRPr="00AC750C">
          <w:rPr>
            <w:rStyle w:val="Hyperlink"/>
            <w:noProof/>
          </w:rPr>
          <w:instrText xml:space="preserve"> </w:instrText>
        </w:r>
        <w:r>
          <w:rPr>
            <w:noProof/>
          </w:rPr>
          <w:instrText>HYPERLINK \l "_Toc6218162"</w:instrText>
        </w:r>
        <w:r w:rsidRPr="00AC750C">
          <w:rPr>
            <w:rStyle w:val="Hyperlink"/>
            <w:noProof/>
          </w:rPr>
          <w:instrText xml:space="preserve"> </w:instrText>
        </w:r>
        <w:r w:rsidRPr="00AC750C">
          <w:rPr>
            <w:rStyle w:val="Hyperlink"/>
            <w:noProof/>
          </w:rPr>
          <w:fldChar w:fldCharType="separate"/>
        </w:r>
        <w:r w:rsidRPr="00AC750C">
          <w:rPr>
            <w:rStyle w:val="Hyperlink"/>
            <w:noProof/>
            <w:lang w:bidi="x-none"/>
            <w14:scene3d>
              <w14:camera w14:prst="orthographicFront"/>
              <w14:lightRig w14:rig="threePt" w14:dir="t">
                <w14:rot w14:lat="0" w14:lon="0" w14:rev="0"/>
              </w14:lightRig>
            </w14:scene3d>
          </w:rPr>
          <w:t>7.1.1</w:t>
        </w:r>
        <w:r>
          <w:rPr>
            <w:rFonts w:eastAsiaTheme="minorEastAsia"/>
            <w:noProof/>
            <w:lang w:eastAsia="cs-CZ"/>
          </w:rPr>
          <w:tab/>
        </w:r>
        <w:r w:rsidRPr="00AC750C">
          <w:rPr>
            <w:rStyle w:val="Hyperlink"/>
            <w:noProof/>
          </w:rPr>
          <w:t>Test obsazeného souseda</w:t>
        </w:r>
        <w:r>
          <w:rPr>
            <w:noProof/>
            <w:webHidden/>
          </w:rPr>
          <w:tab/>
        </w:r>
        <w:r>
          <w:rPr>
            <w:noProof/>
            <w:webHidden/>
          </w:rPr>
          <w:fldChar w:fldCharType="begin"/>
        </w:r>
        <w:r>
          <w:rPr>
            <w:noProof/>
            <w:webHidden/>
          </w:rPr>
          <w:instrText xml:space="preserve"> PAGEREF _Toc6218162 \h </w:instrText>
        </w:r>
      </w:ins>
      <w:r>
        <w:rPr>
          <w:noProof/>
          <w:webHidden/>
        </w:rPr>
      </w:r>
      <w:r>
        <w:rPr>
          <w:noProof/>
          <w:webHidden/>
        </w:rPr>
        <w:fldChar w:fldCharType="separate"/>
      </w:r>
      <w:ins w:id="93" w:author="Ježek Bruno" w:date="2019-04-15T10:55:00Z">
        <w:r>
          <w:rPr>
            <w:noProof/>
            <w:webHidden/>
          </w:rPr>
          <w:t>39</w:t>
        </w:r>
        <w:r>
          <w:rPr>
            <w:noProof/>
            <w:webHidden/>
          </w:rPr>
          <w:fldChar w:fldCharType="end"/>
        </w:r>
        <w:r w:rsidRPr="00AC750C">
          <w:rPr>
            <w:rStyle w:val="Hyperlink"/>
            <w:noProof/>
          </w:rPr>
          <w:fldChar w:fldCharType="end"/>
        </w:r>
      </w:ins>
    </w:p>
    <w:p w14:paraId="05D3319A" w14:textId="77777777" w:rsidR="000710FA" w:rsidRDefault="000710FA">
      <w:pPr>
        <w:pStyle w:val="TOC3"/>
        <w:tabs>
          <w:tab w:val="left" w:pos="1320"/>
          <w:tab w:val="right" w:leader="dot" w:pos="8777"/>
        </w:tabs>
        <w:rPr>
          <w:ins w:id="94" w:author="Ježek Bruno" w:date="2019-04-15T10:55:00Z"/>
          <w:rFonts w:eastAsiaTheme="minorEastAsia"/>
          <w:noProof/>
          <w:lang w:eastAsia="cs-CZ"/>
        </w:rPr>
      </w:pPr>
      <w:ins w:id="95" w:author="Ježek Bruno" w:date="2019-04-15T10:55:00Z">
        <w:r w:rsidRPr="00AC750C">
          <w:rPr>
            <w:rStyle w:val="Hyperlink"/>
            <w:noProof/>
          </w:rPr>
          <w:fldChar w:fldCharType="begin"/>
        </w:r>
        <w:r w:rsidRPr="00AC750C">
          <w:rPr>
            <w:rStyle w:val="Hyperlink"/>
            <w:noProof/>
          </w:rPr>
          <w:instrText xml:space="preserve"> </w:instrText>
        </w:r>
        <w:r>
          <w:rPr>
            <w:noProof/>
          </w:rPr>
          <w:instrText>HYPERLINK \l "_Toc6218163"</w:instrText>
        </w:r>
        <w:r w:rsidRPr="00AC750C">
          <w:rPr>
            <w:rStyle w:val="Hyperlink"/>
            <w:noProof/>
          </w:rPr>
          <w:instrText xml:space="preserve"> </w:instrText>
        </w:r>
        <w:r w:rsidRPr="00AC750C">
          <w:rPr>
            <w:rStyle w:val="Hyperlink"/>
            <w:noProof/>
          </w:rPr>
          <w:fldChar w:fldCharType="separate"/>
        </w:r>
        <w:r w:rsidRPr="00AC750C">
          <w:rPr>
            <w:rStyle w:val="Hyperlink"/>
            <w:noProof/>
            <w:lang w:bidi="x-none"/>
            <w14:scene3d>
              <w14:camera w14:prst="orthographicFront"/>
              <w14:lightRig w14:rig="threePt" w14:dir="t">
                <w14:rot w14:lat="0" w14:lon="0" w14:rev="0"/>
              </w14:lightRig>
            </w14:scene3d>
          </w:rPr>
          <w:t>7.1.2</w:t>
        </w:r>
        <w:r>
          <w:rPr>
            <w:rFonts w:eastAsiaTheme="minorEastAsia"/>
            <w:noProof/>
            <w:lang w:eastAsia="cs-CZ"/>
          </w:rPr>
          <w:tab/>
        </w:r>
        <w:r w:rsidRPr="00AC750C">
          <w:rPr>
            <w:rStyle w:val="Hyperlink"/>
            <w:noProof/>
          </w:rPr>
          <w:t>Test volného souseda</w:t>
        </w:r>
        <w:r>
          <w:rPr>
            <w:noProof/>
            <w:webHidden/>
          </w:rPr>
          <w:tab/>
        </w:r>
        <w:r>
          <w:rPr>
            <w:noProof/>
            <w:webHidden/>
          </w:rPr>
          <w:fldChar w:fldCharType="begin"/>
        </w:r>
        <w:r>
          <w:rPr>
            <w:noProof/>
            <w:webHidden/>
          </w:rPr>
          <w:instrText xml:space="preserve"> PAGEREF _Toc6218163 \h </w:instrText>
        </w:r>
      </w:ins>
      <w:r>
        <w:rPr>
          <w:noProof/>
          <w:webHidden/>
        </w:rPr>
      </w:r>
      <w:r>
        <w:rPr>
          <w:noProof/>
          <w:webHidden/>
        </w:rPr>
        <w:fldChar w:fldCharType="separate"/>
      </w:r>
      <w:ins w:id="96" w:author="Ježek Bruno" w:date="2019-04-15T10:55:00Z">
        <w:r>
          <w:rPr>
            <w:noProof/>
            <w:webHidden/>
          </w:rPr>
          <w:t>39</w:t>
        </w:r>
        <w:r>
          <w:rPr>
            <w:noProof/>
            <w:webHidden/>
          </w:rPr>
          <w:fldChar w:fldCharType="end"/>
        </w:r>
        <w:r w:rsidRPr="00AC750C">
          <w:rPr>
            <w:rStyle w:val="Hyperlink"/>
            <w:noProof/>
          </w:rPr>
          <w:fldChar w:fldCharType="end"/>
        </w:r>
      </w:ins>
    </w:p>
    <w:p w14:paraId="1222A6DB" w14:textId="77777777" w:rsidR="000710FA" w:rsidRDefault="000710FA">
      <w:pPr>
        <w:pStyle w:val="TOC3"/>
        <w:tabs>
          <w:tab w:val="left" w:pos="1320"/>
          <w:tab w:val="right" w:leader="dot" w:pos="8777"/>
        </w:tabs>
        <w:rPr>
          <w:ins w:id="97" w:author="Ježek Bruno" w:date="2019-04-15T10:55:00Z"/>
          <w:rFonts w:eastAsiaTheme="minorEastAsia"/>
          <w:noProof/>
          <w:lang w:eastAsia="cs-CZ"/>
        </w:rPr>
      </w:pPr>
      <w:ins w:id="98" w:author="Ježek Bruno" w:date="2019-04-15T10:55:00Z">
        <w:r w:rsidRPr="00AC750C">
          <w:rPr>
            <w:rStyle w:val="Hyperlink"/>
            <w:noProof/>
          </w:rPr>
          <w:fldChar w:fldCharType="begin"/>
        </w:r>
        <w:r w:rsidRPr="00AC750C">
          <w:rPr>
            <w:rStyle w:val="Hyperlink"/>
            <w:noProof/>
          </w:rPr>
          <w:instrText xml:space="preserve"> </w:instrText>
        </w:r>
        <w:r>
          <w:rPr>
            <w:noProof/>
          </w:rPr>
          <w:instrText>HYPERLINK \l "_Toc6218164"</w:instrText>
        </w:r>
        <w:r w:rsidRPr="00AC750C">
          <w:rPr>
            <w:rStyle w:val="Hyperlink"/>
            <w:noProof/>
          </w:rPr>
          <w:instrText xml:space="preserve"> </w:instrText>
        </w:r>
        <w:r w:rsidRPr="00AC750C">
          <w:rPr>
            <w:rStyle w:val="Hyperlink"/>
            <w:noProof/>
          </w:rPr>
          <w:fldChar w:fldCharType="separate"/>
        </w:r>
        <w:r w:rsidRPr="00AC750C">
          <w:rPr>
            <w:rStyle w:val="Hyperlink"/>
            <w:noProof/>
            <w:lang w:bidi="x-none"/>
            <w14:scene3d>
              <w14:camera w14:prst="orthographicFront"/>
              <w14:lightRig w14:rig="threePt" w14:dir="t">
                <w14:rot w14:lat="0" w14:lon="0" w14:rev="0"/>
              </w14:lightRig>
            </w14:scene3d>
          </w:rPr>
          <w:t>7.1.3</w:t>
        </w:r>
        <w:r>
          <w:rPr>
            <w:rFonts w:eastAsiaTheme="minorEastAsia"/>
            <w:noProof/>
            <w:lang w:eastAsia="cs-CZ"/>
          </w:rPr>
          <w:tab/>
        </w:r>
        <w:r w:rsidRPr="00AC750C">
          <w:rPr>
            <w:rStyle w:val="Hyperlink"/>
            <w:noProof/>
          </w:rPr>
          <w:t>Opakovaný test sousednosti</w:t>
        </w:r>
        <w:r>
          <w:rPr>
            <w:noProof/>
            <w:webHidden/>
          </w:rPr>
          <w:tab/>
        </w:r>
        <w:r>
          <w:rPr>
            <w:noProof/>
            <w:webHidden/>
          </w:rPr>
          <w:fldChar w:fldCharType="begin"/>
        </w:r>
        <w:r>
          <w:rPr>
            <w:noProof/>
            <w:webHidden/>
          </w:rPr>
          <w:instrText xml:space="preserve"> PAGEREF _Toc6218164 \h </w:instrText>
        </w:r>
      </w:ins>
      <w:r>
        <w:rPr>
          <w:noProof/>
          <w:webHidden/>
        </w:rPr>
      </w:r>
      <w:r>
        <w:rPr>
          <w:noProof/>
          <w:webHidden/>
        </w:rPr>
        <w:fldChar w:fldCharType="separate"/>
      </w:r>
      <w:ins w:id="99" w:author="Ježek Bruno" w:date="2019-04-15T10:55:00Z">
        <w:r>
          <w:rPr>
            <w:noProof/>
            <w:webHidden/>
          </w:rPr>
          <w:t>40</w:t>
        </w:r>
        <w:r>
          <w:rPr>
            <w:noProof/>
            <w:webHidden/>
          </w:rPr>
          <w:fldChar w:fldCharType="end"/>
        </w:r>
        <w:r w:rsidRPr="00AC750C">
          <w:rPr>
            <w:rStyle w:val="Hyperlink"/>
            <w:noProof/>
          </w:rPr>
          <w:fldChar w:fldCharType="end"/>
        </w:r>
      </w:ins>
    </w:p>
    <w:p w14:paraId="5667E517" w14:textId="77777777" w:rsidR="000710FA" w:rsidRDefault="000710FA">
      <w:pPr>
        <w:pStyle w:val="TOC3"/>
        <w:tabs>
          <w:tab w:val="left" w:pos="1320"/>
          <w:tab w:val="right" w:leader="dot" w:pos="8777"/>
        </w:tabs>
        <w:rPr>
          <w:ins w:id="100" w:author="Ježek Bruno" w:date="2019-04-15T10:55:00Z"/>
          <w:rFonts w:eastAsiaTheme="minorEastAsia"/>
          <w:noProof/>
          <w:lang w:eastAsia="cs-CZ"/>
        </w:rPr>
      </w:pPr>
      <w:ins w:id="101" w:author="Ježek Bruno" w:date="2019-04-15T10:55:00Z">
        <w:r w:rsidRPr="00AC750C">
          <w:rPr>
            <w:rStyle w:val="Hyperlink"/>
            <w:noProof/>
          </w:rPr>
          <w:fldChar w:fldCharType="begin"/>
        </w:r>
        <w:r w:rsidRPr="00AC750C">
          <w:rPr>
            <w:rStyle w:val="Hyperlink"/>
            <w:noProof/>
          </w:rPr>
          <w:instrText xml:space="preserve"> </w:instrText>
        </w:r>
        <w:r>
          <w:rPr>
            <w:noProof/>
          </w:rPr>
          <w:instrText>HYPERLINK \l "_Toc6218165"</w:instrText>
        </w:r>
        <w:r w:rsidRPr="00AC750C">
          <w:rPr>
            <w:rStyle w:val="Hyperlink"/>
            <w:noProof/>
          </w:rPr>
          <w:instrText xml:space="preserve"> </w:instrText>
        </w:r>
        <w:r w:rsidRPr="00AC750C">
          <w:rPr>
            <w:rStyle w:val="Hyperlink"/>
            <w:noProof/>
          </w:rPr>
          <w:fldChar w:fldCharType="separate"/>
        </w:r>
        <w:r w:rsidRPr="00AC750C">
          <w:rPr>
            <w:rStyle w:val="Hyperlink"/>
            <w:noProof/>
            <w:lang w:val="en-US" w:bidi="x-none"/>
            <w14:scene3d>
              <w14:camera w14:prst="orthographicFront"/>
              <w14:lightRig w14:rig="threePt" w14:dir="t">
                <w14:rot w14:lat="0" w14:lon="0" w14:rev="0"/>
              </w14:lightRig>
            </w14:scene3d>
          </w:rPr>
          <w:t>7.1.4</w:t>
        </w:r>
        <w:r>
          <w:rPr>
            <w:rFonts w:eastAsiaTheme="minorEastAsia"/>
            <w:noProof/>
            <w:lang w:eastAsia="cs-CZ"/>
          </w:rPr>
          <w:tab/>
        </w:r>
        <w:r w:rsidRPr="00AC750C">
          <w:rPr>
            <w:rStyle w:val="Hyperlink"/>
            <w:noProof/>
          </w:rPr>
          <w:t>Testování blízkého souseda na objektu skříně</w:t>
        </w:r>
        <w:r>
          <w:rPr>
            <w:noProof/>
            <w:webHidden/>
          </w:rPr>
          <w:tab/>
        </w:r>
        <w:r>
          <w:rPr>
            <w:noProof/>
            <w:webHidden/>
          </w:rPr>
          <w:fldChar w:fldCharType="begin"/>
        </w:r>
        <w:r>
          <w:rPr>
            <w:noProof/>
            <w:webHidden/>
          </w:rPr>
          <w:instrText xml:space="preserve"> PAGEREF _Toc6218165 \h </w:instrText>
        </w:r>
      </w:ins>
      <w:r>
        <w:rPr>
          <w:noProof/>
          <w:webHidden/>
        </w:rPr>
      </w:r>
      <w:r>
        <w:rPr>
          <w:noProof/>
          <w:webHidden/>
        </w:rPr>
        <w:fldChar w:fldCharType="separate"/>
      </w:r>
      <w:ins w:id="102" w:author="Ježek Bruno" w:date="2019-04-15T10:55:00Z">
        <w:r>
          <w:rPr>
            <w:noProof/>
            <w:webHidden/>
          </w:rPr>
          <w:t>41</w:t>
        </w:r>
        <w:r>
          <w:rPr>
            <w:noProof/>
            <w:webHidden/>
          </w:rPr>
          <w:fldChar w:fldCharType="end"/>
        </w:r>
        <w:r w:rsidRPr="00AC750C">
          <w:rPr>
            <w:rStyle w:val="Hyperlink"/>
            <w:noProof/>
          </w:rPr>
          <w:fldChar w:fldCharType="end"/>
        </w:r>
      </w:ins>
    </w:p>
    <w:p w14:paraId="6ACC92C6" w14:textId="77777777" w:rsidR="000710FA" w:rsidRDefault="000710FA">
      <w:pPr>
        <w:pStyle w:val="TOC3"/>
        <w:tabs>
          <w:tab w:val="left" w:pos="1320"/>
          <w:tab w:val="right" w:leader="dot" w:pos="8777"/>
        </w:tabs>
        <w:rPr>
          <w:ins w:id="103" w:author="Ježek Bruno" w:date="2019-04-15T10:55:00Z"/>
          <w:rFonts w:eastAsiaTheme="minorEastAsia"/>
          <w:noProof/>
          <w:lang w:eastAsia="cs-CZ"/>
        </w:rPr>
      </w:pPr>
      <w:ins w:id="104" w:author="Ježek Bruno" w:date="2019-04-15T10:55:00Z">
        <w:r w:rsidRPr="00AC750C">
          <w:rPr>
            <w:rStyle w:val="Hyperlink"/>
            <w:noProof/>
          </w:rPr>
          <w:lastRenderedPageBreak/>
          <w:fldChar w:fldCharType="begin"/>
        </w:r>
        <w:r w:rsidRPr="00AC750C">
          <w:rPr>
            <w:rStyle w:val="Hyperlink"/>
            <w:noProof/>
          </w:rPr>
          <w:instrText xml:space="preserve"> </w:instrText>
        </w:r>
        <w:r>
          <w:rPr>
            <w:noProof/>
          </w:rPr>
          <w:instrText>HYPERLINK \l "_Toc6218166"</w:instrText>
        </w:r>
        <w:r w:rsidRPr="00AC750C">
          <w:rPr>
            <w:rStyle w:val="Hyperlink"/>
            <w:noProof/>
          </w:rPr>
          <w:instrText xml:space="preserve"> </w:instrText>
        </w:r>
        <w:r w:rsidRPr="00AC750C">
          <w:rPr>
            <w:rStyle w:val="Hyperlink"/>
            <w:noProof/>
          </w:rPr>
          <w:fldChar w:fldCharType="separate"/>
        </w:r>
        <w:r w:rsidRPr="00AC750C">
          <w:rPr>
            <w:rStyle w:val="Hyperlink"/>
            <w:noProof/>
            <w:lang w:val="en-US" w:bidi="x-none"/>
            <w14:scene3d>
              <w14:camera w14:prst="orthographicFront"/>
              <w14:lightRig w14:rig="threePt" w14:dir="t">
                <w14:rot w14:lat="0" w14:lon="0" w14:rev="0"/>
              </w14:lightRig>
            </w14:scene3d>
          </w:rPr>
          <w:t>7.1.5</w:t>
        </w:r>
        <w:r>
          <w:rPr>
            <w:rFonts w:eastAsiaTheme="minorEastAsia"/>
            <w:noProof/>
            <w:lang w:eastAsia="cs-CZ"/>
          </w:rPr>
          <w:tab/>
        </w:r>
        <w:r w:rsidRPr="00AC750C">
          <w:rPr>
            <w:rStyle w:val="Hyperlink"/>
            <w:noProof/>
          </w:rPr>
          <w:t>Testování prostorovosti</w:t>
        </w:r>
        <w:r>
          <w:rPr>
            <w:noProof/>
            <w:webHidden/>
          </w:rPr>
          <w:tab/>
        </w:r>
        <w:r>
          <w:rPr>
            <w:noProof/>
            <w:webHidden/>
          </w:rPr>
          <w:fldChar w:fldCharType="begin"/>
        </w:r>
        <w:r>
          <w:rPr>
            <w:noProof/>
            <w:webHidden/>
          </w:rPr>
          <w:instrText xml:space="preserve"> PAGEREF _Toc6218166 \h </w:instrText>
        </w:r>
      </w:ins>
      <w:r>
        <w:rPr>
          <w:noProof/>
          <w:webHidden/>
        </w:rPr>
      </w:r>
      <w:r>
        <w:rPr>
          <w:noProof/>
          <w:webHidden/>
        </w:rPr>
        <w:fldChar w:fldCharType="separate"/>
      </w:r>
      <w:ins w:id="105" w:author="Ježek Bruno" w:date="2019-04-15T10:55:00Z">
        <w:r>
          <w:rPr>
            <w:noProof/>
            <w:webHidden/>
          </w:rPr>
          <w:t>42</w:t>
        </w:r>
        <w:r>
          <w:rPr>
            <w:noProof/>
            <w:webHidden/>
          </w:rPr>
          <w:fldChar w:fldCharType="end"/>
        </w:r>
        <w:r w:rsidRPr="00AC750C">
          <w:rPr>
            <w:rStyle w:val="Hyperlink"/>
            <w:noProof/>
          </w:rPr>
          <w:fldChar w:fldCharType="end"/>
        </w:r>
      </w:ins>
    </w:p>
    <w:p w14:paraId="45279397" w14:textId="77777777" w:rsidR="000710FA" w:rsidRDefault="000710FA">
      <w:pPr>
        <w:pStyle w:val="TOC3"/>
        <w:tabs>
          <w:tab w:val="left" w:pos="1320"/>
          <w:tab w:val="right" w:leader="dot" w:pos="8777"/>
        </w:tabs>
        <w:rPr>
          <w:ins w:id="106" w:author="Ježek Bruno" w:date="2019-04-15T10:55:00Z"/>
          <w:rFonts w:eastAsiaTheme="minorEastAsia"/>
          <w:noProof/>
          <w:lang w:eastAsia="cs-CZ"/>
        </w:rPr>
      </w:pPr>
      <w:ins w:id="107" w:author="Ježek Bruno" w:date="2019-04-15T10:55:00Z">
        <w:r w:rsidRPr="00AC750C">
          <w:rPr>
            <w:rStyle w:val="Hyperlink"/>
            <w:noProof/>
          </w:rPr>
          <w:fldChar w:fldCharType="begin"/>
        </w:r>
        <w:r w:rsidRPr="00AC750C">
          <w:rPr>
            <w:rStyle w:val="Hyperlink"/>
            <w:noProof/>
          </w:rPr>
          <w:instrText xml:space="preserve"> </w:instrText>
        </w:r>
        <w:r>
          <w:rPr>
            <w:noProof/>
          </w:rPr>
          <w:instrText>HYPERLINK \l "_Toc6218167"</w:instrText>
        </w:r>
        <w:r w:rsidRPr="00AC750C">
          <w:rPr>
            <w:rStyle w:val="Hyperlink"/>
            <w:noProof/>
          </w:rPr>
          <w:instrText xml:space="preserve"> </w:instrText>
        </w:r>
        <w:r w:rsidRPr="00AC750C">
          <w:rPr>
            <w:rStyle w:val="Hyperlink"/>
            <w:noProof/>
          </w:rPr>
          <w:fldChar w:fldCharType="separate"/>
        </w:r>
        <w:r w:rsidRPr="00AC750C">
          <w:rPr>
            <w:rStyle w:val="Hyperlink"/>
            <w:noProof/>
            <w:lang w:val="en-US" w:bidi="x-none"/>
            <w14:scene3d>
              <w14:camera w14:prst="orthographicFront"/>
              <w14:lightRig w14:rig="threePt" w14:dir="t">
                <w14:rot w14:lat="0" w14:lon="0" w14:rev="0"/>
              </w14:lightRig>
            </w14:scene3d>
          </w:rPr>
          <w:t>7.1.6</w:t>
        </w:r>
        <w:r>
          <w:rPr>
            <w:rFonts w:eastAsiaTheme="minorEastAsia"/>
            <w:noProof/>
            <w:lang w:eastAsia="cs-CZ"/>
          </w:rPr>
          <w:tab/>
        </w:r>
        <w:r w:rsidRPr="00AC750C">
          <w:rPr>
            <w:rStyle w:val="Hyperlink"/>
            <w:noProof/>
          </w:rPr>
          <w:t>Testování zasazení objektu mezi jiné</w:t>
        </w:r>
        <w:r>
          <w:rPr>
            <w:noProof/>
            <w:webHidden/>
          </w:rPr>
          <w:tab/>
        </w:r>
        <w:r>
          <w:rPr>
            <w:noProof/>
            <w:webHidden/>
          </w:rPr>
          <w:fldChar w:fldCharType="begin"/>
        </w:r>
        <w:r>
          <w:rPr>
            <w:noProof/>
            <w:webHidden/>
          </w:rPr>
          <w:instrText xml:space="preserve"> PAGEREF _Toc6218167 \h </w:instrText>
        </w:r>
      </w:ins>
      <w:r>
        <w:rPr>
          <w:noProof/>
          <w:webHidden/>
        </w:rPr>
      </w:r>
      <w:r>
        <w:rPr>
          <w:noProof/>
          <w:webHidden/>
        </w:rPr>
        <w:fldChar w:fldCharType="separate"/>
      </w:r>
      <w:ins w:id="108" w:author="Ježek Bruno" w:date="2019-04-15T10:55:00Z">
        <w:r>
          <w:rPr>
            <w:noProof/>
            <w:webHidden/>
          </w:rPr>
          <w:t>43</w:t>
        </w:r>
        <w:r>
          <w:rPr>
            <w:noProof/>
            <w:webHidden/>
          </w:rPr>
          <w:fldChar w:fldCharType="end"/>
        </w:r>
        <w:r w:rsidRPr="00AC750C">
          <w:rPr>
            <w:rStyle w:val="Hyperlink"/>
            <w:noProof/>
          </w:rPr>
          <w:fldChar w:fldCharType="end"/>
        </w:r>
      </w:ins>
    </w:p>
    <w:p w14:paraId="1A55E3CC" w14:textId="77777777" w:rsidR="000710FA" w:rsidRDefault="000710FA">
      <w:pPr>
        <w:pStyle w:val="TOC2"/>
        <w:tabs>
          <w:tab w:val="left" w:pos="880"/>
          <w:tab w:val="right" w:leader="dot" w:pos="8777"/>
        </w:tabs>
        <w:rPr>
          <w:ins w:id="109" w:author="Ježek Bruno" w:date="2019-04-15T10:55:00Z"/>
          <w:rFonts w:eastAsiaTheme="minorEastAsia"/>
          <w:noProof/>
          <w:lang w:eastAsia="cs-CZ"/>
        </w:rPr>
      </w:pPr>
      <w:ins w:id="110" w:author="Ježek Bruno" w:date="2019-04-15T10:55:00Z">
        <w:r w:rsidRPr="00AC750C">
          <w:rPr>
            <w:rStyle w:val="Hyperlink"/>
            <w:noProof/>
          </w:rPr>
          <w:fldChar w:fldCharType="begin"/>
        </w:r>
        <w:r w:rsidRPr="00AC750C">
          <w:rPr>
            <w:rStyle w:val="Hyperlink"/>
            <w:noProof/>
          </w:rPr>
          <w:instrText xml:space="preserve"> </w:instrText>
        </w:r>
        <w:r>
          <w:rPr>
            <w:noProof/>
          </w:rPr>
          <w:instrText>HYPERLINK \l "_Toc6218168"</w:instrText>
        </w:r>
        <w:r w:rsidRPr="00AC750C">
          <w:rPr>
            <w:rStyle w:val="Hyperlink"/>
            <w:noProof/>
          </w:rPr>
          <w:instrText xml:space="preserve"> </w:instrText>
        </w:r>
        <w:r w:rsidRPr="00AC750C">
          <w:rPr>
            <w:rStyle w:val="Hyperlink"/>
            <w:noProof/>
          </w:rPr>
          <w:fldChar w:fldCharType="separate"/>
        </w:r>
        <w:r w:rsidRPr="00AC750C">
          <w:rPr>
            <w:rStyle w:val="Hyperlink"/>
            <w:noProof/>
          </w:rPr>
          <w:t>7.2</w:t>
        </w:r>
        <w:r>
          <w:rPr>
            <w:rFonts w:eastAsiaTheme="minorEastAsia"/>
            <w:noProof/>
            <w:lang w:eastAsia="cs-CZ"/>
          </w:rPr>
          <w:tab/>
        </w:r>
        <w:r w:rsidRPr="00AC750C">
          <w:rPr>
            <w:rStyle w:val="Hyperlink"/>
            <w:noProof/>
          </w:rPr>
          <w:t>Integrační testování</w:t>
        </w:r>
        <w:r>
          <w:rPr>
            <w:noProof/>
            <w:webHidden/>
          </w:rPr>
          <w:tab/>
        </w:r>
        <w:r>
          <w:rPr>
            <w:noProof/>
            <w:webHidden/>
          </w:rPr>
          <w:fldChar w:fldCharType="begin"/>
        </w:r>
        <w:r>
          <w:rPr>
            <w:noProof/>
            <w:webHidden/>
          </w:rPr>
          <w:instrText xml:space="preserve"> PAGEREF _Toc6218168 \h </w:instrText>
        </w:r>
      </w:ins>
      <w:r>
        <w:rPr>
          <w:noProof/>
          <w:webHidden/>
        </w:rPr>
      </w:r>
      <w:r>
        <w:rPr>
          <w:noProof/>
          <w:webHidden/>
        </w:rPr>
        <w:fldChar w:fldCharType="separate"/>
      </w:r>
      <w:ins w:id="111" w:author="Ježek Bruno" w:date="2019-04-15T10:55:00Z">
        <w:r>
          <w:rPr>
            <w:noProof/>
            <w:webHidden/>
          </w:rPr>
          <w:t>44</w:t>
        </w:r>
        <w:r>
          <w:rPr>
            <w:noProof/>
            <w:webHidden/>
          </w:rPr>
          <w:fldChar w:fldCharType="end"/>
        </w:r>
        <w:r w:rsidRPr="00AC750C">
          <w:rPr>
            <w:rStyle w:val="Hyperlink"/>
            <w:noProof/>
          </w:rPr>
          <w:fldChar w:fldCharType="end"/>
        </w:r>
      </w:ins>
    </w:p>
    <w:p w14:paraId="6C10B7B6" w14:textId="77777777" w:rsidR="000710FA" w:rsidRDefault="000710FA">
      <w:pPr>
        <w:pStyle w:val="TOC2"/>
        <w:tabs>
          <w:tab w:val="left" w:pos="880"/>
          <w:tab w:val="right" w:leader="dot" w:pos="8777"/>
        </w:tabs>
        <w:rPr>
          <w:ins w:id="112" w:author="Ježek Bruno" w:date="2019-04-15T10:55:00Z"/>
          <w:rFonts w:eastAsiaTheme="minorEastAsia"/>
          <w:noProof/>
          <w:lang w:eastAsia="cs-CZ"/>
        </w:rPr>
      </w:pPr>
      <w:ins w:id="113" w:author="Ježek Bruno" w:date="2019-04-15T10:55:00Z">
        <w:r w:rsidRPr="00AC750C">
          <w:rPr>
            <w:rStyle w:val="Hyperlink"/>
            <w:noProof/>
          </w:rPr>
          <w:fldChar w:fldCharType="begin"/>
        </w:r>
        <w:r w:rsidRPr="00AC750C">
          <w:rPr>
            <w:rStyle w:val="Hyperlink"/>
            <w:noProof/>
          </w:rPr>
          <w:instrText xml:space="preserve"> </w:instrText>
        </w:r>
        <w:r>
          <w:rPr>
            <w:noProof/>
          </w:rPr>
          <w:instrText>HYPERLINK \l "_Toc6218169"</w:instrText>
        </w:r>
        <w:r w:rsidRPr="00AC750C">
          <w:rPr>
            <w:rStyle w:val="Hyperlink"/>
            <w:noProof/>
          </w:rPr>
          <w:instrText xml:space="preserve"> </w:instrText>
        </w:r>
        <w:r w:rsidRPr="00AC750C">
          <w:rPr>
            <w:rStyle w:val="Hyperlink"/>
            <w:noProof/>
          </w:rPr>
          <w:fldChar w:fldCharType="separate"/>
        </w:r>
        <w:r w:rsidRPr="00AC750C">
          <w:rPr>
            <w:rStyle w:val="Hyperlink"/>
            <w:noProof/>
          </w:rPr>
          <w:t>7.3</w:t>
        </w:r>
        <w:r>
          <w:rPr>
            <w:rFonts w:eastAsiaTheme="minorEastAsia"/>
            <w:noProof/>
            <w:lang w:eastAsia="cs-CZ"/>
          </w:rPr>
          <w:tab/>
        </w:r>
        <w:r w:rsidRPr="00AC750C">
          <w:rPr>
            <w:rStyle w:val="Hyperlink"/>
            <w:noProof/>
          </w:rPr>
          <w:t>Vize a závěrečné hodnocení algoritmu</w:t>
        </w:r>
        <w:r>
          <w:rPr>
            <w:noProof/>
            <w:webHidden/>
          </w:rPr>
          <w:tab/>
        </w:r>
        <w:r>
          <w:rPr>
            <w:noProof/>
            <w:webHidden/>
          </w:rPr>
          <w:fldChar w:fldCharType="begin"/>
        </w:r>
        <w:r>
          <w:rPr>
            <w:noProof/>
            <w:webHidden/>
          </w:rPr>
          <w:instrText xml:space="preserve"> PAGEREF _Toc6218169 \h </w:instrText>
        </w:r>
      </w:ins>
      <w:r>
        <w:rPr>
          <w:noProof/>
          <w:webHidden/>
        </w:rPr>
      </w:r>
      <w:r>
        <w:rPr>
          <w:noProof/>
          <w:webHidden/>
        </w:rPr>
        <w:fldChar w:fldCharType="separate"/>
      </w:r>
      <w:ins w:id="114" w:author="Ježek Bruno" w:date="2019-04-15T10:55:00Z">
        <w:r>
          <w:rPr>
            <w:noProof/>
            <w:webHidden/>
          </w:rPr>
          <w:t>46</w:t>
        </w:r>
        <w:r>
          <w:rPr>
            <w:noProof/>
            <w:webHidden/>
          </w:rPr>
          <w:fldChar w:fldCharType="end"/>
        </w:r>
        <w:r w:rsidRPr="00AC750C">
          <w:rPr>
            <w:rStyle w:val="Hyperlink"/>
            <w:noProof/>
          </w:rPr>
          <w:fldChar w:fldCharType="end"/>
        </w:r>
      </w:ins>
    </w:p>
    <w:p w14:paraId="5864C092" w14:textId="77777777" w:rsidR="000710FA" w:rsidRDefault="000710FA">
      <w:pPr>
        <w:pStyle w:val="TOC1"/>
        <w:tabs>
          <w:tab w:val="left" w:pos="440"/>
          <w:tab w:val="right" w:leader="dot" w:pos="8777"/>
        </w:tabs>
        <w:rPr>
          <w:ins w:id="115" w:author="Ježek Bruno" w:date="2019-04-15T10:55:00Z"/>
          <w:rFonts w:eastAsiaTheme="minorEastAsia"/>
          <w:noProof/>
          <w:lang w:eastAsia="cs-CZ"/>
        </w:rPr>
      </w:pPr>
      <w:ins w:id="116" w:author="Ježek Bruno" w:date="2019-04-15T10:55:00Z">
        <w:r w:rsidRPr="00AC750C">
          <w:rPr>
            <w:rStyle w:val="Hyperlink"/>
            <w:noProof/>
          </w:rPr>
          <w:fldChar w:fldCharType="begin"/>
        </w:r>
        <w:r w:rsidRPr="00AC750C">
          <w:rPr>
            <w:rStyle w:val="Hyperlink"/>
            <w:noProof/>
          </w:rPr>
          <w:instrText xml:space="preserve"> </w:instrText>
        </w:r>
        <w:r>
          <w:rPr>
            <w:noProof/>
          </w:rPr>
          <w:instrText>HYPERLINK \l "_Toc6218170"</w:instrText>
        </w:r>
        <w:r w:rsidRPr="00AC750C">
          <w:rPr>
            <w:rStyle w:val="Hyperlink"/>
            <w:noProof/>
          </w:rPr>
          <w:instrText xml:space="preserve"> </w:instrText>
        </w:r>
        <w:r w:rsidRPr="00AC750C">
          <w:rPr>
            <w:rStyle w:val="Hyperlink"/>
            <w:noProof/>
          </w:rPr>
          <w:fldChar w:fldCharType="separate"/>
        </w:r>
        <w:r w:rsidRPr="00AC750C">
          <w:rPr>
            <w:rStyle w:val="Hyperlink"/>
            <w:noProof/>
          </w:rPr>
          <w:t>8</w:t>
        </w:r>
        <w:r>
          <w:rPr>
            <w:rFonts w:eastAsiaTheme="minorEastAsia"/>
            <w:noProof/>
            <w:lang w:eastAsia="cs-CZ"/>
          </w:rPr>
          <w:tab/>
        </w:r>
        <w:r w:rsidRPr="00AC750C">
          <w:rPr>
            <w:rStyle w:val="Hyperlink"/>
            <w:noProof/>
          </w:rPr>
          <w:t>Závěr</w:t>
        </w:r>
        <w:r>
          <w:rPr>
            <w:noProof/>
            <w:webHidden/>
          </w:rPr>
          <w:tab/>
        </w:r>
        <w:r>
          <w:rPr>
            <w:noProof/>
            <w:webHidden/>
          </w:rPr>
          <w:fldChar w:fldCharType="begin"/>
        </w:r>
        <w:r>
          <w:rPr>
            <w:noProof/>
            <w:webHidden/>
          </w:rPr>
          <w:instrText xml:space="preserve"> PAGEREF _Toc6218170 \h </w:instrText>
        </w:r>
      </w:ins>
      <w:r>
        <w:rPr>
          <w:noProof/>
          <w:webHidden/>
        </w:rPr>
      </w:r>
      <w:r>
        <w:rPr>
          <w:noProof/>
          <w:webHidden/>
        </w:rPr>
        <w:fldChar w:fldCharType="separate"/>
      </w:r>
      <w:ins w:id="117" w:author="Ježek Bruno" w:date="2019-04-15T10:55:00Z">
        <w:r>
          <w:rPr>
            <w:noProof/>
            <w:webHidden/>
          </w:rPr>
          <w:t>48</w:t>
        </w:r>
        <w:r>
          <w:rPr>
            <w:noProof/>
            <w:webHidden/>
          </w:rPr>
          <w:fldChar w:fldCharType="end"/>
        </w:r>
        <w:r w:rsidRPr="00AC750C">
          <w:rPr>
            <w:rStyle w:val="Hyperlink"/>
            <w:noProof/>
          </w:rPr>
          <w:fldChar w:fldCharType="end"/>
        </w:r>
      </w:ins>
    </w:p>
    <w:p w14:paraId="2C3C79D5" w14:textId="77777777" w:rsidR="000710FA" w:rsidRDefault="000710FA">
      <w:pPr>
        <w:pStyle w:val="TOC1"/>
        <w:tabs>
          <w:tab w:val="right" w:leader="dot" w:pos="8777"/>
        </w:tabs>
        <w:rPr>
          <w:ins w:id="118" w:author="Ježek Bruno" w:date="2019-04-15T10:55:00Z"/>
          <w:rFonts w:eastAsiaTheme="minorEastAsia"/>
          <w:noProof/>
          <w:lang w:eastAsia="cs-CZ"/>
        </w:rPr>
      </w:pPr>
      <w:ins w:id="119" w:author="Ježek Bruno" w:date="2019-04-15T10:55:00Z">
        <w:r w:rsidRPr="00AC750C">
          <w:rPr>
            <w:rStyle w:val="Hyperlink"/>
            <w:noProof/>
          </w:rPr>
          <w:fldChar w:fldCharType="begin"/>
        </w:r>
        <w:r w:rsidRPr="00AC750C">
          <w:rPr>
            <w:rStyle w:val="Hyperlink"/>
            <w:noProof/>
          </w:rPr>
          <w:instrText xml:space="preserve"> </w:instrText>
        </w:r>
        <w:r>
          <w:rPr>
            <w:noProof/>
          </w:rPr>
          <w:instrText>HYPERLINK \l "_Toc6218171"</w:instrText>
        </w:r>
        <w:r w:rsidRPr="00AC750C">
          <w:rPr>
            <w:rStyle w:val="Hyperlink"/>
            <w:noProof/>
          </w:rPr>
          <w:instrText xml:space="preserve"> </w:instrText>
        </w:r>
        <w:r w:rsidRPr="00AC750C">
          <w:rPr>
            <w:rStyle w:val="Hyperlink"/>
            <w:noProof/>
          </w:rPr>
          <w:fldChar w:fldCharType="separate"/>
        </w:r>
        <w:r w:rsidRPr="00AC750C">
          <w:rPr>
            <w:rStyle w:val="Hyperlink"/>
            <w:noProof/>
          </w:rPr>
          <w:t>Seznam použité literatury</w:t>
        </w:r>
        <w:r>
          <w:rPr>
            <w:noProof/>
            <w:webHidden/>
          </w:rPr>
          <w:tab/>
        </w:r>
        <w:r>
          <w:rPr>
            <w:noProof/>
            <w:webHidden/>
          </w:rPr>
          <w:fldChar w:fldCharType="begin"/>
        </w:r>
        <w:r>
          <w:rPr>
            <w:noProof/>
            <w:webHidden/>
          </w:rPr>
          <w:instrText xml:space="preserve"> PAGEREF _Toc6218171 \h </w:instrText>
        </w:r>
      </w:ins>
      <w:r>
        <w:rPr>
          <w:noProof/>
          <w:webHidden/>
        </w:rPr>
      </w:r>
      <w:r>
        <w:rPr>
          <w:noProof/>
          <w:webHidden/>
        </w:rPr>
        <w:fldChar w:fldCharType="separate"/>
      </w:r>
      <w:ins w:id="120" w:author="Ježek Bruno" w:date="2019-04-15T10:55:00Z">
        <w:r>
          <w:rPr>
            <w:noProof/>
            <w:webHidden/>
          </w:rPr>
          <w:t>49</w:t>
        </w:r>
        <w:r>
          <w:rPr>
            <w:noProof/>
            <w:webHidden/>
          </w:rPr>
          <w:fldChar w:fldCharType="end"/>
        </w:r>
        <w:r w:rsidRPr="00AC750C">
          <w:rPr>
            <w:rStyle w:val="Hyperlink"/>
            <w:noProof/>
          </w:rPr>
          <w:fldChar w:fldCharType="end"/>
        </w:r>
      </w:ins>
    </w:p>
    <w:p w14:paraId="271A9D39" w14:textId="77777777" w:rsidR="000710FA" w:rsidRDefault="000710FA">
      <w:pPr>
        <w:pStyle w:val="TOC1"/>
        <w:tabs>
          <w:tab w:val="right" w:leader="dot" w:pos="8777"/>
        </w:tabs>
        <w:rPr>
          <w:ins w:id="121" w:author="Ježek Bruno" w:date="2019-04-15T10:55:00Z"/>
          <w:rFonts w:eastAsiaTheme="minorEastAsia"/>
          <w:noProof/>
          <w:lang w:eastAsia="cs-CZ"/>
        </w:rPr>
      </w:pPr>
      <w:ins w:id="122" w:author="Ježek Bruno" w:date="2019-04-15T10:55:00Z">
        <w:r w:rsidRPr="00AC750C">
          <w:rPr>
            <w:rStyle w:val="Hyperlink"/>
            <w:noProof/>
          </w:rPr>
          <w:fldChar w:fldCharType="begin"/>
        </w:r>
        <w:r w:rsidRPr="00AC750C">
          <w:rPr>
            <w:rStyle w:val="Hyperlink"/>
            <w:noProof/>
          </w:rPr>
          <w:instrText xml:space="preserve"> </w:instrText>
        </w:r>
        <w:r>
          <w:rPr>
            <w:noProof/>
          </w:rPr>
          <w:instrText>HYPERLINK \l "_Toc6218172"</w:instrText>
        </w:r>
        <w:r w:rsidRPr="00AC750C">
          <w:rPr>
            <w:rStyle w:val="Hyperlink"/>
            <w:noProof/>
          </w:rPr>
          <w:instrText xml:space="preserve"> </w:instrText>
        </w:r>
        <w:r w:rsidRPr="00AC750C">
          <w:rPr>
            <w:rStyle w:val="Hyperlink"/>
            <w:noProof/>
          </w:rPr>
          <w:fldChar w:fldCharType="separate"/>
        </w:r>
        <w:r w:rsidRPr="00AC750C">
          <w:rPr>
            <w:rStyle w:val="Hyperlink"/>
            <w:noProof/>
          </w:rPr>
          <w:t>Přílohy</w:t>
        </w:r>
        <w:r>
          <w:rPr>
            <w:noProof/>
            <w:webHidden/>
          </w:rPr>
          <w:tab/>
        </w:r>
        <w:r>
          <w:rPr>
            <w:noProof/>
            <w:webHidden/>
          </w:rPr>
          <w:fldChar w:fldCharType="begin"/>
        </w:r>
        <w:r>
          <w:rPr>
            <w:noProof/>
            <w:webHidden/>
          </w:rPr>
          <w:instrText xml:space="preserve"> PAGEREF _Toc6218172 \h </w:instrText>
        </w:r>
      </w:ins>
      <w:r>
        <w:rPr>
          <w:noProof/>
          <w:webHidden/>
        </w:rPr>
      </w:r>
      <w:r>
        <w:rPr>
          <w:noProof/>
          <w:webHidden/>
        </w:rPr>
        <w:fldChar w:fldCharType="separate"/>
      </w:r>
      <w:ins w:id="123" w:author="Ježek Bruno" w:date="2019-04-15T10:55:00Z">
        <w:r>
          <w:rPr>
            <w:noProof/>
            <w:webHidden/>
          </w:rPr>
          <w:t>53</w:t>
        </w:r>
        <w:r>
          <w:rPr>
            <w:noProof/>
            <w:webHidden/>
          </w:rPr>
          <w:fldChar w:fldCharType="end"/>
        </w:r>
        <w:r w:rsidRPr="00AC750C">
          <w:rPr>
            <w:rStyle w:val="Hyperlink"/>
            <w:noProof/>
          </w:rPr>
          <w:fldChar w:fldCharType="end"/>
        </w:r>
      </w:ins>
    </w:p>
    <w:p w14:paraId="430E5A11" w14:textId="77777777" w:rsidR="000710FA" w:rsidRDefault="000710FA">
      <w:pPr>
        <w:pStyle w:val="TOC2"/>
        <w:tabs>
          <w:tab w:val="right" w:leader="dot" w:pos="8777"/>
        </w:tabs>
        <w:rPr>
          <w:ins w:id="124" w:author="Ježek Bruno" w:date="2019-04-15T10:55:00Z"/>
          <w:rFonts w:eastAsiaTheme="minorEastAsia"/>
          <w:noProof/>
          <w:lang w:eastAsia="cs-CZ"/>
        </w:rPr>
      </w:pPr>
      <w:ins w:id="125" w:author="Ježek Bruno" w:date="2019-04-15T10:55:00Z">
        <w:r w:rsidRPr="00AC750C">
          <w:rPr>
            <w:rStyle w:val="Hyperlink"/>
            <w:noProof/>
          </w:rPr>
          <w:fldChar w:fldCharType="begin"/>
        </w:r>
        <w:r w:rsidRPr="00AC750C">
          <w:rPr>
            <w:rStyle w:val="Hyperlink"/>
            <w:noProof/>
          </w:rPr>
          <w:instrText xml:space="preserve"> </w:instrText>
        </w:r>
        <w:r>
          <w:rPr>
            <w:noProof/>
          </w:rPr>
          <w:instrText>HYPERLINK \l "_Toc6218173"</w:instrText>
        </w:r>
        <w:r w:rsidRPr="00AC750C">
          <w:rPr>
            <w:rStyle w:val="Hyperlink"/>
            <w:noProof/>
          </w:rPr>
          <w:instrText xml:space="preserve"> </w:instrText>
        </w:r>
        <w:r w:rsidRPr="00AC750C">
          <w:rPr>
            <w:rStyle w:val="Hyperlink"/>
            <w:noProof/>
          </w:rPr>
          <w:fldChar w:fldCharType="separate"/>
        </w:r>
        <w:r w:rsidRPr="00AC750C">
          <w:rPr>
            <w:rStyle w:val="Hyperlink"/>
            <w:noProof/>
          </w:rPr>
          <w:t>Vizualizace vstupní datové sady</w:t>
        </w:r>
        <w:r>
          <w:rPr>
            <w:noProof/>
            <w:webHidden/>
          </w:rPr>
          <w:tab/>
        </w:r>
        <w:r>
          <w:rPr>
            <w:noProof/>
            <w:webHidden/>
          </w:rPr>
          <w:fldChar w:fldCharType="begin"/>
        </w:r>
        <w:r>
          <w:rPr>
            <w:noProof/>
            <w:webHidden/>
          </w:rPr>
          <w:instrText xml:space="preserve"> PAGEREF _Toc6218173 \h </w:instrText>
        </w:r>
      </w:ins>
      <w:r>
        <w:rPr>
          <w:noProof/>
          <w:webHidden/>
        </w:rPr>
      </w:r>
      <w:r>
        <w:rPr>
          <w:noProof/>
          <w:webHidden/>
        </w:rPr>
        <w:fldChar w:fldCharType="separate"/>
      </w:r>
      <w:ins w:id="126" w:author="Ježek Bruno" w:date="2019-04-15T10:55:00Z">
        <w:r>
          <w:rPr>
            <w:noProof/>
            <w:webHidden/>
          </w:rPr>
          <w:t>53</w:t>
        </w:r>
        <w:r>
          <w:rPr>
            <w:noProof/>
            <w:webHidden/>
          </w:rPr>
          <w:fldChar w:fldCharType="end"/>
        </w:r>
        <w:r w:rsidRPr="00AC750C">
          <w:rPr>
            <w:rStyle w:val="Hyperlink"/>
            <w:noProof/>
          </w:rPr>
          <w:fldChar w:fldCharType="end"/>
        </w:r>
      </w:ins>
    </w:p>
    <w:p w14:paraId="2637258A" w14:textId="66C51215" w:rsidR="00673F79" w:rsidDel="000710FA" w:rsidRDefault="00673F79">
      <w:pPr>
        <w:pStyle w:val="TOC2"/>
        <w:tabs>
          <w:tab w:val="left" w:pos="880"/>
          <w:tab w:val="right" w:leader="dot" w:pos="8777"/>
        </w:tabs>
        <w:rPr>
          <w:del w:id="127" w:author="Ježek Bruno" w:date="2019-04-15T10:51:00Z"/>
          <w:rFonts w:eastAsiaTheme="minorEastAsia"/>
          <w:noProof/>
          <w:lang w:eastAsia="cs-CZ"/>
        </w:rPr>
      </w:pPr>
      <w:del w:id="128" w:author="Ježek Bruno" w:date="2019-04-15T10:51:00Z">
        <w:r w:rsidRPr="000710FA" w:rsidDel="000710FA">
          <w:rPr>
            <w:rStyle w:val="Hyperlink"/>
            <w:noProof/>
            <w:lang w:bidi="he-IL"/>
          </w:rPr>
          <w:delText>2.1</w:delText>
        </w:r>
        <w:r w:rsidDel="000710FA">
          <w:rPr>
            <w:rFonts w:eastAsiaTheme="minorEastAsia"/>
            <w:noProof/>
            <w:lang w:eastAsia="cs-CZ"/>
          </w:rPr>
          <w:tab/>
        </w:r>
        <w:r w:rsidRPr="000710FA" w:rsidDel="000710FA">
          <w:rPr>
            <w:rStyle w:val="Hyperlink"/>
            <w:noProof/>
          </w:rPr>
          <w:delText>Rozli</w:delText>
        </w:r>
        <w:r w:rsidRPr="000710FA" w:rsidDel="000710FA">
          <w:rPr>
            <w:rStyle w:val="Hyperlink"/>
            <w:noProof/>
            <w:lang w:bidi="he-IL"/>
          </w:rPr>
          <w:delText>šení diskriminativních a generativních modelů</w:delText>
        </w:r>
        <w:r w:rsidDel="000710FA">
          <w:rPr>
            <w:noProof/>
            <w:webHidden/>
          </w:rPr>
          <w:tab/>
          <w:delText>4</w:delText>
        </w:r>
      </w:del>
    </w:p>
    <w:p w14:paraId="2CA7D5FB" w14:textId="6566C7C7" w:rsidR="00673F79" w:rsidDel="000710FA" w:rsidRDefault="00673F79">
      <w:pPr>
        <w:pStyle w:val="TOC2"/>
        <w:tabs>
          <w:tab w:val="left" w:pos="880"/>
          <w:tab w:val="right" w:leader="dot" w:pos="8777"/>
        </w:tabs>
        <w:rPr>
          <w:del w:id="129" w:author="Ježek Bruno" w:date="2019-04-15T10:51:00Z"/>
          <w:rFonts w:eastAsiaTheme="minorEastAsia"/>
          <w:noProof/>
          <w:lang w:eastAsia="cs-CZ"/>
        </w:rPr>
      </w:pPr>
      <w:del w:id="130" w:author="Ježek Bruno" w:date="2019-04-15T10:51:00Z">
        <w:r w:rsidRPr="000710FA" w:rsidDel="000710FA">
          <w:rPr>
            <w:rStyle w:val="Hyperlink"/>
            <w:noProof/>
          </w:rPr>
          <w:delText>2.2</w:delText>
        </w:r>
        <w:r w:rsidDel="000710FA">
          <w:rPr>
            <w:rFonts w:eastAsiaTheme="minorEastAsia"/>
            <w:noProof/>
            <w:lang w:eastAsia="cs-CZ"/>
          </w:rPr>
          <w:tab/>
        </w:r>
        <w:r w:rsidRPr="000710FA" w:rsidDel="000710FA">
          <w:rPr>
            <w:rStyle w:val="Hyperlink"/>
            <w:noProof/>
          </w:rPr>
          <w:delText>Metody strojového učení s omezením na neuronové sítě</w:delText>
        </w:r>
        <w:r w:rsidDel="000710FA">
          <w:rPr>
            <w:noProof/>
            <w:webHidden/>
          </w:rPr>
          <w:tab/>
          <w:delText>5</w:delText>
        </w:r>
      </w:del>
    </w:p>
    <w:p w14:paraId="3DC8D686" w14:textId="786BB7B9" w:rsidR="00673F79" w:rsidDel="000710FA" w:rsidRDefault="00673F79">
      <w:pPr>
        <w:pStyle w:val="TOC3"/>
        <w:tabs>
          <w:tab w:val="left" w:pos="1320"/>
          <w:tab w:val="right" w:leader="dot" w:pos="8777"/>
        </w:tabs>
        <w:rPr>
          <w:del w:id="131" w:author="Ježek Bruno" w:date="2019-04-15T10:51:00Z"/>
          <w:rFonts w:eastAsiaTheme="minorEastAsia"/>
          <w:noProof/>
          <w:lang w:eastAsia="cs-CZ"/>
        </w:rPr>
      </w:pPr>
      <w:del w:id="132" w:author="Ježek Bruno" w:date="2019-04-15T10:51:00Z">
        <w:r w:rsidRPr="000710FA" w:rsidDel="000710FA">
          <w:rPr>
            <w:rStyle w:val="Hyperlink"/>
            <w:noProof/>
            <w:lang w:bidi="x-none"/>
            <w14:scene3d>
              <w14:camera w14:prst="orthographicFront"/>
              <w14:lightRig w14:rig="threePt" w14:dir="t">
                <w14:rot w14:lat="0" w14:lon="0" w14:rev="0"/>
              </w14:lightRig>
            </w14:scene3d>
          </w:rPr>
          <w:delText>2.2.1</w:delText>
        </w:r>
        <w:r w:rsidDel="000710FA">
          <w:rPr>
            <w:rFonts w:eastAsiaTheme="minorEastAsia"/>
            <w:noProof/>
            <w:lang w:eastAsia="cs-CZ"/>
          </w:rPr>
          <w:tab/>
        </w:r>
        <w:r w:rsidRPr="000710FA" w:rsidDel="000710FA">
          <w:rPr>
            <w:rStyle w:val="Hyperlink"/>
            <w:noProof/>
          </w:rPr>
          <w:delText>Hluboké dopředné neuronové sítě</w:delText>
        </w:r>
        <w:r w:rsidDel="000710FA">
          <w:rPr>
            <w:noProof/>
            <w:webHidden/>
          </w:rPr>
          <w:tab/>
          <w:delText>5</w:delText>
        </w:r>
      </w:del>
    </w:p>
    <w:p w14:paraId="5CDAB270" w14:textId="502F2C7F" w:rsidR="00673F79" w:rsidDel="000710FA" w:rsidRDefault="00673F79">
      <w:pPr>
        <w:pStyle w:val="TOC3"/>
        <w:tabs>
          <w:tab w:val="left" w:pos="1320"/>
          <w:tab w:val="right" w:leader="dot" w:pos="8777"/>
        </w:tabs>
        <w:rPr>
          <w:del w:id="133" w:author="Ježek Bruno" w:date="2019-04-15T10:51:00Z"/>
          <w:rFonts w:eastAsiaTheme="minorEastAsia"/>
          <w:noProof/>
          <w:lang w:eastAsia="cs-CZ"/>
        </w:rPr>
      </w:pPr>
      <w:del w:id="134" w:author="Ježek Bruno" w:date="2019-04-15T10:51:00Z">
        <w:r w:rsidRPr="000710FA" w:rsidDel="000710FA">
          <w:rPr>
            <w:rStyle w:val="Hyperlink"/>
            <w:noProof/>
            <w:lang w:bidi="x-none"/>
            <w14:scene3d>
              <w14:camera w14:prst="orthographicFront"/>
              <w14:lightRig w14:rig="threePt" w14:dir="t">
                <w14:rot w14:lat="0" w14:lon="0" w14:rev="0"/>
              </w14:lightRig>
            </w14:scene3d>
          </w:rPr>
          <w:delText>2.2.2</w:delText>
        </w:r>
        <w:r w:rsidDel="000710FA">
          <w:rPr>
            <w:rFonts w:eastAsiaTheme="minorEastAsia"/>
            <w:noProof/>
            <w:lang w:eastAsia="cs-CZ"/>
          </w:rPr>
          <w:tab/>
        </w:r>
        <w:r w:rsidRPr="000710FA" w:rsidDel="000710FA">
          <w:rPr>
            <w:rStyle w:val="Hyperlink"/>
            <w:noProof/>
          </w:rPr>
          <w:delText>Učení neuronových sítí</w:delText>
        </w:r>
        <w:r w:rsidDel="000710FA">
          <w:rPr>
            <w:noProof/>
            <w:webHidden/>
          </w:rPr>
          <w:tab/>
          <w:delText>8</w:delText>
        </w:r>
      </w:del>
    </w:p>
    <w:p w14:paraId="4CFC51C5" w14:textId="35B8F56B" w:rsidR="00673F79" w:rsidDel="000710FA" w:rsidRDefault="00673F79">
      <w:pPr>
        <w:pStyle w:val="TOC3"/>
        <w:tabs>
          <w:tab w:val="left" w:pos="1320"/>
          <w:tab w:val="right" w:leader="dot" w:pos="8777"/>
        </w:tabs>
        <w:rPr>
          <w:del w:id="135" w:author="Ježek Bruno" w:date="2019-04-15T10:51:00Z"/>
          <w:rFonts w:eastAsiaTheme="minorEastAsia"/>
          <w:noProof/>
          <w:lang w:eastAsia="cs-CZ"/>
        </w:rPr>
      </w:pPr>
      <w:del w:id="136" w:author="Ježek Bruno" w:date="2019-04-15T10:51:00Z">
        <w:r w:rsidRPr="000710FA" w:rsidDel="000710FA">
          <w:rPr>
            <w:rStyle w:val="Hyperlink"/>
            <w:noProof/>
            <w:lang w:bidi="x-none"/>
            <w14:scene3d>
              <w14:camera w14:prst="orthographicFront"/>
              <w14:lightRig w14:rig="threePt" w14:dir="t">
                <w14:rot w14:lat="0" w14:lon="0" w14:rev="0"/>
              </w14:lightRig>
            </w14:scene3d>
          </w:rPr>
          <w:delText>2.2.3</w:delText>
        </w:r>
        <w:r w:rsidDel="000710FA">
          <w:rPr>
            <w:rFonts w:eastAsiaTheme="minorEastAsia"/>
            <w:noProof/>
            <w:lang w:eastAsia="cs-CZ"/>
          </w:rPr>
          <w:tab/>
        </w:r>
        <w:r w:rsidRPr="000710FA" w:rsidDel="000710FA">
          <w:rPr>
            <w:rStyle w:val="Hyperlink"/>
            <w:noProof/>
          </w:rPr>
          <w:delText>Konvoluční neuronové sítě</w:delText>
        </w:r>
        <w:r w:rsidDel="000710FA">
          <w:rPr>
            <w:noProof/>
            <w:webHidden/>
          </w:rPr>
          <w:tab/>
          <w:delText>9</w:delText>
        </w:r>
      </w:del>
    </w:p>
    <w:p w14:paraId="06D9DFAA" w14:textId="772A462B" w:rsidR="00673F79" w:rsidDel="000710FA" w:rsidRDefault="00673F79">
      <w:pPr>
        <w:pStyle w:val="TOC3"/>
        <w:tabs>
          <w:tab w:val="left" w:pos="1320"/>
          <w:tab w:val="right" w:leader="dot" w:pos="8777"/>
        </w:tabs>
        <w:rPr>
          <w:del w:id="137" w:author="Ježek Bruno" w:date="2019-04-15T10:51:00Z"/>
          <w:rFonts w:eastAsiaTheme="minorEastAsia"/>
          <w:noProof/>
          <w:lang w:eastAsia="cs-CZ"/>
        </w:rPr>
      </w:pPr>
      <w:del w:id="138" w:author="Ježek Bruno" w:date="2019-04-15T10:51:00Z">
        <w:r w:rsidRPr="000710FA" w:rsidDel="000710FA">
          <w:rPr>
            <w:rStyle w:val="Hyperlink"/>
            <w:noProof/>
            <w:lang w:bidi="x-none"/>
            <w14:scene3d>
              <w14:camera w14:prst="orthographicFront"/>
              <w14:lightRig w14:rig="threePt" w14:dir="t">
                <w14:rot w14:lat="0" w14:lon="0" w14:rev="0"/>
              </w14:lightRig>
            </w14:scene3d>
          </w:rPr>
          <w:delText>2.2.4</w:delText>
        </w:r>
        <w:r w:rsidDel="000710FA">
          <w:rPr>
            <w:rFonts w:eastAsiaTheme="minorEastAsia"/>
            <w:noProof/>
            <w:lang w:eastAsia="cs-CZ"/>
          </w:rPr>
          <w:tab/>
        </w:r>
        <w:r w:rsidRPr="000710FA" w:rsidDel="000710FA">
          <w:rPr>
            <w:rStyle w:val="Hyperlink"/>
            <w:noProof/>
          </w:rPr>
          <w:delText>Generative adversarial neural networks</w:delText>
        </w:r>
        <w:r w:rsidDel="000710FA">
          <w:rPr>
            <w:noProof/>
            <w:webHidden/>
          </w:rPr>
          <w:tab/>
          <w:delText>12</w:delText>
        </w:r>
      </w:del>
    </w:p>
    <w:p w14:paraId="6F664237" w14:textId="242EC598" w:rsidR="00673F79" w:rsidDel="000710FA" w:rsidRDefault="00673F79">
      <w:pPr>
        <w:pStyle w:val="TOC2"/>
        <w:tabs>
          <w:tab w:val="left" w:pos="880"/>
          <w:tab w:val="right" w:leader="dot" w:pos="8777"/>
        </w:tabs>
        <w:rPr>
          <w:del w:id="139" w:author="Ježek Bruno" w:date="2019-04-15T10:51:00Z"/>
          <w:rFonts w:eastAsiaTheme="minorEastAsia"/>
          <w:noProof/>
          <w:lang w:eastAsia="cs-CZ"/>
        </w:rPr>
      </w:pPr>
      <w:del w:id="140" w:author="Ježek Bruno" w:date="2019-04-15T10:51:00Z">
        <w:r w:rsidRPr="000710FA" w:rsidDel="000710FA">
          <w:rPr>
            <w:rStyle w:val="Hyperlink"/>
            <w:noProof/>
          </w:rPr>
          <w:delText>3.1</w:delText>
        </w:r>
        <w:r w:rsidDel="000710FA">
          <w:rPr>
            <w:rFonts w:eastAsiaTheme="minorEastAsia"/>
            <w:noProof/>
            <w:lang w:eastAsia="cs-CZ"/>
          </w:rPr>
          <w:tab/>
        </w:r>
        <w:r w:rsidRPr="000710FA" w:rsidDel="000710FA">
          <w:rPr>
            <w:rStyle w:val="Hyperlink"/>
            <w:noProof/>
          </w:rPr>
          <w:delText>Klasifikace PCG algoritmů</w:delText>
        </w:r>
        <w:r w:rsidDel="000710FA">
          <w:rPr>
            <w:noProof/>
            <w:webHidden/>
          </w:rPr>
          <w:tab/>
          <w:delText>14</w:delText>
        </w:r>
      </w:del>
    </w:p>
    <w:p w14:paraId="4107206E" w14:textId="5FB9C6C8" w:rsidR="00673F79" w:rsidDel="000710FA" w:rsidRDefault="00673F79">
      <w:pPr>
        <w:pStyle w:val="TOC2"/>
        <w:tabs>
          <w:tab w:val="left" w:pos="880"/>
          <w:tab w:val="right" w:leader="dot" w:pos="8777"/>
        </w:tabs>
        <w:rPr>
          <w:del w:id="141" w:author="Ježek Bruno" w:date="2019-04-15T10:51:00Z"/>
          <w:rFonts w:eastAsiaTheme="minorEastAsia"/>
          <w:noProof/>
          <w:lang w:eastAsia="cs-CZ"/>
        </w:rPr>
      </w:pPr>
      <w:del w:id="142" w:author="Ježek Bruno" w:date="2019-04-15T10:51:00Z">
        <w:r w:rsidRPr="000710FA" w:rsidDel="000710FA">
          <w:rPr>
            <w:rStyle w:val="Hyperlink"/>
            <w:noProof/>
          </w:rPr>
          <w:delText>3.2</w:delText>
        </w:r>
        <w:r w:rsidDel="000710FA">
          <w:rPr>
            <w:rFonts w:eastAsiaTheme="minorEastAsia"/>
            <w:noProof/>
            <w:lang w:eastAsia="cs-CZ"/>
          </w:rPr>
          <w:tab/>
        </w:r>
        <w:r w:rsidRPr="000710FA" w:rsidDel="000710FA">
          <w:rPr>
            <w:rStyle w:val="Hyperlink"/>
            <w:noProof/>
          </w:rPr>
          <w:delText>Tradiční metody procedurálního generování</w:delText>
        </w:r>
        <w:r w:rsidDel="000710FA">
          <w:rPr>
            <w:noProof/>
            <w:webHidden/>
          </w:rPr>
          <w:tab/>
          <w:delText>14</w:delText>
        </w:r>
      </w:del>
    </w:p>
    <w:p w14:paraId="4973FDE4" w14:textId="2865F293" w:rsidR="00673F79" w:rsidDel="000710FA" w:rsidRDefault="00673F79">
      <w:pPr>
        <w:pStyle w:val="TOC2"/>
        <w:tabs>
          <w:tab w:val="left" w:pos="880"/>
          <w:tab w:val="right" w:leader="dot" w:pos="8777"/>
        </w:tabs>
        <w:rPr>
          <w:del w:id="143" w:author="Ježek Bruno" w:date="2019-04-15T10:51:00Z"/>
          <w:rFonts w:eastAsiaTheme="minorEastAsia"/>
          <w:noProof/>
          <w:lang w:eastAsia="cs-CZ"/>
        </w:rPr>
      </w:pPr>
      <w:del w:id="144" w:author="Ježek Bruno" w:date="2019-04-15T10:51:00Z">
        <w:r w:rsidRPr="000710FA" w:rsidDel="000710FA">
          <w:rPr>
            <w:rStyle w:val="Hyperlink"/>
            <w:noProof/>
          </w:rPr>
          <w:delText>3.3</w:delText>
        </w:r>
        <w:r w:rsidDel="000710FA">
          <w:rPr>
            <w:rFonts w:eastAsiaTheme="minorEastAsia"/>
            <w:noProof/>
            <w:lang w:eastAsia="cs-CZ"/>
          </w:rPr>
          <w:tab/>
        </w:r>
        <w:r w:rsidRPr="000710FA" w:rsidDel="000710FA">
          <w:rPr>
            <w:rStyle w:val="Hyperlink"/>
            <w:noProof/>
          </w:rPr>
          <w:delText>Motivace, účel a vize používání PCG</w:delText>
        </w:r>
        <w:r w:rsidDel="000710FA">
          <w:rPr>
            <w:noProof/>
            <w:webHidden/>
          </w:rPr>
          <w:tab/>
          <w:delText>15</w:delText>
        </w:r>
      </w:del>
    </w:p>
    <w:p w14:paraId="01DFFD2E" w14:textId="669DFD36" w:rsidR="00673F79" w:rsidDel="000710FA" w:rsidRDefault="00673F79">
      <w:pPr>
        <w:pStyle w:val="TOC2"/>
        <w:tabs>
          <w:tab w:val="left" w:pos="880"/>
          <w:tab w:val="right" w:leader="dot" w:pos="8777"/>
        </w:tabs>
        <w:rPr>
          <w:del w:id="145" w:author="Ježek Bruno" w:date="2019-04-15T10:51:00Z"/>
          <w:rFonts w:eastAsiaTheme="minorEastAsia"/>
          <w:noProof/>
          <w:lang w:eastAsia="cs-CZ"/>
        </w:rPr>
      </w:pPr>
      <w:del w:id="146" w:author="Ježek Bruno" w:date="2019-04-15T10:51:00Z">
        <w:r w:rsidRPr="000710FA" w:rsidDel="000710FA">
          <w:rPr>
            <w:rStyle w:val="Hyperlink"/>
            <w:noProof/>
          </w:rPr>
          <w:delText>4.1</w:delText>
        </w:r>
        <w:r w:rsidDel="000710FA">
          <w:rPr>
            <w:rFonts w:eastAsiaTheme="minorEastAsia"/>
            <w:noProof/>
            <w:lang w:eastAsia="cs-CZ"/>
          </w:rPr>
          <w:tab/>
        </w:r>
        <w:r w:rsidRPr="000710FA" w:rsidDel="000710FA">
          <w:rPr>
            <w:rStyle w:val="Hyperlink"/>
            <w:noProof/>
          </w:rPr>
          <w:delText>Současné experimenty PCGML</w:delText>
        </w:r>
        <w:r w:rsidDel="000710FA">
          <w:rPr>
            <w:noProof/>
            <w:webHidden/>
          </w:rPr>
          <w:tab/>
          <w:delText>19</w:delText>
        </w:r>
      </w:del>
    </w:p>
    <w:p w14:paraId="09009007" w14:textId="64E0E496" w:rsidR="00673F79" w:rsidDel="000710FA" w:rsidRDefault="00673F79">
      <w:pPr>
        <w:pStyle w:val="TOC2"/>
        <w:tabs>
          <w:tab w:val="left" w:pos="880"/>
          <w:tab w:val="right" w:leader="dot" w:pos="8777"/>
        </w:tabs>
        <w:rPr>
          <w:del w:id="147" w:author="Ježek Bruno" w:date="2019-04-15T10:51:00Z"/>
          <w:rFonts w:eastAsiaTheme="minorEastAsia"/>
          <w:noProof/>
          <w:lang w:eastAsia="cs-CZ"/>
        </w:rPr>
      </w:pPr>
      <w:del w:id="148" w:author="Ježek Bruno" w:date="2019-04-15T10:51:00Z">
        <w:r w:rsidRPr="000710FA" w:rsidDel="000710FA">
          <w:rPr>
            <w:rStyle w:val="Hyperlink"/>
            <w:noProof/>
          </w:rPr>
          <w:delText>5.1</w:delText>
        </w:r>
        <w:r w:rsidDel="000710FA">
          <w:rPr>
            <w:rFonts w:eastAsiaTheme="minorEastAsia"/>
            <w:noProof/>
            <w:lang w:eastAsia="cs-CZ"/>
          </w:rPr>
          <w:tab/>
        </w:r>
        <w:r w:rsidRPr="000710FA" w:rsidDel="000710FA">
          <w:rPr>
            <w:rStyle w:val="Hyperlink"/>
            <w:noProof/>
          </w:rPr>
          <w:delText>Python</w:delText>
        </w:r>
        <w:r w:rsidDel="000710FA">
          <w:rPr>
            <w:noProof/>
            <w:webHidden/>
          </w:rPr>
          <w:tab/>
          <w:delText>23</w:delText>
        </w:r>
      </w:del>
    </w:p>
    <w:p w14:paraId="75A20681" w14:textId="76DAA141" w:rsidR="00673F79" w:rsidDel="000710FA" w:rsidRDefault="00673F79">
      <w:pPr>
        <w:pStyle w:val="TOC2"/>
        <w:tabs>
          <w:tab w:val="left" w:pos="880"/>
          <w:tab w:val="right" w:leader="dot" w:pos="8777"/>
        </w:tabs>
        <w:rPr>
          <w:del w:id="149" w:author="Ježek Bruno" w:date="2019-04-15T10:51:00Z"/>
          <w:rFonts w:eastAsiaTheme="minorEastAsia"/>
          <w:noProof/>
          <w:lang w:eastAsia="cs-CZ"/>
        </w:rPr>
      </w:pPr>
      <w:del w:id="150" w:author="Ježek Bruno" w:date="2019-04-15T10:51:00Z">
        <w:r w:rsidRPr="000710FA" w:rsidDel="000710FA">
          <w:rPr>
            <w:rStyle w:val="Hyperlink"/>
            <w:noProof/>
          </w:rPr>
          <w:delText>5.2</w:delText>
        </w:r>
        <w:r w:rsidDel="000710FA">
          <w:rPr>
            <w:rFonts w:eastAsiaTheme="minorEastAsia"/>
            <w:noProof/>
            <w:lang w:eastAsia="cs-CZ"/>
          </w:rPr>
          <w:tab/>
        </w:r>
        <w:r w:rsidRPr="000710FA" w:rsidDel="000710FA">
          <w:rPr>
            <w:rStyle w:val="Hyperlink"/>
            <w:noProof/>
          </w:rPr>
          <w:delText>NumPy</w:delText>
        </w:r>
        <w:r w:rsidDel="000710FA">
          <w:rPr>
            <w:noProof/>
            <w:webHidden/>
          </w:rPr>
          <w:tab/>
          <w:delText>23</w:delText>
        </w:r>
      </w:del>
    </w:p>
    <w:p w14:paraId="63E068E8" w14:textId="389026A8" w:rsidR="00673F79" w:rsidDel="000710FA" w:rsidRDefault="00673F79">
      <w:pPr>
        <w:pStyle w:val="TOC2"/>
        <w:tabs>
          <w:tab w:val="left" w:pos="880"/>
          <w:tab w:val="right" w:leader="dot" w:pos="8777"/>
        </w:tabs>
        <w:rPr>
          <w:del w:id="151" w:author="Ježek Bruno" w:date="2019-04-15T10:51:00Z"/>
          <w:rFonts w:eastAsiaTheme="minorEastAsia"/>
          <w:noProof/>
          <w:lang w:eastAsia="cs-CZ"/>
        </w:rPr>
      </w:pPr>
      <w:del w:id="152" w:author="Ježek Bruno" w:date="2019-04-15T10:51:00Z">
        <w:r w:rsidRPr="000710FA" w:rsidDel="000710FA">
          <w:rPr>
            <w:rStyle w:val="Hyperlink"/>
            <w:noProof/>
          </w:rPr>
          <w:delText>5.3</w:delText>
        </w:r>
        <w:r w:rsidDel="000710FA">
          <w:rPr>
            <w:rFonts w:eastAsiaTheme="minorEastAsia"/>
            <w:noProof/>
            <w:lang w:eastAsia="cs-CZ"/>
          </w:rPr>
          <w:tab/>
        </w:r>
        <w:r w:rsidRPr="000710FA" w:rsidDel="000710FA">
          <w:rPr>
            <w:rStyle w:val="Hyperlink"/>
            <w:noProof/>
          </w:rPr>
          <w:delText>TensorFlow</w:delText>
        </w:r>
        <w:r w:rsidDel="000710FA">
          <w:rPr>
            <w:noProof/>
            <w:webHidden/>
          </w:rPr>
          <w:tab/>
          <w:delText>24</w:delText>
        </w:r>
      </w:del>
    </w:p>
    <w:p w14:paraId="3325661F" w14:textId="64AFB517" w:rsidR="00673F79" w:rsidDel="000710FA" w:rsidRDefault="00673F79">
      <w:pPr>
        <w:pStyle w:val="TOC2"/>
        <w:tabs>
          <w:tab w:val="left" w:pos="880"/>
          <w:tab w:val="right" w:leader="dot" w:pos="8777"/>
        </w:tabs>
        <w:rPr>
          <w:del w:id="153" w:author="Ježek Bruno" w:date="2019-04-15T10:51:00Z"/>
          <w:rFonts w:eastAsiaTheme="minorEastAsia"/>
          <w:noProof/>
          <w:lang w:eastAsia="cs-CZ"/>
        </w:rPr>
      </w:pPr>
      <w:del w:id="154" w:author="Ježek Bruno" w:date="2019-04-15T10:51:00Z">
        <w:r w:rsidRPr="000710FA" w:rsidDel="000710FA">
          <w:rPr>
            <w:rStyle w:val="Hyperlink"/>
            <w:noProof/>
          </w:rPr>
          <w:delText>5.4</w:delText>
        </w:r>
        <w:r w:rsidDel="000710FA">
          <w:rPr>
            <w:rFonts w:eastAsiaTheme="minorEastAsia"/>
            <w:noProof/>
            <w:lang w:eastAsia="cs-CZ"/>
          </w:rPr>
          <w:tab/>
        </w:r>
        <w:r w:rsidRPr="000710FA" w:rsidDel="000710FA">
          <w:rPr>
            <w:rStyle w:val="Hyperlink"/>
            <w:noProof/>
          </w:rPr>
          <w:delText>Keras</w:delText>
        </w:r>
        <w:r w:rsidDel="000710FA">
          <w:rPr>
            <w:noProof/>
            <w:webHidden/>
          </w:rPr>
          <w:tab/>
          <w:delText>25</w:delText>
        </w:r>
      </w:del>
    </w:p>
    <w:p w14:paraId="3CCB84EF" w14:textId="5CB5F303" w:rsidR="00673F79" w:rsidDel="000710FA" w:rsidRDefault="00673F79">
      <w:pPr>
        <w:pStyle w:val="TOC2"/>
        <w:tabs>
          <w:tab w:val="left" w:pos="880"/>
          <w:tab w:val="right" w:leader="dot" w:pos="8777"/>
        </w:tabs>
        <w:rPr>
          <w:del w:id="155" w:author="Ježek Bruno" w:date="2019-04-15T10:51:00Z"/>
          <w:rFonts w:eastAsiaTheme="minorEastAsia"/>
          <w:noProof/>
          <w:lang w:eastAsia="cs-CZ"/>
        </w:rPr>
      </w:pPr>
      <w:del w:id="156" w:author="Ježek Bruno" w:date="2019-04-15T10:51:00Z">
        <w:r w:rsidRPr="000710FA" w:rsidDel="000710FA">
          <w:rPr>
            <w:rStyle w:val="Hyperlink"/>
            <w:noProof/>
          </w:rPr>
          <w:delText>6.1</w:delText>
        </w:r>
        <w:r w:rsidDel="000710FA">
          <w:rPr>
            <w:rFonts w:eastAsiaTheme="minorEastAsia"/>
            <w:noProof/>
            <w:lang w:eastAsia="cs-CZ"/>
          </w:rPr>
          <w:tab/>
        </w:r>
        <w:r w:rsidRPr="000710FA" w:rsidDel="000710FA">
          <w:rPr>
            <w:rStyle w:val="Hyperlink"/>
            <w:noProof/>
          </w:rPr>
          <w:delText>Reprezentace scény</w:delText>
        </w:r>
        <w:r w:rsidDel="000710FA">
          <w:rPr>
            <w:noProof/>
            <w:webHidden/>
          </w:rPr>
          <w:tab/>
          <w:delText>26</w:delText>
        </w:r>
      </w:del>
    </w:p>
    <w:p w14:paraId="66B79E36" w14:textId="63F8B2D7" w:rsidR="00673F79" w:rsidDel="000710FA" w:rsidRDefault="00673F79">
      <w:pPr>
        <w:pStyle w:val="TOC2"/>
        <w:tabs>
          <w:tab w:val="left" w:pos="880"/>
          <w:tab w:val="right" w:leader="dot" w:pos="8777"/>
        </w:tabs>
        <w:rPr>
          <w:del w:id="157" w:author="Ježek Bruno" w:date="2019-04-15T10:51:00Z"/>
          <w:rFonts w:eastAsiaTheme="minorEastAsia"/>
          <w:noProof/>
          <w:lang w:eastAsia="cs-CZ"/>
        </w:rPr>
      </w:pPr>
      <w:del w:id="158" w:author="Ježek Bruno" w:date="2019-04-15T10:51:00Z">
        <w:r w:rsidRPr="000710FA" w:rsidDel="000710FA">
          <w:rPr>
            <w:rStyle w:val="Hyperlink"/>
            <w:noProof/>
          </w:rPr>
          <w:delText>6.2</w:delText>
        </w:r>
        <w:r w:rsidDel="000710FA">
          <w:rPr>
            <w:rFonts w:eastAsiaTheme="minorEastAsia"/>
            <w:noProof/>
            <w:lang w:eastAsia="cs-CZ"/>
          </w:rPr>
          <w:tab/>
        </w:r>
        <w:r w:rsidRPr="000710FA" w:rsidDel="000710FA">
          <w:rPr>
            <w:rStyle w:val="Hyperlink"/>
            <w:noProof/>
          </w:rPr>
          <w:delText>Popis algoritmu a modelové situace</w:delText>
        </w:r>
        <w:r w:rsidDel="000710FA">
          <w:rPr>
            <w:noProof/>
            <w:webHidden/>
          </w:rPr>
          <w:tab/>
          <w:delText>27</w:delText>
        </w:r>
      </w:del>
    </w:p>
    <w:p w14:paraId="2D3D7235" w14:textId="39656B09" w:rsidR="00673F79" w:rsidDel="000710FA" w:rsidRDefault="00673F79">
      <w:pPr>
        <w:pStyle w:val="TOC3"/>
        <w:tabs>
          <w:tab w:val="left" w:pos="1320"/>
          <w:tab w:val="right" w:leader="dot" w:pos="8777"/>
        </w:tabs>
        <w:rPr>
          <w:del w:id="159" w:author="Ježek Bruno" w:date="2019-04-15T10:51:00Z"/>
          <w:rFonts w:eastAsiaTheme="minorEastAsia"/>
          <w:noProof/>
          <w:lang w:eastAsia="cs-CZ"/>
        </w:rPr>
      </w:pPr>
      <w:del w:id="160" w:author="Ježek Bruno" w:date="2019-04-15T10:51:00Z">
        <w:r w:rsidRPr="000710FA" w:rsidDel="000710FA">
          <w:rPr>
            <w:rStyle w:val="Hyperlink"/>
            <w:noProof/>
            <w:lang w:bidi="x-none"/>
            <w14:scene3d>
              <w14:camera w14:prst="orthographicFront"/>
              <w14:lightRig w14:rig="threePt" w14:dir="t">
                <w14:rot w14:lat="0" w14:lon="0" w14:rev="0"/>
              </w14:lightRig>
            </w14:scene3d>
          </w:rPr>
          <w:delText>6.2.1</w:delText>
        </w:r>
        <w:r w:rsidDel="000710FA">
          <w:rPr>
            <w:rFonts w:eastAsiaTheme="minorEastAsia"/>
            <w:noProof/>
            <w:lang w:eastAsia="cs-CZ"/>
          </w:rPr>
          <w:tab/>
        </w:r>
        <w:r w:rsidRPr="000710FA" w:rsidDel="000710FA">
          <w:rPr>
            <w:rStyle w:val="Hyperlink"/>
            <w:noProof/>
          </w:rPr>
          <w:delText>Charakteristika vstupních dat</w:delText>
        </w:r>
        <w:r w:rsidDel="000710FA">
          <w:rPr>
            <w:noProof/>
            <w:webHidden/>
          </w:rPr>
          <w:tab/>
          <w:delText>27</w:delText>
        </w:r>
      </w:del>
    </w:p>
    <w:p w14:paraId="29532702" w14:textId="2D2028DC" w:rsidR="00673F79" w:rsidDel="000710FA" w:rsidRDefault="00673F79">
      <w:pPr>
        <w:pStyle w:val="TOC3"/>
        <w:tabs>
          <w:tab w:val="left" w:pos="1320"/>
          <w:tab w:val="right" w:leader="dot" w:pos="8777"/>
        </w:tabs>
        <w:rPr>
          <w:del w:id="161" w:author="Ježek Bruno" w:date="2019-04-15T10:51:00Z"/>
          <w:rFonts w:eastAsiaTheme="minorEastAsia"/>
          <w:noProof/>
          <w:lang w:eastAsia="cs-CZ"/>
        </w:rPr>
      </w:pPr>
      <w:del w:id="162" w:author="Ježek Bruno" w:date="2019-04-15T10:51:00Z">
        <w:r w:rsidRPr="000710FA" w:rsidDel="000710FA">
          <w:rPr>
            <w:rStyle w:val="Hyperlink"/>
            <w:noProof/>
            <w:lang w:bidi="x-none"/>
            <w14:scene3d>
              <w14:camera w14:prst="orthographicFront"/>
              <w14:lightRig w14:rig="threePt" w14:dir="t">
                <w14:rot w14:lat="0" w14:lon="0" w14:rev="0"/>
              </w14:lightRig>
            </w14:scene3d>
          </w:rPr>
          <w:delText>6.2.2</w:delText>
        </w:r>
        <w:r w:rsidDel="000710FA">
          <w:rPr>
            <w:rFonts w:eastAsiaTheme="minorEastAsia"/>
            <w:noProof/>
            <w:lang w:eastAsia="cs-CZ"/>
          </w:rPr>
          <w:tab/>
        </w:r>
        <w:r w:rsidRPr="000710FA" w:rsidDel="000710FA">
          <w:rPr>
            <w:rStyle w:val="Hyperlink"/>
            <w:noProof/>
          </w:rPr>
          <w:delText>Vektorizace dat</w:delText>
        </w:r>
        <w:r w:rsidDel="000710FA">
          <w:rPr>
            <w:noProof/>
            <w:webHidden/>
          </w:rPr>
          <w:tab/>
          <w:delText>29</w:delText>
        </w:r>
      </w:del>
    </w:p>
    <w:p w14:paraId="760C43B3" w14:textId="428723D5" w:rsidR="00673F79" w:rsidDel="000710FA" w:rsidRDefault="00673F79">
      <w:pPr>
        <w:pStyle w:val="TOC3"/>
        <w:tabs>
          <w:tab w:val="left" w:pos="1320"/>
          <w:tab w:val="right" w:leader="dot" w:pos="8777"/>
        </w:tabs>
        <w:rPr>
          <w:del w:id="163" w:author="Ježek Bruno" w:date="2019-04-15T10:51:00Z"/>
          <w:rFonts w:eastAsiaTheme="minorEastAsia"/>
          <w:noProof/>
          <w:lang w:eastAsia="cs-CZ"/>
        </w:rPr>
      </w:pPr>
      <w:del w:id="164" w:author="Ježek Bruno" w:date="2019-04-15T10:51:00Z">
        <w:r w:rsidRPr="000710FA" w:rsidDel="000710FA">
          <w:rPr>
            <w:rStyle w:val="Hyperlink"/>
            <w:noProof/>
            <w:lang w:bidi="x-none"/>
            <w14:scene3d>
              <w14:camera w14:prst="orthographicFront"/>
              <w14:lightRig w14:rig="threePt" w14:dir="t">
                <w14:rot w14:lat="0" w14:lon="0" w14:rev="0"/>
              </w14:lightRig>
            </w14:scene3d>
          </w:rPr>
          <w:delText>6.2.3</w:delText>
        </w:r>
        <w:r w:rsidDel="000710FA">
          <w:rPr>
            <w:rFonts w:eastAsiaTheme="minorEastAsia"/>
            <w:noProof/>
            <w:lang w:eastAsia="cs-CZ"/>
          </w:rPr>
          <w:tab/>
        </w:r>
        <w:r w:rsidRPr="000710FA" w:rsidDel="000710FA">
          <w:rPr>
            <w:rStyle w:val="Hyperlink"/>
            <w:noProof/>
          </w:rPr>
          <w:delText>Natrénování modelů</w:delText>
        </w:r>
        <w:r w:rsidDel="000710FA">
          <w:rPr>
            <w:noProof/>
            <w:webHidden/>
          </w:rPr>
          <w:tab/>
          <w:delText>32</w:delText>
        </w:r>
      </w:del>
    </w:p>
    <w:p w14:paraId="4F8E3146" w14:textId="318DD1B8" w:rsidR="00673F79" w:rsidDel="000710FA" w:rsidRDefault="00673F79">
      <w:pPr>
        <w:pStyle w:val="TOC3"/>
        <w:tabs>
          <w:tab w:val="left" w:pos="1320"/>
          <w:tab w:val="right" w:leader="dot" w:pos="8777"/>
        </w:tabs>
        <w:rPr>
          <w:del w:id="165" w:author="Ježek Bruno" w:date="2019-04-15T10:51:00Z"/>
          <w:rFonts w:eastAsiaTheme="minorEastAsia"/>
          <w:noProof/>
          <w:lang w:eastAsia="cs-CZ"/>
        </w:rPr>
      </w:pPr>
      <w:del w:id="166" w:author="Ježek Bruno" w:date="2019-04-15T10:51:00Z">
        <w:r w:rsidRPr="000710FA" w:rsidDel="000710FA">
          <w:rPr>
            <w:rStyle w:val="Hyperlink"/>
            <w:noProof/>
            <w:lang w:bidi="x-none"/>
            <w14:scene3d>
              <w14:camera w14:prst="orthographicFront"/>
              <w14:lightRig w14:rig="threePt" w14:dir="t">
                <w14:rot w14:lat="0" w14:lon="0" w14:rev="0"/>
              </w14:lightRig>
            </w14:scene3d>
          </w:rPr>
          <w:delText>6.2.4</w:delText>
        </w:r>
        <w:r w:rsidDel="000710FA">
          <w:rPr>
            <w:rFonts w:eastAsiaTheme="minorEastAsia"/>
            <w:noProof/>
            <w:lang w:eastAsia="cs-CZ"/>
          </w:rPr>
          <w:tab/>
        </w:r>
        <w:r w:rsidRPr="000710FA" w:rsidDel="000710FA">
          <w:rPr>
            <w:rStyle w:val="Hyperlink"/>
            <w:noProof/>
          </w:rPr>
          <w:delText>Generování scén</w:delText>
        </w:r>
        <w:r w:rsidDel="000710FA">
          <w:rPr>
            <w:noProof/>
            <w:webHidden/>
          </w:rPr>
          <w:tab/>
          <w:delText>34</w:delText>
        </w:r>
      </w:del>
    </w:p>
    <w:p w14:paraId="1D051F07" w14:textId="68211AD9" w:rsidR="00673F79" w:rsidDel="000710FA" w:rsidRDefault="00673F79">
      <w:pPr>
        <w:pStyle w:val="TOC3"/>
        <w:tabs>
          <w:tab w:val="left" w:pos="1320"/>
          <w:tab w:val="right" w:leader="dot" w:pos="8777"/>
        </w:tabs>
        <w:rPr>
          <w:del w:id="167" w:author="Ježek Bruno" w:date="2019-04-15T10:51:00Z"/>
          <w:rFonts w:eastAsiaTheme="minorEastAsia"/>
          <w:noProof/>
          <w:lang w:eastAsia="cs-CZ"/>
        </w:rPr>
      </w:pPr>
      <w:del w:id="168" w:author="Ježek Bruno" w:date="2019-04-15T10:51:00Z">
        <w:r w:rsidRPr="000710FA" w:rsidDel="000710FA">
          <w:rPr>
            <w:rStyle w:val="Hyperlink"/>
            <w:noProof/>
            <w:lang w:bidi="x-none"/>
            <w14:scene3d>
              <w14:camera w14:prst="orthographicFront"/>
              <w14:lightRig w14:rig="threePt" w14:dir="t">
                <w14:rot w14:lat="0" w14:lon="0" w14:rev="0"/>
              </w14:lightRig>
            </w14:scene3d>
          </w:rPr>
          <w:delText>6.2.5</w:delText>
        </w:r>
        <w:r w:rsidDel="000710FA">
          <w:rPr>
            <w:rFonts w:eastAsiaTheme="minorEastAsia"/>
            <w:noProof/>
            <w:lang w:eastAsia="cs-CZ"/>
          </w:rPr>
          <w:tab/>
        </w:r>
        <w:r w:rsidRPr="000710FA" w:rsidDel="000710FA">
          <w:rPr>
            <w:rStyle w:val="Hyperlink"/>
            <w:noProof/>
          </w:rPr>
          <w:delText>Parametrizace algoritmu</w:delText>
        </w:r>
        <w:r w:rsidDel="000710FA">
          <w:rPr>
            <w:noProof/>
            <w:webHidden/>
          </w:rPr>
          <w:tab/>
          <w:delText>37</w:delText>
        </w:r>
      </w:del>
    </w:p>
    <w:p w14:paraId="688405CA" w14:textId="5807CF69" w:rsidR="00673F79" w:rsidDel="000710FA" w:rsidRDefault="00673F79">
      <w:pPr>
        <w:pStyle w:val="TOC2"/>
        <w:tabs>
          <w:tab w:val="left" w:pos="880"/>
          <w:tab w:val="right" w:leader="dot" w:pos="8777"/>
        </w:tabs>
        <w:rPr>
          <w:del w:id="169" w:author="Ježek Bruno" w:date="2019-04-15T10:51:00Z"/>
          <w:rFonts w:eastAsiaTheme="minorEastAsia"/>
          <w:noProof/>
          <w:lang w:eastAsia="cs-CZ"/>
        </w:rPr>
      </w:pPr>
      <w:del w:id="170" w:author="Ježek Bruno" w:date="2019-04-15T10:51:00Z">
        <w:r w:rsidRPr="000710FA" w:rsidDel="000710FA">
          <w:rPr>
            <w:rStyle w:val="Hyperlink"/>
            <w:noProof/>
          </w:rPr>
          <w:delText>7.1</w:delText>
        </w:r>
        <w:r w:rsidDel="000710FA">
          <w:rPr>
            <w:rFonts w:eastAsiaTheme="minorEastAsia"/>
            <w:noProof/>
            <w:lang w:eastAsia="cs-CZ"/>
          </w:rPr>
          <w:tab/>
        </w:r>
        <w:r w:rsidRPr="000710FA" w:rsidDel="000710FA">
          <w:rPr>
            <w:rStyle w:val="Hyperlink"/>
            <w:noProof/>
          </w:rPr>
          <w:delText>Jednotkové testování</w:delText>
        </w:r>
        <w:r w:rsidDel="000710FA">
          <w:rPr>
            <w:noProof/>
            <w:webHidden/>
          </w:rPr>
          <w:tab/>
          <w:delText>38</w:delText>
        </w:r>
      </w:del>
    </w:p>
    <w:p w14:paraId="2BDF03B4" w14:textId="4B795EBE" w:rsidR="00673F79" w:rsidDel="000710FA" w:rsidRDefault="00673F79">
      <w:pPr>
        <w:pStyle w:val="TOC3"/>
        <w:tabs>
          <w:tab w:val="left" w:pos="1320"/>
          <w:tab w:val="right" w:leader="dot" w:pos="8777"/>
        </w:tabs>
        <w:rPr>
          <w:del w:id="171" w:author="Ježek Bruno" w:date="2019-04-15T10:51:00Z"/>
          <w:rFonts w:eastAsiaTheme="minorEastAsia"/>
          <w:noProof/>
          <w:lang w:eastAsia="cs-CZ"/>
        </w:rPr>
      </w:pPr>
      <w:del w:id="172" w:author="Ježek Bruno" w:date="2019-04-15T10:51:00Z">
        <w:r w:rsidRPr="000710FA" w:rsidDel="000710FA">
          <w:rPr>
            <w:rStyle w:val="Hyperlink"/>
            <w:noProof/>
            <w:lang w:bidi="x-none"/>
            <w14:scene3d>
              <w14:camera w14:prst="orthographicFront"/>
              <w14:lightRig w14:rig="threePt" w14:dir="t">
                <w14:rot w14:lat="0" w14:lon="0" w14:rev="0"/>
              </w14:lightRig>
            </w14:scene3d>
          </w:rPr>
          <w:delText>7.1.1</w:delText>
        </w:r>
        <w:r w:rsidDel="000710FA">
          <w:rPr>
            <w:rFonts w:eastAsiaTheme="minorEastAsia"/>
            <w:noProof/>
            <w:lang w:eastAsia="cs-CZ"/>
          </w:rPr>
          <w:tab/>
        </w:r>
        <w:r w:rsidRPr="000710FA" w:rsidDel="000710FA">
          <w:rPr>
            <w:rStyle w:val="Hyperlink"/>
            <w:noProof/>
          </w:rPr>
          <w:delText>Test obsazeného souseda</w:delText>
        </w:r>
        <w:r w:rsidDel="000710FA">
          <w:rPr>
            <w:noProof/>
            <w:webHidden/>
          </w:rPr>
          <w:tab/>
          <w:delText>39</w:delText>
        </w:r>
      </w:del>
    </w:p>
    <w:p w14:paraId="259DEAC2" w14:textId="75101AF7" w:rsidR="00673F79" w:rsidDel="000710FA" w:rsidRDefault="00673F79">
      <w:pPr>
        <w:pStyle w:val="TOC3"/>
        <w:tabs>
          <w:tab w:val="left" w:pos="1320"/>
          <w:tab w:val="right" w:leader="dot" w:pos="8777"/>
        </w:tabs>
        <w:rPr>
          <w:del w:id="173" w:author="Ježek Bruno" w:date="2019-04-15T10:51:00Z"/>
          <w:rFonts w:eastAsiaTheme="minorEastAsia"/>
          <w:noProof/>
          <w:lang w:eastAsia="cs-CZ"/>
        </w:rPr>
      </w:pPr>
      <w:del w:id="174" w:author="Ježek Bruno" w:date="2019-04-15T10:51:00Z">
        <w:r w:rsidRPr="000710FA" w:rsidDel="000710FA">
          <w:rPr>
            <w:rStyle w:val="Hyperlink"/>
            <w:noProof/>
            <w:lang w:bidi="x-none"/>
            <w14:scene3d>
              <w14:camera w14:prst="orthographicFront"/>
              <w14:lightRig w14:rig="threePt" w14:dir="t">
                <w14:rot w14:lat="0" w14:lon="0" w14:rev="0"/>
              </w14:lightRig>
            </w14:scene3d>
          </w:rPr>
          <w:delText>7.1.2</w:delText>
        </w:r>
        <w:r w:rsidDel="000710FA">
          <w:rPr>
            <w:rFonts w:eastAsiaTheme="minorEastAsia"/>
            <w:noProof/>
            <w:lang w:eastAsia="cs-CZ"/>
          </w:rPr>
          <w:tab/>
        </w:r>
        <w:r w:rsidRPr="000710FA" w:rsidDel="000710FA">
          <w:rPr>
            <w:rStyle w:val="Hyperlink"/>
            <w:noProof/>
          </w:rPr>
          <w:delText>Test volného souseda</w:delText>
        </w:r>
        <w:r w:rsidDel="000710FA">
          <w:rPr>
            <w:noProof/>
            <w:webHidden/>
          </w:rPr>
          <w:tab/>
          <w:delText>39</w:delText>
        </w:r>
      </w:del>
    </w:p>
    <w:p w14:paraId="3643CA33" w14:textId="1456DF2B" w:rsidR="00673F79" w:rsidDel="000710FA" w:rsidRDefault="00673F79">
      <w:pPr>
        <w:pStyle w:val="TOC3"/>
        <w:tabs>
          <w:tab w:val="left" w:pos="1320"/>
          <w:tab w:val="right" w:leader="dot" w:pos="8777"/>
        </w:tabs>
        <w:rPr>
          <w:del w:id="175" w:author="Ježek Bruno" w:date="2019-04-15T10:51:00Z"/>
          <w:rFonts w:eastAsiaTheme="minorEastAsia"/>
          <w:noProof/>
          <w:lang w:eastAsia="cs-CZ"/>
        </w:rPr>
      </w:pPr>
      <w:del w:id="176" w:author="Ježek Bruno" w:date="2019-04-15T10:51:00Z">
        <w:r w:rsidRPr="000710FA" w:rsidDel="000710FA">
          <w:rPr>
            <w:rStyle w:val="Hyperlink"/>
            <w:noProof/>
            <w:lang w:bidi="x-none"/>
            <w14:scene3d>
              <w14:camera w14:prst="orthographicFront"/>
              <w14:lightRig w14:rig="threePt" w14:dir="t">
                <w14:rot w14:lat="0" w14:lon="0" w14:rev="0"/>
              </w14:lightRig>
            </w14:scene3d>
          </w:rPr>
          <w:delText>7.1.3</w:delText>
        </w:r>
        <w:r w:rsidDel="000710FA">
          <w:rPr>
            <w:rFonts w:eastAsiaTheme="minorEastAsia"/>
            <w:noProof/>
            <w:lang w:eastAsia="cs-CZ"/>
          </w:rPr>
          <w:tab/>
        </w:r>
        <w:r w:rsidRPr="000710FA" w:rsidDel="000710FA">
          <w:rPr>
            <w:rStyle w:val="Hyperlink"/>
            <w:noProof/>
          </w:rPr>
          <w:delText>Opakovaný test sousendosti</w:delText>
        </w:r>
        <w:r w:rsidDel="000710FA">
          <w:rPr>
            <w:noProof/>
            <w:webHidden/>
          </w:rPr>
          <w:tab/>
          <w:delText>40</w:delText>
        </w:r>
      </w:del>
    </w:p>
    <w:p w14:paraId="61B0E96E" w14:textId="756F8CC3" w:rsidR="00673F79" w:rsidDel="000710FA" w:rsidRDefault="00673F79">
      <w:pPr>
        <w:pStyle w:val="TOC3"/>
        <w:tabs>
          <w:tab w:val="left" w:pos="1320"/>
          <w:tab w:val="right" w:leader="dot" w:pos="8777"/>
        </w:tabs>
        <w:rPr>
          <w:del w:id="177" w:author="Ježek Bruno" w:date="2019-04-15T10:51:00Z"/>
          <w:rFonts w:eastAsiaTheme="minorEastAsia"/>
          <w:noProof/>
          <w:lang w:eastAsia="cs-CZ"/>
        </w:rPr>
      </w:pPr>
      <w:del w:id="178" w:author="Ježek Bruno" w:date="2019-04-15T10:51:00Z">
        <w:r w:rsidRPr="000710FA" w:rsidDel="000710FA">
          <w:rPr>
            <w:rStyle w:val="Hyperlink"/>
            <w:noProof/>
            <w:lang w:val="en-US" w:bidi="x-none"/>
            <w14:scene3d>
              <w14:camera w14:prst="orthographicFront"/>
              <w14:lightRig w14:rig="threePt" w14:dir="t">
                <w14:rot w14:lat="0" w14:lon="0" w14:rev="0"/>
              </w14:lightRig>
            </w14:scene3d>
          </w:rPr>
          <w:delText>7.1.4</w:delText>
        </w:r>
        <w:r w:rsidDel="000710FA">
          <w:rPr>
            <w:rFonts w:eastAsiaTheme="minorEastAsia"/>
            <w:noProof/>
            <w:lang w:eastAsia="cs-CZ"/>
          </w:rPr>
          <w:tab/>
        </w:r>
        <w:r w:rsidRPr="000710FA" w:rsidDel="000710FA">
          <w:rPr>
            <w:rStyle w:val="Hyperlink"/>
            <w:noProof/>
          </w:rPr>
          <w:delText>Testování blízkého souseda na objektu skříně</w:delText>
        </w:r>
        <w:r w:rsidDel="000710FA">
          <w:rPr>
            <w:noProof/>
            <w:webHidden/>
          </w:rPr>
          <w:tab/>
          <w:delText>41</w:delText>
        </w:r>
      </w:del>
    </w:p>
    <w:p w14:paraId="5AF8182C" w14:textId="5C8B4BC7" w:rsidR="00673F79" w:rsidDel="000710FA" w:rsidRDefault="00673F79">
      <w:pPr>
        <w:pStyle w:val="TOC3"/>
        <w:tabs>
          <w:tab w:val="left" w:pos="1320"/>
          <w:tab w:val="right" w:leader="dot" w:pos="8777"/>
        </w:tabs>
        <w:rPr>
          <w:del w:id="179" w:author="Ježek Bruno" w:date="2019-04-15T10:51:00Z"/>
          <w:rFonts w:eastAsiaTheme="minorEastAsia"/>
          <w:noProof/>
          <w:lang w:eastAsia="cs-CZ"/>
        </w:rPr>
      </w:pPr>
      <w:del w:id="180" w:author="Ježek Bruno" w:date="2019-04-15T10:51:00Z">
        <w:r w:rsidRPr="000710FA" w:rsidDel="000710FA">
          <w:rPr>
            <w:rStyle w:val="Hyperlink"/>
            <w:noProof/>
            <w:lang w:val="en-US" w:bidi="x-none"/>
            <w14:scene3d>
              <w14:camera w14:prst="orthographicFront"/>
              <w14:lightRig w14:rig="threePt" w14:dir="t">
                <w14:rot w14:lat="0" w14:lon="0" w14:rev="0"/>
              </w14:lightRig>
            </w14:scene3d>
          </w:rPr>
          <w:delText>7.1.5</w:delText>
        </w:r>
        <w:r w:rsidDel="000710FA">
          <w:rPr>
            <w:rFonts w:eastAsiaTheme="minorEastAsia"/>
            <w:noProof/>
            <w:lang w:eastAsia="cs-CZ"/>
          </w:rPr>
          <w:tab/>
        </w:r>
        <w:r w:rsidRPr="000710FA" w:rsidDel="000710FA">
          <w:rPr>
            <w:rStyle w:val="Hyperlink"/>
            <w:noProof/>
          </w:rPr>
          <w:delText>Testování prostorovosti</w:delText>
        </w:r>
        <w:r w:rsidDel="000710FA">
          <w:rPr>
            <w:noProof/>
            <w:webHidden/>
          </w:rPr>
          <w:tab/>
          <w:delText>42</w:delText>
        </w:r>
      </w:del>
    </w:p>
    <w:p w14:paraId="7AC42972" w14:textId="3C7B5EA0" w:rsidR="00673F79" w:rsidDel="000710FA" w:rsidRDefault="00673F79">
      <w:pPr>
        <w:pStyle w:val="TOC3"/>
        <w:tabs>
          <w:tab w:val="left" w:pos="1320"/>
          <w:tab w:val="right" w:leader="dot" w:pos="8777"/>
        </w:tabs>
        <w:rPr>
          <w:del w:id="181" w:author="Ježek Bruno" w:date="2019-04-15T10:51:00Z"/>
          <w:rFonts w:eastAsiaTheme="minorEastAsia"/>
          <w:noProof/>
          <w:lang w:eastAsia="cs-CZ"/>
        </w:rPr>
      </w:pPr>
      <w:del w:id="182" w:author="Ježek Bruno" w:date="2019-04-15T10:51:00Z">
        <w:r w:rsidRPr="000710FA" w:rsidDel="000710FA">
          <w:rPr>
            <w:rStyle w:val="Hyperlink"/>
            <w:noProof/>
            <w:lang w:val="en-US" w:bidi="x-none"/>
            <w14:scene3d>
              <w14:camera w14:prst="orthographicFront"/>
              <w14:lightRig w14:rig="threePt" w14:dir="t">
                <w14:rot w14:lat="0" w14:lon="0" w14:rev="0"/>
              </w14:lightRig>
            </w14:scene3d>
          </w:rPr>
          <w:delText>7.1.6</w:delText>
        </w:r>
        <w:r w:rsidDel="000710FA">
          <w:rPr>
            <w:rFonts w:eastAsiaTheme="minorEastAsia"/>
            <w:noProof/>
            <w:lang w:eastAsia="cs-CZ"/>
          </w:rPr>
          <w:tab/>
        </w:r>
        <w:r w:rsidRPr="000710FA" w:rsidDel="000710FA">
          <w:rPr>
            <w:rStyle w:val="Hyperlink"/>
            <w:noProof/>
          </w:rPr>
          <w:delText>Testování zasazení objektu mezi jiné</w:delText>
        </w:r>
        <w:r w:rsidDel="000710FA">
          <w:rPr>
            <w:noProof/>
            <w:webHidden/>
          </w:rPr>
          <w:tab/>
          <w:delText>43</w:delText>
        </w:r>
      </w:del>
    </w:p>
    <w:p w14:paraId="5276F5F8" w14:textId="67933CBC" w:rsidR="00673F79" w:rsidDel="000710FA" w:rsidRDefault="00673F79">
      <w:pPr>
        <w:pStyle w:val="TOC2"/>
        <w:tabs>
          <w:tab w:val="left" w:pos="880"/>
          <w:tab w:val="right" w:leader="dot" w:pos="8777"/>
        </w:tabs>
        <w:rPr>
          <w:del w:id="183" w:author="Ježek Bruno" w:date="2019-04-15T10:51:00Z"/>
          <w:rFonts w:eastAsiaTheme="minorEastAsia"/>
          <w:noProof/>
          <w:lang w:eastAsia="cs-CZ"/>
        </w:rPr>
      </w:pPr>
      <w:del w:id="184" w:author="Ježek Bruno" w:date="2019-04-15T10:51:00Z">
        <w:r w:rsidRPr="000710FA" w:rsidDel="000710FA">
          <w:rPr>
            <w:rStyle w:val="Hyperlink"/>
            <w:noProof/>
          </w:rPr>
          <w:lastRenderedPageBreak/>
          <w:delText>7.2</w:delText>
        </w:r>
        <w:r w:rsidDel="000710FA">
          <w:rPr>
            <w:rFonts w:eastAsiaTheme="minorEastAsia"/>
            <w:noProof/>
            <w:lang w:eastAsia="cs-CZ"/>
          </w:rPr>
          <w:tab/>
        </w:r>
        <w:r w:rsidRPr="000710FA" w:rsidDel="000710FA">
          <w:rPr>
            <w:rStyle w:val="Hyperlink"/>
            <w:noProof/>
          </w:rPr>
          <w:delText>Integrační testování</w:delText>
        </w:r>
        <w:r w:rsidDel="000710FA">
          <w:rPr>
            <w:noProof/>
            <w:webHidden/>
          </w:rPr>
          <w:tab/>
          <w:delText>44</w:delText>
        </w:r>
      </w:del>
    </w:p>
    <w:p w14:paraId="38C7192A" w14:textId="544048C1" w:rsidR="00673F79" w:rsidDel="000710FA" w:rsidRDefault="00673F79">
      <w:pPr>
        <w:pStyle w:val="TOC2"/>
        <w:tabs>
          <w:tab w:val="left" w:pos="880"/>
          <w:tab w:val="right" w:leader="dot" w:pos="8777"/>
        </w:tabs>
        <w:rPr>
          <w:del w:id="185" w:author="Ježek Bruno" w:date="2019-04-15T10:51:00Z"/>
          <w:rFonts w:eastAsiaTheme="minorEastAsia"/>
          <w:noProof/>
          <w:lang w:eastAsia="cs-CZ"/>
        </w:rPr>
      </w:pPr>
      <w:del w:id="186" w:author="Ježek Bruno" w:date="2019-04-15T10:51:00Z">
        <w:r w:rsidRPr="000710FA" w:rsidDel="000710FA">
          <w:rPr>
            <w:rStyle w:val="Hyperlink"/>
            <w:noProof/>
          </w:rPr>
          <w:delText>7.3</w:delText>
        </w:r>
        <w:r w:rsidDel="000710FA">
          <w:rPr>
            <w:rFonts w:eastAsiaTheme="minorEastAsia"/>
            <w:noProof/>
            <w:lang w:eastAsia="cs-CZ"/>
          </w:rPr>
          <w:tab/>
        </w:r>
        <w:r w:rsidRPr="000710FA" w:rsidDel="000710FA">
          <w:rPr>
            <w:rStyle w:val="Hyperlink"/>
            <w:noProof/>
          </w:rPr>
          <w:delText>Vize a závěrečné hodnocení algoritmu</w:delText>
        </w:r>
        <w:r w:rsidDel="000710FA">
          <w:rPr>
            <w:noProof/>
            <w:webHidden/>
          </w:rPr>
          <w:tab/>
          <w:delText>46</w:delText>
        </w:r>
      </w:del>
    </w:p>
    <w:p w14:paraId="491D3394" w14:textId="01508B8A" w:rsidR="00673F79" w:rsidDel="000710FA" w:rsidRDefault="00673F79">
      <w:pPr>
        <w:pStyle w:val="TOC2"/>
        <w:tabs>
          <w:tab w:val="left" w:pos="880"/>
          <w:tab w:val="right" w:leader="dot" w:pos="8777"/>
        </w:tabs>
        <w:rPr>
          <w:del w:id="187" w:author="Ježek Bruno" w:date="2019-04-15T10:51:00Z"/>
          <w:rFonts w:eastAsiaTheme="minorEastAsia"/>
          <w:noProof/>
          <w:lang w:eastAsia="cs-CZ"/>
        </w:rPr>
      </w:pPr>
      <w:del w:id="188" w:author="Ježek Bruno" w:date="2019-04-15T10:51:00Z">
        <w:r w:rsidRPr="000710FA" w:rsidDel="000710FA">
          <w:rPr>
            <w:rStyle w:val="Hyperlink"/>
            <w:noProof/>
          </w:rPr>
          <w:delText>10.1</w:delText>
        </w:r>
        <w:r w:rsidDel="000710FA">
          <w:rPr>
            <w:rFonts w:eastAsiaTheme="minorEastAsia"/>
            <w:noProof/>
            <w:lang w:eastAsia="cs-CZ"/>
          </w:rPr>
          <w:tab/>
        </w:r>
        <w:r w:rsidRPr="000710FA" w:rsidDel="000710FA">
          <w:rPr>
            <w:rStyle w:val="Hyperlink"/>
            <w:noProof/>
          </w:rPr>
          <w:delText>Vizualizace vstupní datové sady</w:delText>
        </w:r>
        <w:r w:rsidDel="000710FA">
          <w:rPr>
            <w:noProof/>
            <w:webHidden/>
          </w:rPr>
          <w:tab/>
          <w:delText>53</w:delText>
        </w:r>
      </w:del>
    </w:p>
    <w:p w14:paraId="6EC61488" w14:textId="17800B1D" w:rsidR="00A444A9" w:rsidRDefault="009A0142" w:rsidP="00CD7A20">
      <w:pPr>
        <w:pStyle w:val="Standartnitext"/>
        <w:sectPr w:rsidR="00A444A9" w:rsidSect="001A0463">
          <w:footerReference w:type="default" r:id="rId10"/>
          <w:pgSz w:w="11906" w:h="16838"/>
          <w:pgMar w:top="1418" w:right="1418" w:bottom="1418" w:left="1701" w:header="709" w:footer="709" w:gutter="0"/>
          <w:pgNumType w:start="1"/>
          <w:cols w:space="708"/>
          <w:titlePg/>
          <w:docGrid w:linePitch="360"/>
        </w:sectPr>
      </w:pPr>
      <w:r>
        <w:fldChar w:fldCharType="end"/>
      </w:r>
    </w:p>
    <w:p w14:paraId="7B457185" w14:textId="41E54525" w:rsidR="00155E3A" w:rsidRDefault="00155E3A" w:rsidP="00155E3A">
      <w:pPr>
        <w:pStyle w:val="Headingwithoutnumber"/>
      </w:pPr>
      <w:r>
        <w:lastRenderedPageBreak/>
        <w:t>Seznam zkratek a použitých symbolů</w:t>
      </w:r>
    </w:p>
    <w:p w14:paraId="139A86FE" w14:textId="03ADC70E" w:rsidR="00155E3A" w:rsidRDefault="00155E3A" w:rsidP="00155E3A">
      <w:pPr>
        <w:pStyle w:val="Standartnitextbezodsazeni"/>
      </w:pPr>
      <w:r>
        <w:t>PCG</w:t>
      </w:r>
      <w:r>
        <w:tab/>
      </w:r>
      <w:r>
        <w:tab/>
        <w:t>Procedurální generování obsahu</w:t>
      </w:r>
    </w:p>
    <w:p w14:paraId="3CBA1863" w14:textId="684C3EB7" w:rsidR="00155E3A" w:rsidRDefault="00155E3A" w:rsidP="00155E3A">
      <w:pPr>
        <w:pStyle w:val="Standartnitextbezodsazeni"/>
      </w:pPr>
      <w:r>
        <w:t>PCGML</w:t>
      </w:r>
      <w:r>
        <w:tab/>
        <w:t>Procedurální generování obsahu s pomocí strojového učení</w:t>
      </w:r>
    </w:p>
    <w:p w14:paraId="500EE652" w14:textId="2664C1E1" w:rsidR="00155E3A" w:rsidRDefault="00155E3A" w:rsidP="00155E3A">
      <w:pPr>
        <w:pStyle w:val="Standartnitextbezodsazeni"/>
      </w:pPr>
      <w:r>
        <w:t>GAN</w:t>
      </w:r>
      <w:r>
        <w:tab/>
      </w:r>
      <w:r>
        <w:tab/>
        <w:t>General adversarial neural networ</w:t>
      </w:r>
      <w:r w:rsidR="007830E9">
        <w:t>ks</w:t>
      </w:r>
    </w:p>
    <w:p w14:paraId="1F475500" w14:textId="52CA2AE5" w:rsidR="00155E3A" w:rsidRDefault="00155E3A" w:rsidP="00155E3A">
      <w:pPr>
        <w:pStyle w:val="Standartnitextbezodsazeni"/>
      </w:pPr>
      <w:r>
        <w:t>CNN</w:t>
      </w:r>
      <w:r>
        <w:tab/>
      </w:r>
      <w:r>
        <w:tab/>
        <w:t>Konvoluční neuronové sítě</w:t>
      </w:r>
    </w:p>
    <w:p w14:paraId="30DC8097" w14:textId="26E5475C" w:rsidR="007830E9" w:rsidRDefault="007830E9" w:rsidP="00155E3A">
      <w:pPr>
        <w:pStyle w:val="Standartnitextbezodsazeni"/>
      </w:pPr>
      <w:r>
        <w:t>NN</w:t>
      </w:r>
      <w:r>
        <w:tab/>
      </w:r>
      <w:r>
        <w:tab/>
        <w:t>Neuronová síť</w:t>
      </w:r>
    </w:p>
    <w:p w14:paraId="40E931DC" w14:textId="74C82BE8" w:rsidR="00155E3A" w:rsidRDefault="00155E3A" w:rsidP="00155E3A">
      <w:pPr>
        <w:pStyle w:val="Standartnitextbezodsazeni"/>
      </w:pPr>
      <w:r>
        <w:t>RNN</w:t>
      </w:r>
      <w:r>
        <w:tab/>
      </w:r>
      <w:r>
        <w:tab/>
        <w:t>Rekurentní ne</w:t>
      </w:r>
      <w:r w:rsidR="009D5C4C">
        <w:t>ur</w:t>
      </w:r>
      <w:r>
        <w:t>onové sítě</w:t>
      </w:r>
    </w:p>
    <w:p w14:paraId="691D77DC" w14:textId="545E3ED3" w:rsidR="00155E3A" w:rsidRDefault="00155E3A" w:rsidP="00155E3A">
      <w:pPr>
        <w:pStyle w:val="Standartnitextbezodsazeni"/>
      </w:pPr>
      <w:r>
        <w:t>EDPCG</w:t>
      </w:r>
      <w:r>
        <w:tab/>
        <w:t>Procedurální generování obsahu na základě uživatelského chování</w:t>
      </w:r>
    </w:p>
    <w:p w14:paraId="3E9CF979" w14:textId="1774C59B" w:rsidR="002150BA" w:rsidRPr="002150BA" w:rsidRDefault="002150BA" w:rsidP="00155E3A">
      <w:pPr>
        <w:pStyle w:val="Standartnitextbezodsazeni"/>
        <w:rPr>
          <w:lang w:val="en-US"/>
        </w:rPr>
      </w:pPr>
      <w:r>
        <w:t>VS</w:t>
      </w:r>
      <w:r>
        <w:tab/>
      </w:r>
      <w:r>
        <w:tab/>
        <w:t>Význam scény</w:t>
      </w:r>
    </w:p>
    <w:p w14:paraId="1D51B2E6" w14:textId="77777777" w:rsidR="00155E3A" w:rsidRDefault="00155E3A" w:rsidP="00232EDF">
      <w:pPr>
        <w:pStyle w:val="Standartnitextbezodsazeni"/>
      </w:pPr>
    </w:p>
    <w:p w14:paraId="65FE3311" w14:textId="77777777" w:rsidR="009A0142" w:rsidRDefault="009A0142" w:rsidP="009A0142">
      <w:pPr>
        <w:pStyle w:val="Standartnitextbezodsazeni"/>
        <w:sectPr w:rsidR="009A0142" w:rsidSect="00A444A9">
          <w:pgSz w:w="11906" w:h="16838"/>
          <w:pgMar w:top="1418" w:right="1418" w:bottom="1418" w:left="1701" w:header="709" w:footer="709" w:gutter="0"/>
          <w:pgNumType w:start="1"/>
          <w:cols w:space="708"/>
          <w:docGrid w:linePitch="360"/>
        </w:sectPr>
      </w:pPr>
    </w:p>
    <w:p w14:paraId="12B999B6" w14:textId="6189B72F" w:rsidR="007270B7" w:rsidRDefault="007270B7" w:rsidP="00232EDF">
      <w:pPr>
        <w:pStyle w:val="Heading1"/>
        <w:pageBreakBefore w:val="0"/>
        <w:ind w:left="431" w:hanging="431"/>
      </w:pPr>
      <w:bookmarkStart w:id="189" w:name="_Toc6218133"/>
      <w:r w:rsidRPr="009A0142">
        <w:lastRenderedPageBreak/>
        <w:t>Úvod</w:t>
      </w:r>
      <w:bookmarkEnd w:id="189"/>
    </w:p>
    <w:p w14:paraId="7F6E6778" w14:textId="1427C5EE" w:rsidR="006D61AF" w:rsidRDefault="00504230" w:rsidP="003248FB">
      <w:pPr>
        <w:pStyle w:val="Standartnitext"/>
      </w:pPr>
      <w:r w:rsidRPr="003248FB">
        <w:t>Strojové</w:t>
      </w:r>
      <w:r>
        <w:t xml:space="preserve"> učení a počítačová grafika jsou oblasti, které v</w:t>
      </w:r>
      <w:r w:rsidR="00763A4F">
        <w:t> posledních dvou dekádách</w:t>
      </w:r>
      <w:r>
        <w:t xml:space="preserve"> zaznamenávají</w:t>
      </w:r>
      <w:r w:rsidR="005E42DE">
        <w:t xml:space="preserve"> </w:t>
      </w:r>
      <w:r>
        <w:t>rapidní</w:t>
      </w:r>
      <w:r w:rsidR="005E42DE">
        <w:t xml:space="preserve"> vývoj</w:t>
      </w:r>
      <w:r w:rsidR="00763A4F">
        <w:t>.</w:t>
      </w:r>
      <w:r w:rsidR="0003444E">
        <w:t xml:space="preserve"> </w:t>
      </w:r>
      <w:r w:rsidR="009A0142">
        <w:t>V oblasti</w:t>
      </w:r>
      <w:r w:rsidR="0003444E">
        <w:t xml:space="preserve"> strojového učení lze identifikovat tři příčiny tohoto progresu. </w:t>
      </w:r>
      <w:r w:rsidR="00366624">
        <w:t>Architektury a metody strojového učení se rozvíje</w:t>
      </w:r>
      <w:r w:rsidR="00F640B4">
        <w:t>ly</w:t>
      </w:r>
      <w:r w:rsidR="00366624">
        <w:t xml:space="preserve"> už od druhé poloviny 20. století, nicméně teprve dostatečný hardwarový výkon posledních let umožnil tyto metody naplno využít, a to i v praxi. Kromě toho byly vymyšleny i nové sofistikované modely. Hardwarový výkon </w:t>
      </w:r>
      <w:r w:rsidR="00470006">
        <w:t>doplňuje</w:t>
      </w:r>
      <w:r w:rsidR="00366624">
        <w:t xml:space="preserve"> </w:t>
      </w:r>
      <w:r w:rsidR="00470006">
        <w:t>software</w:t>
      </w:r>
      <w:r w:rsidR="00366624">
        <w:t xml:space="preserve"> na bázi vyšších programovacích jazyků, který umožňuje relativně jednoduše im</w:t>
      </w:r>
      <w:r w:rsidR="00780F0C">
        <w:t xml:space="preserve">plementovat i složité </w:t>
      </w:r>
      <w:r w:rsidR="00780F0C" w:rsidRPr="00F640B4">
        <w:t>architekt</w:t>
      </w:r>
      <w:r w:rsidR="00366624" w:rsidRPr="00F640B4">
        <w:t>u</w:t>
      </w:r>
      <w:r w:rsidR="00780F0C" w:rsidRPr="00F640B4">
        <w:t>r</w:t>
      </w:r>
      <w:r w:rsidR="00366624" w:rsidRPr="00F640B4">
        <w:t>y.</w:t>
      </w:r>
      <w:r w:rsidR="00366624">
        <w:t xml:space="preserve"> Během vývoje oboru byly rovněž vytvořeny datové sady, které jsou s výhodou využívány při </w:t>
      </w:r>
      <w:r w:rsidR="0003444E">
        <w:t>trénování</w:t>
      </w:r>
      <w:r w:rsidR="00366624">
        <w:t xml:space="preserve"> a testování</w:t>
      </w:r>
      <w:r w:rsidR="0003444E">
        <w:t xml:space="preserve">. </w:t>
      </w:r>
      <w:r w:rsidR="000E48FF">
        <w:fldChar w:fldCharType="begin"/>
      </w:r>
      <w:r w:rsidR="006E3E31">
        <w:instrText xml:space="preserve"> ADDIN ZOTERO_ITEM CSL_CITATION {"citationID":"s0QIsD0L","properties":{"formattedCitation":"(Abadi et al. 2016)","plainCitation":"(Abadi et al. 2016)","noteIndex":0},"citationItems":[{"id":916,"uris":["http://zotero.org/users/local/IbRhotwj/items/VDVA2D3E"],"uri":["http://zotero.org/users/local/IbRhotwj/items/VDVA2D3E"],"itemData":{"id":916,"type":"paper-conference","title":"TensorFlow: A system for large-scale machine learning","container-title":"Proceedings of the 12th USENIX Symposium on Operating Systems Design and Implementation","publisher":"USENIX Association","publisher-place":"Savannah,","page":"21","volume":"16","source":"Zotero","event-place":"Savannah,","abstract":"TensorFlow is a machine learning system that operates at large scale and in heterogeneous environments. TensorFlow uses dataﬂow graphs to represent computation, shared state, and the operations that mutate that state. It maps the nodes of a dataﬂow graph across many machines in a cluster, and within a machine across multiple computational devices, including multicore CPUs, generalpurpose GPUs, and custom-designed ASICs known as Tensor Processing Units (TPUs). This architecture gives ﬂexibility to the application developer: whereas in previous “parameter server” designs the management of shared state is built into the system, TensorFlow enables developers to experiment with novel optimizations and training algorithms. TensorFlow supports a variety of applications, with a focus on training and inference on deep neural networks. Several Google services use TensorFlow in production, we have released it as an open-source project, and it has become widely used for machine learning research. In this paper, we describe the TensorFlow dataﬂow model and demonstrate the compelling performance that TensorFlow achieves for several real-world applications.","URL":"https://www.usenix.org/system/files/conference/osdi16/osdi16-abadi.pdf","ISBN":"978-1-931971-33-1","language":"en","author":[{"family":"Abadi","given":"Martın"},{"family":"Barham","given":"Paul"},{"family":"Chen","given":"Jianmin"},{"family":"Chen","given":"Zhifeng"},{"family":"Davis","given":"Andy"},{"family":"Dean","given":"Jeffrey"},{"family":"Devin","given":"Matthieu"},{"family":"Ghemawat","given":"Sanjay"},{"family":"Irving","given":"Geoffrey"},{"family":"Isard","given":"Michael"},{"family":"Kudlur","given":"Manjunath"},{"family":"Levenberg","given":"Josh"},{"family":"Monga","given":"Rajat"},{"family":"Moore","given":"Sherry"},{"family":"Murray","given":"Derek G"},{"family":"Steiner","given":"Benoit"},{"family":"Tucker","given":"Paul"},{"family":"Vasudevan","given":"Vijay"},{"family":"Warden","given":"Pete"},{"family":"Wicke","given":"Martin"},{"family":"Yu","given":"Yuan"},{"family":"Zheng","given":"Xiaoqiang"}],"issued":{"date-parts":[["2016"]]}}}],"schema":"https://github.com/citation-style-language/schema/raw/master/csl-citation.json"} </w:instrText>
      </w:r>
      <w:r w:rsidR="000E48FF">
        <w:fldChar w:fldCharType="separate"/>
      </w:r>
      <w:r w:rsidR="006E3E31" w:rsidRPr="006E3E31">
        <w:t>(Abadi et al. 2016)</w:t>
      </w:r>
      <w:r w:rsidR="000E48FF">
        <w:fldChar w:fldCharType="end"/>
      </w:r>
      <w:r w:rsidR="00E17003">
        <w:t xml:space="preserve">. </w:t>
      </w:r>
    </w:p>
    <w:p w14:paraId="4E5BA637" w14:textId="57582FD4" w:rsidR="003248FB" w:rsidRDefault="009A0142" w:rsidP="003248FB">
      <w:pPr>
        <w:pStyle w:val="Standartnitext"/>
      </w:pPr>
      <w:r>
        <w:t xml:space="preserve">Podobně i počítačová grafika těží z vývoje nových grafických </w:t>
      </w:r>
      <w:r w:rsidRPr="00F640B4">
        <w:t>subsystému a</w:t>
      </w:r>
      <w:r>
        <w:t xml:space="preserve"> především z rostoucího zájmu o vizuální prezentaci a interakci ve všech oblastech nasazení počítačových technologií. </w:t>
      </w:r>
      <w:r w:rsidR="00E17003">
        <w:t xml:space="preserve">Mezi </w:t>
      </w:r>
      <w:r w:rsidR="005E42DE">
        <w:t>obory</w:t>
      </w:r>
      <w:r w:rsidR="00E17003">
        <w:t xml:space="preserve"> strojového učení a počítačové grafiky</w:t>
      </w:r>
      <w:r w:rsidR="005E42DE">
        <w:t xml:space="preserve"> existuje</w:t>
      </w:r>
      <w:r w:rsidR="00763A4F">
        <w:t xml:space="preserve"> podstatný průnik. Jedná se například o techniky počítačového vidění</w:t>
      </w:r>
      <w:r w:rsidR="002F2A38">
        <w:t xml:space="preserve"> </w:t>
      </w:r>
      <w:r w:rsidR="006D61AF">
        <w:t>či</w:t>
      </w:r>
      <w:r w:rsidR="00604460">
        <w:t xml:space="preserve"> </w:t>
      </w:r>
      <w:r w:rsidR="005D200B">
        <w:t>zpracov</w:t>
      </w:r>
      <w:r w:rsidR="005D200B">
        <w:rPr>
          <w:lang w:bidi="he-IL"/>
        </w:rPr>
        <w:t>ání obrazu.</w:t>
      </w:r>
      <w:r w:rsidR="00216C16">
        <w:t xml:space="preserve"> </w:t>
      </w:r>
      <w:r w:rsidR="005E42DE">
        <w:t>J</w:t>
      </w:r>
      <w:r w:rsidR="00216C16">
        <w:t>ádrem teoretické části textu je představení tohoto</w:t>
      </w:r>
      <w:r w:rsidR="005E42DE">
        <w:t xml:space="preserve"> průniku</w:t>
      </w:r>
      <w:r w:rsidR="00216C16">
        <w:t xml:space="preserve"> </w:t>
      </w:r>
      <w:r w:rsidR="00216C16" w:rsidRPr="00F640B4">
        <w:t>a</w:t>
      </w:r>
      <w:r w:rsidR="00216C16">
        <w:t xml:space="preserve"> specifické podoblasti</w:t>
      </w:r>
      <w:r w:rsidR="005E42DE">
        <w:t xml:space="preserve">, jíž lze označit jako „Generování grafického obsahu </w:t>
      </w:r>
      <w:r w:rsidR="009D5C4C">
        <w:t>s</w:t>
      </w:r>
      <w:r w:rsidR="005E42DE">
        <w:t xml:space="preserve"> pomocí metod strojového učení“ - </w:t>
      </w:r>
      <w:r w:rsidR="005B452A">
        <w:t>v</w:t>
      </w:r>
      <w:r w:rsidR="00962513">
        <w:t xml:space="preserve"> zahraniční</w:t>
      </w:r>
      <w:r w:rsidR="005B452A">
        <w:t> literatu</w:t>
      </w:r>
      <w:r w:rsidR="005B452A">
        <w:rPr>
          <w:lang w:bidi="he-IL"/>
        </w:rPr>
        <w:t>ře</w:t>
      </w:r>
      <w:r w:rsidR="00962513">
        <w:rPr>
          <w:lang w:bidi="he-IL"/>
        </w:rPr>
        <w:t xml:space="preserve"> se jedná o pojem „Procedural content generation </w:t>
      </w:r>
      <w:r w:rsidR="006D61AF">
        <w:rPr>
          <w:lang w:bidi="he-IL"/>
        </w:rPr>
        <w:t>via</w:t>
      </w:r>
      <w:r w:rsidR="00962513">
        <w:rPr>
          <w:lang w:bidi="he-IL"/>
        </w:rPr>
        <w:t xml:space="preserve"> machine learning“,</w:t>
      </w:r>
      <w:r w:rsidR="006D61AF">
        <w:rPr>
          <w:lang w:bidi="he-IL"/>
        </w:rPr>
        <w:t xml:space="preserve"> </w:t>
      </w:r>
      <w:r w:rsidR="007830E9">
        <w:rPr>
          <w:lang w:bidi="he-IL"/>
        </w:rPr>
        <w:t>známý pod zkratkou</w:t>
      </w:r>
      <w:r w:rsidR="00B226CD">
        <w:t xml:space="preserve"> PCGML.</w:t>
      </w:r>
    </w:p>
    <w:p w14:paraId="04B2A712" w14:textId="3B4F3DC9" w:rsidR="00604460" w:rsidRDefault="00CE4100" w:rsidP="003248FB">
      <w:pPr>
        <w:pStyle w:val="Standartnitext"/>
      </w:pPr>
      <w:r>
        <w:t>B</w:t>
      </w:r>
      <w:r w:rsidR="00604460">
        <w:t xml:space="preserve">akalářské práce </w:t>
      </w:r>
      <w:r>
        <w:t>je členěna</w:t>
      </w:r>
      <w:r w:rsidR="00604460">
        <w:t xml:space="preserve"> následovně</w:t>
      </w:r>
      <w:r w:rsidR="009D5C4C">
        <w:t>:</w:t>
      </w:r>
      <w:r w:rsidR="00604460">
        <w:t xml:space="preserve"> </w:t>
      </w:r>
      <w:r w:rsidR="00AB0C35">
        <w:t>V první části textu</w:t>
      </w:r>
      <w:r w:rsidR="00F640B4">
        <w:t xml:space="preserve"> je</w:t>
      </w:r>
      <w:r w:rsidR="00604460">
        <w:t xml:space="preserve"> v obecných rysech představena oblast strojového učení s explikací metod, které jsou využívány v praktické části.</w:t>
      </w:r>
      <w:r w:rsidR="00216C16">
        <w:t xml:space="preserve"> Výčet aplikací založených na těchto metodách (zejména na neuronových sítích) je pak striktně omezen na </w:t>
      </w:r>
      <w:r w:rsidR="002F2A38">
        <w:t>oblast</w:t>
      </w:r>
      <w:r w:rsidR="00216C16">
        <w:t xml:space="preserve"> </w:t>
      </w:r>
      <w:r w:rsidR="002F2A38">
        <w:t>počítačové grafiky</w:t>
      </w:r>
      <w:r w:rsidR="00B226CD">
        <w:t>.</w:t>
      </w:r>
      <w:r w:rsidR="00AB0C35">
        <w:t xml:space="preserve"> </w:t>
      </w:r>
      <w:r>
        <w:t>Dále je v kapitolách tři a čtyři vytvořen</w:t>
      </w:r>
      <w:r w:rsidR="006D61AF">
        <w:t>a</w:t>
      </w:r>
      <w:r>
        <w:t xml:space="preserve"> stručn</w:t>
      </w:r>
      <w:r w:rsidR="006D61AF">
        <w:t>á rešerše</w:t>
      </w:r>
      <w:r w:rsidR="00604460">
        <w:t xml:space="preserve"> postupů a metod, které jsou používány či diskutovány v souvislosti s procedurálním generováním grafického obsahu.</w:t>
      </w:r>
      <w:r w:rsidR="00216C16">
        <w:t xml:space="preserve"> Nejprve je tato oblast představena obecně a poté je text zaměřen na </w:t>
      </w:r>
      <w:r w:rsidR="00470006">
        <w:t>aplikace vybraných technik</w:t>
      </w:r>
      <w:r w:rsidR="00216C16">
        <w:t xml:space="preserve"> </w:t>
      </w:r>
      <w:r w:rsidR="00470006">
        <w:t>PCGML</w:t>
      </w:r>
      <w:r w:rsidR="00B226CD">
        <w:t>.</w:t>
      </w:r>
    </w:p>
    <w:p w14:paraId="00EB012D" w14:textId="5962BE9B" w:rsidR="00BB6FC3" w:rsidRDefault="007830E9" w:rsidP="003248FB">
      <w:pPr>
        <w:pStyle w:val="Standartnitext"/>
      </w:pPr>
      <w:r>
        <w:t xml:space="preserve">Implementačním </w:t>
      </w:r>
      <w:r w:rsidR="00AB0C35">
        <w:t xml:space="preserve">otázkám se věnuje </w:t>
      </w:r>
      <w:r w:rsidR="00AB0C35" w:rsidRPr="007830E9">
        <w:t>p</w:t>
      </w:r>
      <w:r w:rsidR="00CE4100" w:rsidRPr="007830E9">
        <w:t>átá</w:t>
      </w:r>
      <w:r w:rsidR="00CE4100">
        <w:t xml:space="preserve"> kapitola</w:t>
      </w:r>
      <w:r w:rsidR="00AB0C35">
        <w:t xml:space="preserve">, </w:t>
      </w:r>
      <w:r w:rsidR="00CE4100">
        <w:t>popisuj</w:t>
      </w:r>
      <w:r w:rsidR="00AB0C35">
        <w:t>ící</w:t>
      </w:r>
      <w:r w:rsidR="007738F0">
        <w:t xml:space="preserve"> </w:t>
      </w:r>
      <w:r w:rsidR="00CE4100">
        <w:t>typické</w:t>
      </w:r>
      <w:r w:rsidR="007738F0">
        <w:t xml:space="preserve"> technologie a prostředí, </w:t>
      </w:r>
      <w:r w:rsidR="00CE4100">
        <w:t>které</w:t>
      </w:r>
      <w:r w:rsidR="007738F0">
        <w:t xml:space="preserve"> jsou vhodné pro implementaci metod strojového učení</w:t>
      </w:r>
      <w:r w:rsidR="00470006">
        <w:t>.</w:t>
      </w:r>
      <w:r w:rsidR="007738F0">
        <w:t xml:space="preserve"> </w:t>
      </w:r>
      <w:r w:rsidR="00470006">
        <w:t>Tyto technologie</w:t>
      </w:r>
      <w:r w:rsidR="00AB0C35">
        <w:t xml:space="preserve"> </w:t>
      </w:r>
      <w:r w:rsidR="007738F0">
        <w:t>jsou</w:t>
      </w:r>
      <w:r w:rsidR="00470006">
        <w:t xml:space="preserve"> pak</w:t>
      </w:r>
      <w:r w:rsidR="007738F0">
        <w:t xml:space="preserve"> </w:t>
      </w:r>
      <w:r w:rsidR="00470006">
        <w:t>využity</w:t>
      </w:r>
      <w:r w:rsidR="007738F0">
        <w:t xml:space="preserve"> v pr</w:t>
      </w:r>
      <w:r w:rsidR="00B226CD">
        <w:t>aktické části bakalářské práce</w:t>
      </w:r>
      <w:r w:rsidR="00470006">
        <w:t xml:space="preserve">, kde </w:t>
      </w:r>
      <w:r w:rsidR="007738F0">
        <w:t xml:space="preserve">je </w:t>
      </w:r>
      <w:r w:rsidR="00470006">
        <w:t xml:space="preserve">v šesté kapitole </w:t>
      </w:r>
      <w:r>
        <w:t>prezentován</w:t>
      </w:r>
      <w:r w:rsidR="007738F0">
        <w:t xml:space="preserve"> návrh a implementace metody, která za využití architektur </w:t>
      </w:r>
      <w:r w:rsidR="00470006">
        <w:lastRenderedPageBreak/>
        <w:t>dopředných</w:t>
      </w:r>
      <w:r w:rsidR="006D61AF">
        <w:t xml:space="preserve"> </w:t>
      </w:r>
      <w:r w:rsidR="007738F0">
        <w:t xml:space="preserve">neuronových sítí </w:t>
      </w:r>
      <w:r w:rsidR="006D61AF">
        <w:t>predikuje</w:t>
      </w:r>
      <w:r w:rsidR="007738F0">
        <w:t xml:space="preserve"> distribuc</w:t>
      </w:r>
      <w:r>
        <w:t>i</w:t>
      </w:r>
      <w:r w:rsidR="007738F0">
        <w:t xml:space="preserve"> objektů v</w:t>
      </w:r>
      <w:r w:rsidR="00AB0C35">
        <w:t> </w:t>
      </w:r>
      <w:r w:rsidR="007738F0">
        <w:t xml:space="preserve">dvojrozměrné scéně na základě naučených dat. </w:t>
      </w:r>
      <w:r w:rsidR="00AB0C35">
        <w:t xml:space="preserve">Softwarová implementace navržené </w:t>
      </w:r>
      <w:r w:rsidR="007738F0">
        <w:t>metod</w:t>
      </w:r>
      <w:r w:rsidR="00AB0C35">
        <w:t>y</w:t>
      </w:r>
      <w:r w:rsidR="007738F0">
        <w:t xml:space="preserve"> je otestována</w:t>
      </w:r>
      <w:r>
        <w:t xml:space="preserve"> v kapitole sedm</w:t>
      </w:r>
      <w:r w:rsidR="007738F0">
        <w:t xml:space="preserve"> a vyplynulé vý</w:t>
      </w:r>
      <w:r w:rsidR="00232EDF">
        <w:t>sledky jsou zhodnoceny v</w:t>
      </w:r>
      <w:r w:rsidR="00470006">
        <w:t> </w:t>
      </w:r>
      <w:r w:rsidR="00232EDF">
        <w:t>závěru</w:t>
      </w:r>
      <w:r w:rsidR="00470006">
        <w:t>, kde</w:t>
      </w:r>
      <w:r w:rsidR="00BB6FC3">
        <w:t xml:space="preserve"> jsou shrnuty </w:t>
      </w:r>
      <w:r w:rsidR="00470006" w:rsidRPr="00F640B4">
        <w:t>i</w:t>
      </w:r>
      <w:r w:rsidR="00470006">
        <w:t xml:space="preserve"> </w:t>
      </w:r>
      <w:r w:rsidR="00BB6FC3">
        <w:t xml:space="preserve">poznatky z teoretické části práce a </w:t>
      </w:r>
      <w:r w:rsidR="00470006">
        <w:t>j</w:t>
      </w:r>
      <w:r w:rsidR="00BB6FC3">
        <w:t>sou nastíněny možná rozšířen</w:t>
      </w:r>
      <w:r w:rsidR="00F640B4">
        <w:t>í</w:t>
      </w:r>
      <w:r w:rsidR="00BB6FC3">
        <w:t xml:space="preserve"> zkoumané oblasti.</w:t>
      </w:r>
    </w:p>
    <w:p w14:paraId="39C99D6C" w14:textId="69F4E9AB" w:rsidR="00191F46" w:rsidRPr="00191F46" w:rsidRDefault="00191F46" w:rsidP="00CD7A20">
      <w:pPr>
        <w:pStyle w:val="Heading1"/>
      </w:pPr>
      <w:bookmarkStart w:id="190" w:name="_Toc6218134"/>
      <w:r w:rsidRPr="00191F46">
        <w:lastRenderedPageBreak/>
        <w:t>Strojové učení</w:t>
      </w:r>
      <w:r w:rsidR="00B226CD">
        <w:t xml:space="preserve"> v </w:t>
      </w:r>
      <w:r w:rsidR="00D64732">
        <w:t>obecných rysech</w:t>
      </w:r>
      <w:bookmarkEnd w:id="190"/>
    </w:p>
    <w:p w14:paraId="36E2936C" w14:textId="199B381D" w:rsidR="003248FB" w:rsidRDefault="00B226CD" w:rsidP="00683C01">
      <w:pPr>
        <w:pStyle w:val="Standartnitext"/>
      </w:pPr>
      <w:r>
        <w:t xml:space="preserve">Z </w:t>
      </w:r>
      <w:r w:rsidR="00191F46" w:rsidRPr="00191F46">
        <w:t>formálních definic strojového učení je vybráno tradiční znění Toma Mitchella, který definuje strojové učení nás</w:t>
      </w:r>
      <w:r w:rsidR="00763A4F">
        <w:t>l</w:t>
      </w:r>
      <w:r w:rsidR="00191F46" w:rsidRPr="00191F46">
        <w:t xml:space="preserve">edujícím způsobem. </w:t>
      </w:r>
      <w:r w:rsidR="00191F46" w:rsidRPr="00962513">
        <w:rPr>
          <w:rStyle w:val="citacekurzvou"/>
        </w:rPr>
        <w:t>„Stroj (počítačový program) se učí plnit třídu zadání T ze zkušenost</w:t>
      </w:r>
      <w:r w:rsidR="00780F0C" w:rsidRPr="00F640B4">
        <w:rPr>
          <w:rStyle w:val="citacekurzvou"/>
        </w:rPr>
        <w:t>i</w:t>
      </w:r>
      <w:r w:rsidR="00191F46" w:rsidRPr="00962513">
        <w:rPr>
          <w:rStyle w:val="citacekurzvou"/>
        </w:rPr>
        <w:t xml:space="preserve"> E a s úspěšností P v tom případě, když se úspěšnost plně</w:t>
      </w:r>
      <w:r w:rsidRPr="00962513">
        <w:rPr>
          <w:rStyle w:val="citacekurzvou"/>
        </w:rPr>
        <w:t xml:space="preserve">ní zadaných úkolů T zlepšuje s </w:t>
      </w:r>
      <w:r w:rsidR="00191F46" w:rsidRPr="00962513">
        <w:rPr>
          <w:rStyle w:val="citacekurzvou"/>
        </w:rPr>
        <w:t>využitím znalostí nabytých ze zkušenosti E.“</w:t>
      </w:r>
      <w:r w:rsidR="0061418B">
        <w:rPr>
          <w:rStyle w:val="citacekurzvou"/>
        </w:rPr>
        <w:t xml:space="preserve"> </w:t>
      </w:r>
      <w:r w:rsidR="0061418B">
        <w:rPr>
          <w:rStyle w:val="citacekurzvou"/>
        </w:rPr>
        <w:fldChar w:fldCharType="begin"/>
      </w:r>
      <w:r w:rsidR="0061418B">
        <w:rPr>
          <w:rStyle w:val="citacekurzvou"/>
        </w:rPr>
        <w:instrText xml:space="preserve"> ADDIN ZOTERO_ITEM CSL_CITATION {"citationID":"9YQOfl2O","properties":{"formattedCitation":"(Mitchell 1997)","plainCitation":"(Mitchell 1997)","noteIndex":0},"citationItems":[{"id":159,"uris":["http://zotero.org/users/local/IbRhotwj/items/JNC9CCCD"],"uri":["http://zotero.org/users/local/IbRhotwj/items/JNC9CCCD"],"itemData":{"id":159,"type":"book","title":"Machine Learning","collection-title":"McGraw-Hill series in computer science","publisher":"McGraw-Hill","publisher-place":"New York","number-of-pages":"414","source":"Library of Congress ISBN","event-place":"New York","ISBN":"978-0-07-042807-2","call-number":"Q325.5 .M58 1997","language":"en","author":[{"family":"Mitchell","given":"Tom M."}],"issued":{"date-parts":[["1997"]]}}}],"schema":"https://github.com/citation-style-language/schema/raw/master/csl-citation.json"} </w:instrText>
      </w:r>
      <w:r w:rsidR="0061418B">
        <w:rPr>
          <w:rStyle w:val="citacekurzvou"/>
        </w:rPr>
        <w:fldChar w:fldCharType="separate"/>
      </w:r>
      <w:r w:rsidR="0061418B" w:rsidRPr="0061418B">
        <w:t>(Mitchell 1997)</w:t>
      </w:r>
      <w:r w:rsidR="0061418B">
        <w:rPr>
          <w:rStyle w:val="citacekurzvou"/>
        </w:rPr>
        <w:fldChar w:fldCharType="end"/>
      </w:r>
      <w:r w:rsidR="00191F46" w:rsidRPr="00191F46">
        <w:t xml:space="preserve">. </w:t>
      </w:r>
      <w:r w:rsidR="00683C01">
        <w:t xml:space="preserve">K </w:t>
      </w:r>
      <w:r w:rsidR="00EC2DCC">
        <w:t>základním praktickým úlohám</w:t>
      </w:r>
      <w:r w:rsidR="005815BF">
        <w:t>,</w:t>
      </w:r>
      <w:r w:rsidR="00EC2DCC">
        <w:t xml:space="preserve"> </w:t>
      </w:r>
      <w:r w:rsidR="006D61AF">
        <w:t>pro</w:t>
      </w:r>
      <w:r w:rsidR="00EC2DCC">
        <w:t xml:space="preserve"> něž jsou algoritmy strojového učení </w:t>
      </w:r>
      <w:r w:rsidR="006D61AF">
        <w:t>používány</w:t>
      </w:r>
      <w:r w:rsidR="00075D5A">
        <w:t xml:space="preserve"> patří klasifikace, predikce</w:t>
      </w:r>
      <w:r w:rsidR="00EC2DCC">
        <w:t>,</w:t>
      </w:r>
      <w:r w:rsidR="003248FB">
        <w:t xml:space="preserve"> expertní systémy,</w:t>
      </w:r>
      <w:r w:rsidR="00EC2DCC">
        <w:t xml:space="preserve"> popřípadě kontrola agenta</w:t>
      </w:r>
      <w:r w:rsidR="005815BF">
        <w:t xml:space="preserve"> autonomního systému</w:t>
      </w:r>
      <w:r w:rsidR="00EC2DCC">
        <w:t>.</w:t>
      </w:r>
    </w:p>
    <w:p w14:paraId="7384F9B0" w14:textId="7368B6D2" w:rsidR="003248FB" w:rsidRDefault="000F66F6" w:rsidP="00577EFD">
      <w:pPr>
        <w:pStyle w:val="Standartnitext"/>
      </w:pPr>
      <w:r>
        <w:t>Algoritmy strojového učení se</w:t>
      </w:r>
      <w:r w:rsidR="00577EFD">
        <w:t xml:space="preserve"> podle způsobu učení</w:t>
      </w:r>
      <w:r>
        <w:t xml:space="preserve"> dělí na dvě skupiny. Za prvé je to skupina </w:t>
      </w:r>
      <w:r w:rsidR="00577EFD">
        <w:t>tzv. „učení s učitelem“</w:t>
      </w:r>
      <w:r w:rsidR="000A3F68">
        <w:t xml:space="preserve"> angl. „supervised“</w:t>
      </w:r>
      <w:r w:rsidR="00577EFD">
        <w:t>. C</w:t>
      </w:r>
      <w:r w:rsidR="00075D5A">
        <w:t xml:space="preserve">ílem algoritmů </w:t>
      </w:r>
      <w:r w:rsidR="00577EFD">
        <w:t>této skupiny je</w:t>
      </w:r>
      <w:r w:rsidR="00075D5A">
        <w:t xml:space="preserve"> aproximace neznámé komplexní funkce</w:t>
      </w:r>
      <w:r w:rsidR="00CE67CC">
        <w:t xml:space="preserve"> </w:t>
      </w:r>
      <m:oMath>
        <m:r>
          <w:rPr>
            <w:rFonts w:ascii="Cambria Math" w:hAnsi="Cambria Math"/>
          </w:rPr>
          <m:t>y = f*(x)</m:t>
        </m:r>
      </m:oMath>
      <w:r w:rsidR="00075D5A">
        <w:t xml:space="preserve"> </w:t>
      </w:r>
      <w:r w:rsidR="000F37C0">
        <w:fldChar w:fldCharType="begin"/>
      </w:r>
      <w:r w:rsidR="000F37C0">
        <w:instrText xml:space="preserve"> ADDIN ZOTERO_ITEM CSL_CITATION {"citationID":"LCM7oSUr","properties":{"formattedCitation":"(Goodfellow et al. 2016)","plainCitation":"(Goodfellow et al. 2016)","noteIndex":0},"citationItems":[{"id":883,"uris":["http://zotero.org/users/local/IbRhotwj/items/US4UNA6C"],"uri":["http://zotero.org/users/local/IbRhotwj/items/US4UNA6C"],"itemData":{"id":883,"type":"book","title":"Deep Learning","publisher":"MIT Press","URL":"http://www.deeplearningbook.org","author":[{"family":"Goodfellow","given":"Ian"},{"family":"Benigo","given":"Yoshua"},{"family":"Courville","given":"Aaron"}],"issued":{"date-parts":[["2016"]]}}}],"schema":"https://github.com/citation-style-language/schema/raw/master/csl-citation.json"} </w:instrText>
      </w:r>
      <w:r w:rsidR="000F37C0">
        <w:fldChar w:fldCharType="separate"/>
      </w:r>
      <w:r w:rsidR="007911EC" w:rsidRPr="007911EC">
        <w:t>(Goodfellow et al. 2016)</w:t>
      </w:r>
      <w:r w:rsidR="000F37C0">
        <w:fldChar w:fldCharType="end"/>
      </w:r>
      <w:r w:rsidR="000F37C0">
        <w:t xml:space="preserve">. </w:t>
      </w:r>
      <w:r w:rsidR="00577EFD">
        <w:t>S</w:t>
      </w:r>
      <w:r w:rsidR="00652D69">
        <w:t> </w:t>
      </w:r>
      <w:r w:rsidR="00075D5A">
        <w:t>menší</w:t>
      </w:r>
      <w:r w:rsidR="00652D69">
        <w:t xml:space="preserve"> nebo větší</w:t>
      </w:r>
      <w:r w:rsidR="00075D5A">
        <w:t xml:space="preserve"> úspěšností</w:t>
      </w:r>
      <w:r w:rsidR="00780F0C">
        <w:t xml:space="preserve"> se tato a</w:t>
      </w:r>
      <w:r w:rsidR="00780F0C" w:rsidRPr="00F640B4">
        <w:t>p</w:t>
      </w:r>
      <w:r w:rsidR="00577EFD" w:rsidRPr="00F640B4">
        <w:t>roxi</w:t>
      </w:r>
      <w:r w:rsidR="00577EFD">
        <w:t>mace děje</w:t>
      </w:r>
      <w:r w:rsidR="00075D5A">
        <w:t xml:space="preserve"> za pomocí předkládání vstupních a výstupních vektorů hledané funkce. Celý aparát </w:t>
      </w:r>
      <w:r w:rsidR="00577EFD">
        <w:t>takového</w:t>
      </w:r>
      <w:r w:rsidR="00075D5A">
        <w:t xml:space="preserve"> optim</w:t>
      </w:r>
      <w:r w:rsidR="00AB0C35">
        <w:t>ali</w:t>
      </w:r>
      <w:r w:rsidR="00075D5A">
        <w:t>začního procesu je často parametrizovatelný</w:t>
      </w:r>
      <w:r w:rsidR="005B452A">
        <w:t xml:space="preserve"> takzvanými hyperparametry, přičemž </w:t>
      </w:r>
      <w:r w:rsidR="00075D5A">
        <w:t xml:space="preserve">celková úspěšnost nalezení příslušné funkce je na těchto parametrech závislá </w:t>
      </w:r>
      <w:r w:rsidR="00075D5A">
        <w:fldChar w:fldCharType="begin"/>
      </w:r>
      <w:r w:rsidR="00075D5A">
        <w:instrText xml:space="preserve"> ADDIN ZOTERO_ITEM CSL_CITATION {"citationID":"4PWnpSge","properties":{"formattedCitation":"(Jordan a Mitchell 2015)","plainCitation":"(Jordan a Mitchell 2015)","noteIndex":0},"citationItems":[{"id":878,"uris":["http://zotero.org/users/local/IbRhotwj/items/E5ACAJBT"],"uri":["http://zotero.org/users/local/IbRhotwj/items/E5ACAJBT"],"itemData":{"id":878,"type":"article-journal","title":"Machine learning: Trends, perspectives, and prospects","container-title":"Science","page":"255-260","volume":"349","issue":"6245","source":"Crossref","DOI":"10.1126/science.aaa8415","ISSN":"0036-8075, 1095-9203","shortTitle":"Machine learning","language":"en","author":[{"family":"Jordan","given":"M. I."},{"family":"Mitchell","given":"T. M."}],"issued":{"date-parts":[["2015",7,17]]}}}],"schema":"https://github.com/citation-style-language/schema/raw/master/csl-citation.json"} </w:instrText>
      </w:r>
      <w:r w:rsidR="00075D5A">
        <w:fldChar w:fldCharType="separate"/>
      </w:r>
      <w:r w:rsidR="007911EC" w:rsidRPr="007911EC">
        <w:t>(Jordan a Mitchell 2015)</w:t>
      </w:r>
      <w:r w:rsidR="00075D5A">
        <w:fldChar w:fldCharType="end"/>
      </w:r>
      <w:r w:rsidR="00B226CD">
        <w:t>.</w:t>
      </w:r>
      <w:r w:rsidR="00577EFD">
        <w:t xml:space="preserve"> Druhou skupinou jsou algoritmy, které se takzvaně „učí bez učitele“ </w:t>
      </w:r>
      <w:r w:rsidR="000A3F68">
        <w:t>angl. „unsupervised“. Ghahramani charakterizuje tento druh učení jako algoritmické hledání souvislostí v</w:t>
      </w:r>
      <w:r w:rsidR="00C92091">
        <w:t xml:space="preserve"> datech, která mají velice složitá rozdělení </w:t>
      </w:r>
      <w:r w:rsidR="000A3F68">
        <w:fldChar w:fldCharType="begin"/>
      </w:r>
      <w:r w:rsidR="000A3F68">
        <w:instrText xml:space="preserve"> ADDIN ZOTERO_ITEM CSL_CITATION {"citationID":"IZD5OTLe","properties":{"formattedCitation":"(Ghahramani 2004)","plainCitation":"(Ghahramani 2004)","noteIndex":0},"citationItems":[{"id":982,"uris":["http://zotero.org/users/local/IbRhotwj/items/3X5ZUHBZ"],"uri":["http://zotero.org/users/local/IbRhotwj/items/3X5ZUHBZ"],"itemData":{"id":982,"type":"post-weblog","title":"Unsupervised Learning","container-title":"GATSBY COMPUTATIONAL NEUROSCIENCE UNIT","URL":"http://mlg.eng.cam.ac.uk/zoubin/papers/ul.pdf","author":[{"family":"Ghahramani","given":"Zoubin"}],"issued":{"date-parts":[["2004"]]},"accessed":{"date-parts":[["2019",4,2]]}}}],"schema":"https://github.com/citation-style-language/schema/raw/master/csl-citation.json"} </w:instrText>
      </w:r>
      <w:r w:rsidR="000A3F68">
        <w:fldChar w:fldCharType="separate"/>
      </w:r>
      <w:r w:rsidR="000A3F68" w:rsidRPr="000A3F68">
        <w:t>(Ghahramani 2004)</w:t>
      </w:r>
      <w:r w:rsidR="000A3F68">
        <w:fldChar w:fldCharType="end"/>
      </w:r>
      <w:r w:rsidR="00C92091">
        <w:t>.</w:t>
      </w:r>
    </w:p>
    <w:p w14:paraId="49AE31BB" w14:textId="2450583F" w:rsidR="00763A4F" w:rsidRDefault="00D64732" w:rsidP="00504230">
      <w:pPr>
        <w:pStyle w:val="Standartnitext"/>
        <w:rPr>
          <w:lang w:bidi="he-IL"/>
        </w:rPr>
      </w:pPr>
      <w:r>
        <w:rPr>
          <w:lang w:bidi="he-IL"/>
        </w:rPr>
        <w:t>Jednoduché funkce lze v zásadě aproximovat i jinými čistě programově-algoritmickými metodami, to je nicméně často neefektivní</w:t>
      </w:r>
      <w:r w:rsidR="009D5C4C">
        <w:rPr>
          <w:lang w:bidi="he-IL"/>
        </w:rPr>
        <w:t>,</w:t>
      </w:r>
      <w:r>
        <w:rPr>
          <w:lang w:bidi="he-IL"/>
        </w:rPr>
        <w:t xml:space="preserve"> popřípadě u</w:t>
      </w:r>
      <w:r w:rsidR="00AB0C35">
        <w:rPr>
          <w:lang w:bidi="he-IL"/>
        </w:rPr>
        <w:t> </w:t>
      </w:r>
      <w:r>
        <w:rPr>
          <w:lang w:bidi="he-IL"/>
        </w:rPr>
        <w:t xml:space="preserve">komplexnějších funkcí vyloženě nereálné. </w:t>
      </w:r>
      <w:r w:rsidR="005815BF">
        <w:rPr>
          <w:lang w:bidi="he-IL"/>
        </w:rPr>
        <w:t xml:space="preserve">Následuje výčet hlavních argumentů pro upřednostňování algoritmů strojového učení, namísto implementace </w:t>
      </w:r>
      <w:r w:rsidR="00FD3A97">
        <w:rPr>
          <w:lang w:bidi="he-IL"/>
        </w:rPr>
        <w:t>jiného</w:t>
      </w:r>
      <w:r w:rsidR="00652D69">
        <w:rPr>
          <w:lang w:bidi="he-IL"/>
        </w:rPr>
        <w:t xml:space="preserve"> procedurálně či obecně</w:t>
      </w:r>
      <w:r w:rsidR="00763A4F">
        <w:rPr>
          <w:lang w:bidi="he-IL"/>
        </w:rPr>
        <w:t xml:space="preserve"> programově laděného</w:t>
      </w:r>
      <w:r w:rsidR="00683C01">
        <w:rPr>
          <w:lang w:bidi="he-IL"/>
        </w:rPr>
        <w:t xml:space="preserve"> systému.</w:t>
      </w:r>
    </w:p>
    <w:p w14:paraId="0BF82626" w14:textId="38C13C7D" w:rsidR="00763A4F" w:rsidRDefault="005815BF" w:rsidP="00763A4F">
      <w:pPr>
        <w:pStyle w:val="Standartnitext"/>
        <w:ind w:firstLine="708"/>
        <w:rPr>
          <w:lang w:bidi="he-IL"/>
        </w:rPr>
      </w:pPr>
      <w:r>
        <w:rPr>
          <w:lang w:bidi="he-IL"/>
        </w:rPr>
        <w:t xml:space="preserve">Mitchellem definovaná zkušenost </w:t>
      </w:r>
      <w:r w:rsidRPr="00962513">
        <w:rPr>
          <w:rStyle w:val="citacekurzvou"/>
        </w:rPr>
        <w:t>E</w:t>
      </w:r>
      <w:r>
        <w:rPr>
          <w:i/>
          <w:iCs/>
          <w:lang w:bidi="he-IL"/>
        </w:rPr>
        <w:t xml:space="preserve"> </w:t>
      </w:r>
      <w:r w:rsidR="00683C01">
        <w:rPr>
          <w:lang w:bidi="he-IL"/>
        </w:rPr>
        <w:t>je v</w:t>
      </w:r>
      <w:r w:rsidR="00AB0C35">
        <w:rPr>
          <w:lang w:bidi="he-IL"/>
        </w:rPr>
        <w:t> </w:t>
      </w:r>
      <w:r>
        <w:rPr>
          <w:lang w:bidi="he-IL"/>
        </w:rPr>
        <w:t xml:space="preserve">oblasti strojového učení reprezentována daty. </w:t>
      </w:r>
      <w:r w:rsidR="00FA2FB4">
        <w:rPr>
          <w:lang w:bidi="he-IL"/>
        </w:rPr>
        <w:t>Pro trénovací sadu je důležité</w:t>
      </w:r>
      <w:r w:rsidR="00D64732">
        <w:rPr>
          <w:lang w:bidi="he-IL"/>
        </w:rPr>
        <w:t xml:space="preserve"> to,</w:t>
      </w:r>
      <w:r w:rsidR="00FA2FB4">
        <w:rPr>
          <w:lang w:bidi="he-IL"/>
        </w:rPr>
        <w:t xml:space="preserve"> jaké formy nabývá</w:t>
      </w:r>
      <w:r w:rsidR="00D64732">
        <w:rPr>
          <w:lang w:bidi="he-IL"/>
        </w:rPr>
        <w:t xml:space="preserve"> a</w:t>
      </w:r>
      <w:r w:rsidR="00683C01">
        <w:rPr>
          <w:lang w:bidi="he-IL"/>
        </w:rPr>
        <w:t xml:space="preserve"> v </w:t>
      </w:r>
      <w:r w:rsidR="00FA2FB4">
        <w:rPr>
          <w:lang w:bidi="he-IL"/>
        </w:rPr>
        <w:t>jakém pořadí vstupu</w:t>
      </w:r>
      <w:r w:rsidR="00D64732">
        <w:rPr>
          <w:lang w:bidi="he-IL"/>
        </w:rPr>
        <w:t>jí jednotlivá data do algoritmu.</w:t>
      </w:r>
      <w:r w:rsidR="00FA2FB4">
        <w:rPr>
          <w:lang w:bidi="he-IL"/>
        </w:rPr>
        <w:t xml:space="preserve"> </w:t>
      </w:r>
      <w:r w:rsidR="00D64732">
        <w:rPr>
          <w:lang w:bidi="he-IL"/>
        </w:rPr>
        <w:t>Především je pak podstatné</w:t>
      </w:r>
      <w:r w:rsidR="00683C01">
        <w:rPr>
          <w:lang w:bidi="he-IL"/>
        </w:rPr>
        <w:t xml:space="preserve"> </w:t>
      </w:r>
      <w:r w:rsidR="00FA2FB4" w:rsidRPr="00962513">
        <w:rPr>
          <w:rStyle w:val="citacekurzvou"/>
        </w:rPr>
        <w:t>„…jak dobře</w:t>
      </w:r>
      <w:r w:rsidR="00D64732" w:rsidRPr="00962513">
        <w:rPr>
          <w:rStyle w:val="citacekurzvou"/>
        </w:rPr>
        <w:t xml:space="preserve"> data reprezentují</w:t>
      </w:r>
      <w:r w:rsidR="00FA2FB4" w:rsidRPr="00962513">
        <w:rPr>
          <w:rStyle w:val="citacekurzvou"/>
        </w:rPr>
        <w:t xml:space="preserve"> distribuci příkladů, přes které musí být výsledný systém evaluován úspěšností P.“</w:t>
      </w:r>
      <w:r w:rsidR="0061418B">
        <w:rPr>
          <w:rStyle w:val="citacekurzvou"/>
        </w:rPr>
        <w:t xml:space="preserve"> </w:t>
      </w:r>
      <w:r w:rsidR="0061418B">
        <w:rPr>
          <w:rStyle w:val="citacekurzvou"/>
        </w:rPr>
        <w:fldChar w:fldCharType="begin"/>
      </w:r>
      <w:r w:rsidR="0061418B">
        <w:rPr>
          <w:rStyle w:val="citacekurzvou"/>
        </w:rPr>
        <w:instrText xml:space="preserve"> ADDIN ZOTERO_ITEM CSL_CITATION {"citationID":"84r79Slk","properties":{"formattedCitation":"(Mitchell 1997)","plainCitation":"(Mitchell 1997)","noteIndex":0},"citationItems":[{"id":159,"uris":["http://zotero.org/users/local/IbRhotwj/items/JNC9CCCD"],"uri":["http://zotero.org/users/local/IbRhotwj/items/JNC9CCCD"],"itemData":{"id":159,"type":"book","title":"Machine Learning","collection-title":"McGraw-Hill series in computer science","publisher":"McGraw-Hill","publisher-place":"New York","number-of-pages":"414","source":"Library of Congress ISBN","event-place":"New York","ISBN":"978-0-07-042807-2","call-number":"Q325.5 .M58 1997","language":"en","author":[{"family":"Mitchell","given":"Tom M."}],"issued":{"date-parts":[["1997"]]}}}],"schema":"https://github.com/citation-style-language/schema/raw/master/csl-citation.json"} </w:instrText>
      </w:r>
      <w:r w:rsidR="0061418B">
        <w:rPr>
          <w:rStyle w:val="citacekurzvou"/>
        </w:rPr>
        <w:fldChar w:fldCharType="separate"/>
      </w:r>
      <w:r w:rsidR="0061418B" w:rsidRPr="0061418B">
        <w:t>(Mitchell 1997)</w:t>
      </w:r>
      <w:r w:rsidR="0061418B">
        <w:rPr>
          <w:rStyle w:val="citacekurzvou"/>
        </w:rPr>
        <w:fldChar w:fldCharType="end"/>
      </w:r>
      <w:r w:rsidR="000F37C0">
        <w:rPr>
          <w:lang w:bidi="he-IL"/>
        </w:rPr>
        <w:t>.</w:t>
      </w:r>
      <w:r w:rsidR="00683C01">
        <w:rPr>
          <w:lang w:bidi="he-IL"/>
        </w:rPr>
        <w:t xml:space="preserve"> V </w:t>
      </w:r>
      <w:r w:rsidR="00FA2FB4">
        <w:rPr>
          <w:lang w:bidi="he-IL"/>
        </w:rPr>
        <w:t xml:space="preserve">takto definované trénovací sadě, lze pak </w:t>
      </w:r>
      <w:r w:rsidR="009D5C4C">
        <w:rPr>
          <w:lang w:bidi="he-IL"/>
        </w:rPr>
        <w:t>s</w:t>
      </w:r>
      <w:r w:rsidR="00FA2FB4">
        <w:rPr>
          <w:lang w:bidi="he-IL"/>
        </w:rPr>
        <w:t xml:space="preserve"> pomocí vhodných algoritmů strojového učení hledat obecné vztahy a korelace, které by tradiční analýze zůstaly skryté</w:t>
      </w:r>
      <w:r w:rsidR="009D5C4C">
        <w:rPr>
          <w:lang w:bidi="he-IL"/>
        </w:rPr>
        <w:t>.</w:t>
      </w:r>
      <w:r w:rsidR="000F37C0">
        <w:rPr>
          <w:lang w:bidi="he-IL"/>
        </w:rPr>
        <w:t xml:space="preserve"> </w:t>
      </w:r>
      <w:r w:rsidR="009D5C4C">
        <w:rPr>
          <w:lang w:bidi="he-IL"/>
        </w:rPr>
        <w:t>T</w:t>
      </w:r>
      <w:r w:rsidR="000F37C0">
        <w:rPr>
          <w:lang w:bidi="he-IL"/>
        </w:rPr>
        <w:t>o znamená, že by se</w:t>
      </w:r>
      <w:r w:rsidR="00A00427">
        <w:rPr>
          <w:lang w:bidi="he-IL"/>
        </w:rPr>
        <w:t xml:space="preserve"> jen těžko hledala přiměřená algoritmizovatelná logika</w:t>
      </w:r>
      <w:r w:rsidR="00FA2FB4">
        <w:rPr>
          <w:lang w:bidi="he-IL"/>
        </w:rPr>
        <w:t>.</w:t>
      </w:r>
      <w:r w:rsidR="00652D69">
        <w:rPr>
          <w:lang w:bidi="he-IL"/>
        </w:rPr>
        <w:t xml:space="preserve"> Tak zní první argument.</w:t>
      </w:r>
      <w:r w:rsidR="00683C01">
        <w:rPr>
          <w:lang w:bidi="he-IL"/>
        </w:rPr>
        <w:t xml:space="preserve"> Vzhledem k </w:t>
      </w:r>
      <w:r w:rsidR="00FA2FB4">
        <w:rPr>
          <w:lang w:bidi="he-IL"/>
        </w:rPr>
        <w:t xml:space="preserve">záměru této práce lze </w:t>
      </w:r>
      <w:r w:rsidR="00FA2FB4">
        <w:rPr>
          <w:lang w:bidi="he-IL"/>
        </w:rPr>
        <w:lastRenderedPageBreak/>
        <w:t>dodat, že tyto</w:t>
      </w:r>
      <w:r w:rsidR="00D64732">
        <w:rPr>
          <w:lang w:bidi="he-IL"/>
        </w:rPr>
        <w:t xml:space="preserve"> skryté</w:t>
      </w:r>
      <w:r w:rsidR="00FA2FB4">
        <w:rPr>
          <w:lang w:bidi="he-IL"/>
        </w:rPr>
        <w:t xml:space="preserve"> vztahy mohou být později užity ke generování nových vzorků </w:t>
      </w:r>
      <w:r w:rsidR="00763A4F">
        <w:rPr>
          <w:lang w:bidi="he-IL"/>
        </w:rPr>
        <w:t>při zachování</w:t>
      </w:r>
      <w:r w:rsidR="00FA2FB4">
        <w:rPr>
          <w:lang w:bidi="he-IL"/>
        </w:rPr>
        <w:t xml:space="preserve"> obecné charakteristiky</w:t>
      </w:r>
      <w:r w:rsidR="00715B21">
        <w:rPr>
          <w:lang w:bidi="he-IL"/>
        </w:rPr>
        <w:t xml:space="preserve"> a </w:t>
      </w:r>
      <w:r w:rsidR="00632EFF">
        <w:rPr>
          <w:lang w:bidi="he-IL"/>
        </w:rPr>
        <w:t>distribuce</w:t>
      </w:r>
      <w:r w:rsidR="00683C01">
        <w:rPr>
          <w:lang w:bidi="he-IL"/>
        </w:rPr>
        <w:t xml:space="preserve"> trénovací sady.</w:t>
      </w:r>
    </w:p>
    <w:p w14:paraId="1436F2C4" w14:textId="0DC1BF0B" w:rsidR="00F619E4" w:rsidRPr="00F619E4" w:rsidRDefault="00D64732" w:rsidP="00652D69">
      <w:pPr>
        <w:pStyle w:val="Standartnitext"/>
        <w:ind w:firstLine="708"/>
      </w:pPr>
      <w:r>
        <w:rPr>
          <w:lang w:bidi="he-IL"/>
        </w:rPr>
        <w:t>Mezi další důvody</w:t>
      </w:r>
      <w:r w:rsidR="00FA2FB4">
        <w:rPr>
          <w:lang w:bidi="he-IL"/>
        </w:rPr>
        <w:t xml:space="preserve"> pro preferenci </w:t>
      </w:r>
      <w:r w:rsidR="00763A4F">
        <w:rPr>
          <w:lang w:bidi="he-IL"/>
        </w:rPr>
        <w:t>algoritmů strojového učení</w:t>
      </w:r>
      <w:r w:rsidR="00FB1A31">
        <w:rPr>
          <w:lang w:bidi="he-IL"/>
        </w:rPr>
        <w:t xml:space="preserve"> </w:t>
      </w:r>
      <w:r>
        <w:rPr>
          <w:lang w:bidi="he-IL"/>
        </w:rPr>
        <w:t>patří</w:t>
      </w:r>
      <w:r w:rsidR="00FB1A31">
        <w:rPr>
          <w:lang w:bidi="he-IL"/>
        </w:rPr>
        <w:t xml:space="preserve"> dle Nil</w:t>
      </w:r>
      <w:r w:rsidR="00FA2FB4">
        <w:rPr>
          <w:lang w:bidi="he-IL"/>
        </w:rPr>
        <w:t>s</w:t>
      </w:r>
      <w:r w:rsidR="00FB1A31">
        <w:rPr>
          <w:lang w:bidi="he-IL"/>
        </w:rPr>
        <w:t>s</w:t>
      </w:r>
      <w:r w:rsidR="00FA2FB4">
        <w:rPr>
          <w:lang w:bidi="he-IL"/>
        </w:rPr>
        <w:t xml:space="preserve">ona </w:t>
      </w:r>
      <w:r w:rsidR="00FB1A31">
        <w:rPr>
          <w:lang w:bidi="he-IL"/>
        </w:rPr>
        <w:t xml:space="preserve">enormní velikost datové sady, která znemožňuje syntézu do tradičního programu. </w:t>
      </w:r>
      <w:r w:rsidR="00075D5A">
        <w:rPr>
          <w:lang w:bidi="he-IL"/>
        </w:rPr>
        <w:t>Dalším</w:t>
      </w:r>
      <w:r w:rsidR="00763A4F">
        <w:rPr>
          <w:lang w:bidi="he-IL"/>
        </w:rPr>
        <w:t xml:space="preserve"> argumentem je</w:t>
      </w:r>
      <w:r w:rsidR="00FB1A31">
        <w:rPr>
          <w:lang w:bidi="he-IL"/>
        </w:rPr>
        <w:t xml:space="preserve"> dynamická proměnlivost dat, na k</w:t>
      </w:r>
      <w:r w:rsidR="00683C01">
        <w:rPr>
          <w:lang w:bidi="he-IL"/>
        </w:rPr>
        <w:t xml:space="preserve">terou musí být systém schopný v </w:t>
      </w:r>
      <w:r w:rsidR="00FB1A31">
        <w:rPr>
          <w:lang w:bidi="he-IL"/>
        </w:rPr>
        <w:t>ideálním případě reagovat. A konečně jsou některé úlohy definovatelné pouze pomo</w:t>
      </w:r>
      <w:r>
        <w:rPr>
          <w:lang w:bidi="he-IL"/>
        </w:rPr>
        <w:t>cí předkládání četných příkladů</w:t>
      </w:r>
      <w:r w:rsidR="00FB1A31">
        <w:rPr>
          <w:lang w:bidi="he-IL"/>
        </w:rPr>
        <w:t xml:space="preserve"> (Nilsson 1998)</w:t>
      </w:r>
      <w:r w:rsidR="00F619E4">
        <w:t>.</w:t>
      </w:r>
      <w:r w:rsidR="00AC776C">
        <w:t xml:space="preserve"> Většinu </w:t>
      </w:r>
      <w:r w:rsidR="00683C01">
        <w:t>z</w:t>
      </w:r>
      <w:r w:rsidR="00186380">
        <w:t> </w:t>
      </w:r>
      <w:r w:rsidR="00AC776C">
        <w:t xml:space="preserve">těchto jedinečných náležitostí lze demonstrovat na současném projektu </w:t>
      </w:r>
      <w:r w:rsidR="0040279A">
        <w:t>Alter</w:t>
      </w:r>
      <w:r w:rsidR="00AC776C">
        <w:t>ego, který mapuje neuromuskulární signály</w:t>
      </w:r>
      <w:r w:rsidR="0040279A">
        <w:t xml:space="preserve"> kolem úst</w:t>
      </w:r>
      <w:r w:rsidR="00AC776C">
        <w:t xml:space="preserve"> </w:t>
      </w:r>
      <w:r w:rsidR="0040279A">
        <w:t xml:space="preserve">na omezený slovník pojmů s úspěšností 92% </w:t>
      </w:r>
      <w:r w:rsidR="0040279A">
        <w:fldChar w:fldCharType="begin"/>
      </w:r>
      <w:r w:rsidR="0040279A">
        <w:instrText xml:space="preserve"> ADDIN ZOTERO_ITEM CSL_CITATION {"citationID":"39QFUD5L","properties":{"formattedCitation":"(Kapur et al. 2018)","plainCitation":"(Kapur et al. 2018)","noteIndex":0},"citationItems":[{"id":893,"uris":["http://zotero.org/users/local/IbRhotwj/items/SINF4KLT"],"uri":["http://zotero.org/users/local/IbRhotwj/items/SINF4KLT"],"itemData":{"id":893,"type":"paper-conference","title":"AlterEgo: A Personalized Wearable Silent Speech Interface","container-title":"23rd International Conference on Intelligent User Interfaces","collection-title":"IUI '18","publisher":"ACM","publisher-place":"New York, NY, USA","page":"43–53","source":"ACM Digital Library","event-place":"New York, NY, USA","abstract":"We present a wearable interface that allows a user to silently converse with a computing device without any voice or any discernible movements - thereby enabling the user to communicate with devices, AI assistants, applications or other people in a silent, concealed and seamless manner. A user's intention to speak and internal speech is characterized by neuromuscular signals in internal speech articulators that are captured by the AlterEgo system to reconstruct this speech. We use this to facilitate a natural language user interface, where users can silently communicate in natural language and receive aural output (e.g - bone conduction headphones), thereby enabling a discreet, bi-directional interface with a computing device, and providing a seamless form of intelligence augmentation. The paper describes the architecture, design, implementation and operation of the entire system. We demonstrate robustness of the system through user studies and report 92% median word accuracy levels.","URL":"http://doi.acm.org/10.1145/3172944.3172977","DOI":"10.1145/3172944.3172977","ISBN":"978-1-4503-4945-1","note":"event-place: Tokyo, Japan","shortTitle":"AlterEgo","author":[{"family":"Kapur","given":"Arnav"},{"family":"Kapur","given":"Shreyas"},{"family":"Maes","given":"Pattie"}],"issued":{"date-parts":[["2018"]]},"accessed":{"date-parts":[["2019",3,8]]}}}],"schema":"https://github.com/citation-style-language/schema/raw/master/csl-citation.json"} </w:instrText>
      </w:r>
      <w:r w:rsidR="0040279A">
        <w:fldChar w:fldCharType="separate"/>
      </w:r>
      <w:r w:rsidR="007911EC" w:rsidRPr="007911EC">
        <w:t>(Kapur et al. 2018)</w:t>
      </w:r>
      <w:r w:rsidR="0040279A">
        <w:fldChar w:fldCharType="end"/>
      </w:r>
      <w:r w:rsidR="0040279A">
        <w:t xml:space="preserve">. Lze si jen stěží představit, že by tato funkce byla nalezena </w:t>
      </w:r>
      <w:r w:rsidR="0040279A" w:rsidRPr="00F640B4">
        <w:t>a</w:t>
      </w:r>
      <w:r w:rsidR="00683C01">
        <w:t xml:space="preserve"> prováděna programovou cestou.</w:t>
      </w:r>
    </w:p>
    <w:p w14:paraId="1B0C0D77" w14:textId="77777777" w:rsidR="00715B21" w:rsidRDefault="00715B21" w:rsidP="00715B21">
      <w:pPr>
        <w:pStyle w:val="Heading2"/>
        <w:rPr>
          <w:lang w:bidi="he-IL"/>
        </w:rPr>
      </w:pPr>
      <w:bookmarkStart w:id="191" w:name="_Toc6218135"/>
      <w:r>
        <w:t>Rozli</w:t>
      </w:r>
      <w:r>
        <w:rPr>
          <w:lang w:bidi="he-IL"/>
        </w:rPr>
        <w:t>šení diskriminativních a generativních modelů</w:t>
      </w:r>
      <w:bookmarkEnd w:id="191"/>
    </w:p>
    <w:p w14:paraId="55390F00" w14:textId="2F669B26" w:rsidR="001B67A0" w:rsidRPr="00AB2098" w:rsidRDefault="00C92091" w:rsidP="00652D69">
      <w:pPr>
        <w:pStyle w:val="Standartnitext"/>
        <w:ind w:firstLine="576"/>
      </w:pPr>
      <w:r>
        <w:rPr>
          <w:lang w:bidi="he-IL"/>
        </w:rPr>
        <w:t>Kromě rozlišení strojového učení dle způsobu učení, lze zavést ještě dělení na diskriminativní a generativní modely</w:t>
      </w:r>
      <w:r w:rsidR="00EE1FF5">
        <w:rPr>
          <w:lang w:bidi="he-IL"/>
        </w:rPr>
        <w:t>.</w:t>
      </w:r>
      <w:r w:rsidR="00652D69">
        <w:rPr>
          <w:lang w:bidi="he-IL"/>
        </w:rPr>
        <w:t xml:space="preserve"> </w:t>
      </w:r>
      <w:r w:rsidR="00884992" w:rsidRPr="00AB2098">
        <w:t>Zatímco u diskriminativních modelů jde o</w:t>
      </w:r>
      <w:r w:rsidR="004C0032">
        <w:t> </w:t>
      </w:r>
      <w:r w:rsidR="00884992" w:rsidRPr="00AB2098">
        <w:t>namapování vstupů na konkrétní výstup, kterým může být konkrétní třída či skalární hodnota, generativní přístup modeluje pravděpodobnostní relace mezi proměnnými daného modelu</w:t>
      </w:r>
      <w:r w:rsidR="00787F85" w:rsidRPr="00AB2098">
        <w:t xml:space="preserve"> </w:t>
      </w:r>
      <w:r w:rsidR="00884992" w:rsidRPr="00AB2098">
        <w:fldChar w:fldCharType="begin"/>
      </w:r>
      <w:r w:rsidR="00FF0618">
        <w:instrText xml:space="preserve"> ADDIN ZOTERO_ITEM CSL_CITATION {"citationID":"OPrn0G7O","properties":{"formattedCitation":"(Jebara 1996)","plainCitation":"(Jebara 1996)","noteIndex":0},"citationItems":[{"id":"Bx7wmUm2/7TweM0Xg","uris":["http://zotero.org/users/local/DXBpxSa9/items/HK5UUPBX"],"uri":["http://zotero.org/users/local/DXBpxSa9/items/HK5UUPBX"],"itemData":{"id":481,"type":"article-journal","title":"Discriminative, Generative and Imitative Learning","page":"212","source":"Zotero","abstract":"I propose a common framework that combines three diﬀerent paradigms in machine learning: generative, discriminative and imitative learning. A generative probabilistic distribution is a principled way to model many machine learning and machine perception problems. Therein, one provides domain speciﬁc knowledge in terms of structure and parameter priors over the joint space of variables. Bayesian networks and Bayesian statistics provide a rich and ﬂexible language for specifying this knowledge and subsequently reﬁning it with data and observations. The ﬁnal result is a distribution that is a good generator of novel exemplars.","language":"en","author":[{"family":"Jebara","given":"Tony"}],"issued":{"date-parts":[["1996"]]}}}],"schema":"https://github.com/citation-style-language/schema/raw/master/csl-citation.json"} </w:instrText>
      </w:r>
      <w:r w:rsidR="00884992" w:rsidRPr="00AB2098">
        <w:fldChar w:fldCharType="separate"/>
      </w:r>
      <w:r w:rsidR="007911EC" w:rsidRPr="007911EC">
        <w:t>(Jebara 1996)</w:t>
      </w:r>
      <w:r w:rsidR="00884992" w:rsidRPr="00AB2098">
        <w:fldChar w:fldCharType="end"/>
      </w:r>
      <w:r w:rsidR="00884992" w:rsidRPr="00AB2098">
        <w:t xml:space="preserve">. </w:t>
      </w:r>
      <w:r w:rsidR="00273E31" w:rsidRPr="00AB2098">
        <w:t xml:space="preserve">Pro N proměnných lze v těchto modelech nalézt úplnou </w:t>
      </w:r>
      <w:r w:rsidR="003D3656" w:rsidRPr="00AB2098">
        <w:t>s</w:t>
      </w:r>
      <w:r w:rsidR="00273E31" w:rsidRPr="00AB2098">
        <w:t>druženou pravděpodobnost ve formě p(x</w:t>
      </w:r>
      <w:r w:rsidR="00273E31" w:rsidRPr="00770957">
        <w:rPr>
          <w:vertAlign w:val="subscript"/>
        </w:rPr>
        <w:t>1</w:t>
      </w:r>
      <w:r w:rsidR="00770957">
        <w:t>, ... ,</w:t>
      </w:r>
      <w:r w:rsidR="00273E31" w:rsidRPr="00AB2098">
        <w:t>x</w:t>
      </w:r>
      <w:r w:rsidR="00273E31" w:rsidRPr="00770957">
        <w:rPr>
          <w:vertAlign w:val="subscript"/>
        </w:rPr>
        <w:t>n</w:t>
      </w:r>
      <w:r w:rsidR="00273E31" w:rsidRPr="00AB2098">
        <w:t>). Existuje-li vyjádření takové distribuce, lze na základě této formule odvozovat další hodnoty proměnných</w:t>
      </w:r>
      <w:r w:rsidR="003748C1">
        <w:t xml:space="preserve"> například</w:t>
      </w:r>
      <w:r w:rsidR="00273E31" w:rsidRPr="00AB2098">
        <w:t xml:space="preserve"> pomocí </w:t>
      </w:r>
      <w:r w:rsidR="00232EDF">
        <w:t>B</w:t>
      </w:r>
      <w:r w:rsidR="00273E31" w:rsidRPr="00AB2098">
        <w:t>ayesovských pravidel.</w:t>
      </w:r>
      <w:r w:rsidR="00444C8F" w:rsidRPr="00AB2098">
        <w:t xml:space="preserve"> </w:t>
      </w:r>
      <w:r w:rsidR="00500E84" w:rsidRPr="00191F46">
        <w:t xml:space="preserve">Goodfellow definuje generativní modely jako </w:t>
      </w:r>
      <w:r w:rsidR="00500E84" w:rsidRPr="00C52069">
        <w:rPr>
          <w:rStyle w:val="citacekurzvou"/>
        </w:rPr>
        <w:t>„...modely, které se na základě tréninkové distribuce dat tvořených množinou</w:t>
      </w:r>
      <w:r w:rsidR="00500E84" w:rsidRPr="00191F46">
        <w:rPr>
          <w:i/>
        </w:rPr>
        <w:t xml:space="preserve"> p</w:t>
      </w:r>
      <w:r w:rsidR="00500E84" w:rsidRPr="00191F46">
        <w:rPr>
          <w:i/>
          <w:vertAlign w:val="subscript"/>
        </w:rPr>
        <w:t xml:space="preserve">data </w:t>
      </w:r>
      <w:r w:rsidR="00500E84" w:rsidRPr="00C52069">
        <w:rPr>
          <w:rStyle w:val="citacekurzvou"/>
        </w:rPr>
        <w:t>naučí odhad takové distribuce reprezentovat“</w:t>
      </w:r>
      <w:r w:rsidR="00500E84" w:rsidRPr="00191F46">
        <w:t>.</w:t>
      </w:r>
      <w:r w:rsidR="00500E84" w:rsidRPr="00500E84">
        <w:t xml:space="preserve"> </w:t>
      </w:r>
      <w:r w:rsidR="00500E84" w:rsidRPr="00191F46">
        <w:fldChar w:fldCharType="begin"/>
      </w:r>
      <w:r w:rsidR="00500E84">
        <w:instrText xml:space="preserve"> ADDIN ZOTERO_ITEM CSL_CITATION {"citationID":"uwfiUxRv","properties":{"formattedCitation":"(Goodfellow et al. 2014)","plainCitation":"(Goodfellow et al. 2014)","noteIndex":0},"citationItems":[{"id":63,"uris":["http://zotero.org/users/local/IbRhotwj/items/HLRBGLQV"],"uri":["http://zotero.org/users/local/IbRhotwj/items/HLRBGLQV"],"itemData":{"id":63,"type":"chapter","title":"Generative Adversarial Nets","container-title":"Advances in Neural Information Processing Systems 27","publisher":"Curran Associates, Inc.","page":"2672–2680","source":"Neural Information Processing Systems","URL":"http://papers.nips.cc/paper/5423-generative-adversarial-nets.pdf","author":[{"family":"Goodfellow","given":"Ian"},{"family":"Pouget-Abadie","given":"Jean"},{"family":"Mirza","given":"Mehdi"},{"family":"Xu","given":"Bing"},{"family":"Warde-Farley","given":"David"},{"family":"Ozair","given":"Sherjil"},{"family":"Courville","given":"Aaron"},{"family":"Bengio","given":"Yoshua"}],"editor":[{"family":"Ghahramani","given":"Z."},{"family":"Welling","given":"M."},{"family":"Cortes","given":"C."},{"family":"Lawrence","given":"N. D."},{"family":"Weinberger","given":"K. Q."}],"issued":{"date-parts":[["2014"]]},"accessed":{"date-parts":[["2018",6,4]]}}}],"schema":"https://github.com/citation-style-language/schema/raw/master/csl-citation.json"} </w:instrText>
      </w:r>
      <w:r w:rsidR="00500E84" w:rsidRPr="00191F46">
        <w:fldChar w:fldCharType="separate"/>
      </w:r>
      <w:r w:rsidR="00500E84" w:rsidRPr="007911EC">
        <w:t>(Goodfellow et al. 2014)</w:t>
      </w:r>
      <w:r w:rsidR="00500E84" w:rsidRPr="00191F46">
        <w:fldChar w:fldCharType="end"/>
      </w:r>
      <w:r w:rsidR="00273E31" w:rsidRPr="00AB2098">
        <w:t xml:space="preserve"> </w:t>
      </w:r>
      <w:r w:rsidR="00787F85" w:rsidRPr="00AB2098">
        <w:t>Generativní modely existují</w:t>
      </w:r>
      <w:r w:rsidR="00B87F69">
        <w:t xml:space="preserve"> v </w:t>
      </w:r>
      <w:r w:rsidR="00500E84">
        <w:t>několika</w:t>
      </w:r>
      <w:r w:rsidR="00B87F69">
        <w:t xml:space="preserve"> formách. Může se jednat o</w:t>
      </w:r>
      <w:r w:rsidR="00500E84">
        <w:t xml:space="preserve"> modely hlubokého učení či takzvané grafické modely potažmo</w:t>
      </w:r>
      <w:r w:rsidR="00B87F69">
        <w:t xml:space="preserve"> </w:t>
      </w:r>
      <w:r w:rsidR="00787F85" w:rsidRPr="00AB2098">
        <w:t>bayesovské sítě se směr</w:t>
      </w:r>
      <w:r w:rsidR="00500E84">
        <w:t xml:space="preserve">ovými relacemi mezi proměnnými, </w:t>
      </w:r>
      <w:r w:rsidR="00787F85" w:rsidRPr="00AB2098">
        <w:t>Markovovy modely, popříp</w:t>
      </w:r>
      <w:r w:rsidR="005D4AB0">
        <w:t>adě Markovov</w:t>
      </w:r>
      <w:r w:rsidR="00287B4C" w:rsidRPr="00F640B4">
        <w:t>a</w:t>
      </w:r>
      <w:r w:rsidR="005D4AB0">
        <w:t xml:space="preserve"> nahodilostní pole</w:t>
      </w:r>
      <w:r w:rsidR="00787F85" w:rsidRPr="00AB2098">
        <w:t xml:space="preserve"> </w:t>
      </w:r>
      <w:r w:rsidR="00683C01">
        <w:fldChar w:fldCharType="begin"/>
      </w:r>
      <w:r w:rsidR="00683C01">
        <w:instrText xml:space="preserve"> ADDIN ZOTERO_ITEM CSL_CITATION {"citationID":"FDtzMDcj","properties":{"formattedCitation":"(Jebara 2004)","plainCitation":"(Jebara 2004)","noteIndex":0},"citationItems":[{"id":971,"uris":["http://zotero.org/users/local/IbRhotwj/items/MVERKHXW"],"uri":["http://zotero.org/users/local/IbRhotwj/items/MVERKHXW"],"itemData":{"id":971,"type":"book","title":"Machine Learning Discriminative and Generative","publisher":"Springer US","publisher-place":"United States","edition":"1","event-place":"United States","abstract":"Machine Learning: Discriminative and Generative covers the main contemporary themes and tools in machine learning ranging from Bayesian probabilistic models to discriminative support-vector machines. However, unlike previous books that only discuss these rather different approaches in isolation, it bridges the two schools of thought together within a common framework, elegantly connecting their various theories and making one common big-picture. Also, this bridge brings forth new hybrid discriminative-generative tools that combine the strengths of both camps. This book serves multiple purposes as well. The framework acts as a scientific breakthrough, fusing the areas of generative and discriminative learning and will be of interest to many researchers. However, as a conceptual breakthrough, this common framework unifies many previously unrelated tools and techniques and makes them understandable to a larger portion of the public. This gives the more practical-minded engineer, student and the industrial public an easy-access and more sensible road map into the world of machine learning.","URL":"https://www.springer.com/gp/book/9781402076473","ISBN":"978-1-4419-9011-2","author":[{"family":"Jebara","given":"Tony"}],"issued":{"date-parts":[["2004"]]}}}],"schema":"https://github.com/citation-style-language/schema/raw/master/csl-citation.json"} </w:instrText>
      </w:r>
      <w:r w:rsidR="00683C01">
        <w:fldChar w:fldCharType="separate"/>
      </w:r>
      <w:r w:rsidR="007911EC" w:rsidRPr="007911EC">
        <w:t>(Jebara 2004)</w:t>
      </w:r>
      <w:r w:rsidR="00683C01">
        <w:fldChar w:fldCharType="end"/>
      </w:r>
      <w:r w:rsidR="00683C01">
        <w:t xml:space="preserve">. </w:t>
      </w:r>
      <w:r w:rsidR="00F619E4" w:rsidRPr="00AB2098">
        <w:t>Na příkladu klasifikace</w:t>
      </w:r>
      <w:r w:rsidR="00A572BF" w:rsidRPr="00AB2098">
        <w:t xml:space="preserve"> rastrových obrázků</w:t>
      </w:r>
      <w:r w:rsidR="00F619E4" w:rsidRPr="00AB2098">
        <w:t xml:space="preserve"> jednociferných čísel demonstruje Revow zásadní praktický důsledek při použití generativních modelů, totiž ten, že najdeme-li generativní model pro daný systém, našli jsme i model, který je schopen generovat nové vzorky </w:t>
      </w:r>
      <w:r w:rsidR="00F619E4" w:rsidRPr="00AB2098">
        <w:fldChar w:fldCharType="begin"/>
      </w:r>
      <w:r w:rsidR="00FF0618">
        <w:instrText xml:space="preserve"> ADDIN ZOTERO_ITEM CSL_CITATION {"citationID":"xYr2fYji","properties":{"formattedCitation":"(Michael Revow et al. 1996)","plainCitation":"(Michael Revow et al. 1996)","noteIndex":0},"citationItems":[{"id":"Bx7wmUm2/kjAgCeGk","uris":["http://zotero.org/users/local/DXBpxSa9/items/WDPKK3UD"],"uri":["http://zotero.org/users/local/DXBpxSa9/items/WDPKK3UD"],"itemData":{"id":486,"type":"article-journal","title":"Using Generative Models for Handwritten Digit Recognition","container-title":"IEEE Transactions on pattern analysis and machine intelligence","page":"15","volume":"18","issue":"6","author":[{"literal":"Michael Revow"},{"literal":"Christopher K.I Williams"},{"literal":"Geoffrey E. Hinton"}],"issued":{"date-parts":[["1996"]]}}}],"schema":"https://github.com/citation-style-language/schema/raw/master/csl-citation.json"} </w:instrText>
      </w:r>
      <w:r w:rsidR="00F619E4" w:rsidRPr="00AB2098">
        <w:fldChar w:fldCharType="separate"/>
      </w:r>
      <w:r w:rsidR="007911EC" w:rsidRPr="007911EC">
        <w:t>(Michael Revow et al. 1996)</w:t>
      </w:r>
      <w:r w:rsidR="00F619E4" w:rsidRPr="00AB2098">
        <w:fldChar w:fldCharType="end"/>
      </w:r>
      <w:r w:rsidR="00F619E4" w:rsidRPr="00AB2098">
        <w:t>.</w:t>
      </w:r>
    </w:p>
    <w:p w14:paraId="0901486C" w14:textId="46240E7A" w:rsidR="000B6173" w:rsidRPr="00AB2098" w:rsidRDefault="00683C01" w:rsidP="00AB2098">
      <w:pPr>
        <w:pStyle w:val="Standartnitext"/>
      </w:pPr>
      <w:r>
        <w:t xml:space="preserve">Diskriminativní modely se v </w:t>
      </w:r>
      <w:r w:rsidR="00273E31" w:rsidRPr="00AB2098">
        <w:t>jádru svého fungovaní snaží aproximovat ideální hranici, kter</w:t>
      </w:r>
      <w:r w:rsidR="000B6173" w:rsidRPr="00AB2098">
        <w:t>á žádoucím způsobem</w:t>
      </w:r>
      <w:r w:rsidR="00273E31" w:rsidRPr="00AB2098">
        <w:t xml:space="preserve"> </w:t>
      </w:r>
      <w:r w:rsidR="000B6173" w:rsidRPr="00AB2098">
        <w:t>odděluje</w:t>
      </w:r>
      <w:r w:rsidR="00F619E4" w:rsidRPr="00AB2098">
        <w:t xml:space="preserve"> vícedimenzionální</w:t>
      </w:r>
      <w:r w:rsidR="00273E31" w:rsidRPr="00AB2098">
        <w:t xml:space="preserve"> datovou distribuci.</w:t>
      </w:r>
      <w:r w:rsidR="00E838C3" w:rsidRPr="00AB2098">
        <w:t xml:space="preserve"> </w:t>
      </w:r>
      <w:r w:rsidR="00E838C3" w:rsidRPr="00AB2098">
        <w:lastRenderedPageBreak/>
        <w:t>Příklad takového oddělení je znázor</w:t>
      </w:r>
      <w:r w:rsidR="009D5C4C">
        <w:t>ně</w:t>
      </w:r>
      <w:r w:rsidR="00E838C3" w:rsidRPr="00AB2098">
        <w:t>n na</w:t>
      </w:r>
      <w:r w:rsidR="009D5C4C">
        <w:t xml:space="preserve"> </w:t>
      </w:r>
      <w:r w:rsidR="009D5C4C">
        <w:fldChar w:fldCharType="begin"/>
      </w:r>
      <w:r w:rsidR="009D5C4C">
        <w:instrText xml:space="preserve"> REF _Ref4142646 \h </w:instrText>
      </w:r>
      <w:r w:rsidR="009D5C4C">
        <w:fldChar w:fldCharType="separate"/>
      </w:r>
      <w:r w:rsidR="009D5C4C">
        <w:t xml:space="preserve">Obr. </w:t>
      </w:r>
      <w:r w:rsidR="009D5C4C">
        <w:rPr>
          <w:noProof/>
        </w:rPr>
        <w:t>1</w:t>
      </w:r>
      <w:r w:rsidR="009D5C4C">
        <w:fldChar w:fldCharType="end"/>
      </w:r>
      <w:r w:rsidR="009D5C4C">
        <w:t>.</w:t>
      </w:r>
      <w:r w:rsidR="005F037B" w:rsidRPr="00AB2098">
        <w:t xml:space="preserve"> Mezi diskriminativní algoritmy patří typicky neuronové sítě, support vector machines, line</w:t>
      </w:r>
      <w:r w:rsidR="00F619E4" w:rsidRPr="00AB2098">
        <w:t xml:space="preserve">ární regresní algoritmy a další </w:t>
      </w:r>
      <w:r w:rsidR="00273E31" w:rsidRPr="00AB2098">
        <w:fldChar w:fldCharType="begin"/>
      </w:r>
      <w:r w:rsidR="00FF0618">
        <w:instrText xml:space="preserve"> ADDIN ZOTERO_ITEM CSL_CITATION {"citationID":"XD5LMBoy","properties":{"formattedCitation":"(Jebara 1996)","plainCitation":"(Jebara 1996)","noteIndex":0},"citationItems":[{"id":"Bx7wmUm2/7TweM0Xg","uris":["http://zotero.org/users/local/DXBpxSa9/items/HK5UUPBX"],"uri":["http://zotero.org/users/local/DXBpxSa9/items/HK5UUPBX"],"itemData":{"id":481,"type":"article-journal","title":"Discriminative, Generative and Imitative Learning","page":"212","source":"Zotero","abstract":"I propose a common framework that combines three diﬀerent paradigms in machine learning: generative, discriminative and imitative learning. A generative probabilistic distribution is a principled way to model many machine learning and machine perception problems. Therein, one provides domain speciﬁc knowledge in terms of structure and parameter priors over the joint space of variables. Bayesian networks and Bayesian statistics provide a rich and ﬂexible language for specifying this knowledge and subsequently reﬁning it with data and observations. The ﬁnal result is a distribution that is a good generator of novel exemplars.","language":"en","author":[{"family":"Jebara","given":"Tony"}],"issued":{"date-parts":[["1996"]]}}}],"schema":"https://github.com/citation-style-language/schema/raw/master/csl-citation.json"} </w:instrText>
      </w:r>
      <w:r w:rsidR="00273E31" w:rsidRPr="00AB2098">
        <w:fldChar w:fldCharType="separate"/>
      </w:r>
      <w:r w:rsidR="007911EC" w:rsidRPr="007911EC">
        <w:t>(Jebara 1996)</w:t>
      </w:r>
      <w:r w:rsidR="00273E31" w:rsidRPr="00AB2098">
        <w:fldChar w:fldCharType="end"/>
      </w:r>
      <w:r w:rsidR="00F619E4" w:rsidRPr="00AB2098">
        <w:t>. Primární užití diskriminativních algoritmů lze vidět v</w:t>
      </w:r>
      <w:r w:rsidR="00C53B10">
        <w:t xml:space="preserve"> datové</w:t>
      </w:r>
      <w:r w:rsidR="00F619E4" w:rsidRPr="00AB2098">
        <w:t> klasifikaci popřípadě regresi.</w:t>
      </w:r>
    </w:p>
    <w:p w14:paraId="1572FB2D" w14:textId="77777777" w:rsidR="00012722" w:rsidRDefault="00E838C3" w:rsidP="00012722">
      <w:pPr>
        <w:pStyle w:val="Obrzek"/>
      </w:pPr>
      <w:r>
        <w:drawing>
          <wp:inline distT="0" distB="0" distL="0" distR="0" wp14:anchorId="44B1D5EC" wp14:editId="5879B7D1">
            <wp:extent cx="2320506" cy="1310035"/>
            <wp:effectExtent l="0" t="0" r="381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388929" cy="1348663"/>
                    </a:xfrm>
                    <a:prstGeom prst="rect">
                      <a:avLst/>
                    </a:prstGeom>
                  </pic:spPr>
                </pic:pic>
              </a:graphicData>
            </a:graphic>
          </wp:inline>
        </w:drawing>
      </w:r>
    </w:p>
    <w:p w14:paraId="727E9349" w14:textId="1038A1E6" w:rsidR="00E838C3" w:rsidRPr="00787F85" w:rsidRDefault="00012722" w:rsidP="00012722">
      <w:pPr>
        <w:pStyle w:val="CAPITION"/>
        <w:rPr>
          <w:lang w:bidi="he-IL"/>
        </w:rPr>
      </w:pPr>
      <w:bookmarkStart w:id="192" w:name="_Ref4142646"/>
      <w:r>
        <w:t xml:space="preserve">Obr. </w:t>
      </w:r>
      <w:r w:rsidR="009A0142">
        <w:rPr>
          <w:noProof/>
        </w:rPr>
        <w:fldChar w:fldCharType="begin"/>
      </w:r>
      <w:r w:rsidR="009A0142">
        <w:rPr>
          <w:noProof/>
        </w:rPr>
        <w:instrText xml:space="preserve"> SEQ Obr. \* ARABIC </w:instrText>
      </w:r>
      <w:r w:rsidR="009A0142">
        <w:rPr>
          <w:noProof/>
        </w:rPr>
        <w:fldChar w:fldCharType="separate"/>
      </w:r>
      <w:r w:rsidR="00E25B52">
        <w:rPr>
          <w:noProof/>
        </w:rPr>
        <w:t>1</w:t>
      </w:r>
      <w:r w:rsidR="009A0142">
        <w:rPr>
          <w:noProof/>
        </w:rPr>
        <w:fldChar w:fldCharType="end"/>
      </w:r>
      <w:bookmarkEnd w:id="192"/>
      <w:r>
        <w:t>:</w:t>
      </w:r>
      <w:r w:rsidR="00E838C3">
        <w:t xml:space="preserve"> </w:t>
      </w:r>
      <w:r>
        <w:t>D</w:t>
      </w:r>
      <w:r w:rsidR="005D4AB0">
        <w:t>emonstrace typického vymezení hranice při klasifikování dat</w:t>
      </w:r>
      <w:r w:rsidR="009D5C4C">
        <w:t xml:space="preserve">. Převzato z </w:t>
      </w:r>
      <w:r w:rsidR="009D5C4C">
        <w:fldChar w:fldCharType="begin"/>
      </w:r>
      <w:r w:rsidR="009D5C4C">
        <w:instrText xml:space="preserve"> ADDIN ZOTERO_ITEM CSL_CITATION {"citationID":"b0HNkkzC","properties":{"formattedCitation":"(Goodfellow et al. 2016)","plainCitation":"(Goodfellow et al. 2016)","noteIndex":0},"citationItems":[{"id":883,"uris":["http://zotero.org/users/local/IbRhotwj/items/US4UNA6C"],"uri":["http://zotero.org/users/local/IbRhotwj/items/US4UNA6C"],"itemData":{"id":883,"type":"book","title":"Deep Learning","publisher":"MIT Press","URL":"http://www.deeplearningbook.org","author":[{"family":"Goodfellow","given":"Ian"},{"family":"Benigo","given":"Yoshua"},{"family":"Courville","given":"Aaron"}],"issued":{"date-parts":[["2016"]]}}}],"schema":"https://github.com/citation-style-language/schema/raw/master/csl-citation.json"} </w:instrText>
      </w:r>
      <w:r w:rsidR="009D5C4C">
        <w:fldChar w:fldCharType="separate"/>
      </w:r>
      <w:r w:rsidR="009D5C4C" w:rsidRPr="009D5C4C">
        <w:t>(Goodfellow et al. 2016)</w:t>
      </w:r>
      <w:r w:rsidR="009D5C4C">
        <w:fldChar w:fldCharType="end"/>
      </w:r>
      <w:r w:rsidR="009D5C4C">
        <w:t>.</w:t>
      </w:r>
      <w:r w:rsidR="005D4AB0">
        <w:t xml:space="preserve"> </w:t>
      </w:r>
    </w:p>
    <w:p w14:paraId="11440D69" w14:textId="418E3DD5" w:rsidR="00191F46" w:rsidRPr="00191F46" w:rsidRDefault="00191F46" w:rsidP="00496118">
      <w:pPr>
        <w:pStyle w:val="Heading2"/>
      </w:pPr>
      <w:bookmarkStart w:id="193" w:name="_Toc6218136"/>
      <w:r w:rsidRPr="00191F46">
        <w:t>Metody strojového učení</w:t>
      </w:r>
      <w:r w:rsidR="00496118">
        <w:t xml:space="preserve"> s omezením na neuronové sítě</w:t>
      </w:r>
      <w:bookmarkEnd w:id="193"/>
    </w:p>
    <w:p w14:paraId="5EEDC402" w14:textId="715C5F4E" w:rsidR="00A572BF" w:rsidRPr="00496118" w:rsidRDefault="00683C01" w:rsidP="00AB2098">
      <w:pPr>
        <w:pStyle w:val="Standartnitext"/>
      </w:pPr>
      <w:r>
        <w:t xml:space="preserve">V </w:t>
      </w:r>
      <w:r w:rsidR="00191F46" w:rsidRPr="00191F46">
        <w:t>následujících kapitolách budou postupně představeny konkrétní metody strojového učení</w:t>
      </w:r>
      <w:r w:rsidR="00496118">
        <w:t xml:space="preserve"> s omezením na formy neuronových sítí</w:t>
      </w:r>
      <w:r w:rsidR="00191F46" w:rsidRPr="00191F46">
        <w:t>.</w:t>
      </w:r>
      <w:r w:rsidR="00496118">
        <w:t xml:space="preserve"> Nejprve </w:t>
      </w:r>
      <w:r w:rsidR="00F640B4">
        <w:t>je</w:t>
      </w:r>
      <w:r w:rsidR="00496118">
        <w:t xml:space="preserve"> popsána</w:t>
      </w:r>
      <w:r w:rsidR="00D0369F">
        <w:t xml:space="preserve"> </w:t>
      </w:r>
      <w:r w:rsidR="00496118">
        <w:t>standar</w:t>
      </w:r>
      <w:r w:rsidR="00F0096B">
        <w:t>d</w:t>
      </w:r>
      <w:r w:rsidR="00496118">
        <w:t>ní architek</w:t>
      </w:r>
      <w:r w:rsidR="004C0032">
        <w:t>t</w:t>
      </w:r>
      <w:r w:rsidR="00496118">
        <w:t>ura umělé neuronové sítě</w:t>
      </w:r>
      <w:r w:rsidR="000F66F6">
        <w:t xml:space="preserve"> (ANN),</w:t>
      </w:r>
      <w:r w:rsidR="00496118">
        <w:t xml:space="preserve"> poté budou </w:t>
      </w:r>
      <w:r w:rsidR="009D5C4C">
        <w:t>popsány</w:t>
      </w:r>
      <w:r w:rsidR="00496118">
        <w:t xml:space="preserve"> </w:t>
      </w:r>
      <w:r w:rsidR="000F66F6">
        <w:t>k</w:t>
      </w:r>
      <w:r w:rsidR="006970F2">
        <w:t>onvoluční neuronové sítě (CNN). Z</w:t>
      </w:r>
      <w:r w:rsidR="000F66F6">
        <w:t xml:space="preserve">ávěrem </w:t>
      </w:r>
      <w:r w:rsidR="006970F2">
        <w:t xml:space="preserve">je ve </w:t>
      </w:r>
      <w:r w:rsidR="006C008D">
        <w:t>stručnosti zmíněn</w:t>
      </w:r>
      <w:r w:rsidR="006970F2">
        <w:t>a</w:t>
      </w:r>
      <w:r w:rsidR="006C008D">
        <w:t xml:space="preserve"> </w:t>
      </w:r>
      <w:r w:rsidR="000F66F6">
        <w:t>další v současnosti používan</w:t>
      </w:r>
      <w:r w:rsidR="006970F2">
        <w:t>á</w:t>
      </w:r>
      <w:r w:rsidR="000F66F6">
        <w:t xml:space="preserve"> architektur</w:t>
      </w:r>
      <w:r w:rsidR="006970F2">
        <w:t>a anglicky známá jako Generative adversarial networks (GAN)</w:t>
      </w:r>
      <w:r w:rsidR="00496118">
        <w:t xml:space="preserve">. </w:t>
      </w:r>
      <w:r w:rsidR="000F66F6">
        <w:t>U každé</w:t>
      </w:r>
      <w:r w:rsidR="006C008D">
        <w:t>ho</w:t>
      </w:r>
      <w:r w:rsidR="000F66F6">
        <w:t xml:space="preserve"> </w:t>
      </w:r>
      <w:r w:rsidR="006C008D">
        <w:t xml:space="preserve">modelu </w:t>
      </w:r>
      <w:r w:rsidR="000F66F6">
        <w:t xml:space="preserve">jsou uvedeny příklady jejich aplikací </w:t>
      </w:r>
      <w:r w:rsidR="00AB2098">
        <w:t>v oboru počítačové grafiky.</w:t>
      </w:r>
    </w:p>
    <w:p w14:paraId="49917070" w14:textId="4EDA9B58" w:rsidR="00191F46" w:rsidRPr="00191F46" w:rsidRDefault="00470F33" w:rsidP="008E5D5F">
      <w:pPr>
        <w:pStyle w:val="Heading3"/>
      </w:pPr>
      <w:bookmarkStart w:id="194" w:name="_Toc6218137"/>
      <w:r>
        <w:t>H</w:t>
      </w:r>
      <w:r w:rsidR="00496118">
        <w:t>luboké dopředné n</w:t>
      </w:r>
      <w:r w:rsidR="00F619E4">
        <w:t>euronové sítě</w:t>
      </w:r>
      <w:bookmarkEnd w:id="194"/>
    </w:p>
    <w:p w14:paraId="3655BAF1" w14:textId="07D742B9" w:rsidR="006C008D" w:rsidRDefault="00470F33" w:rsidP="00470F33">
      <w:pPr>
        <w:pStyle w:val="Standartnitext"/>
        <w:ind w:firstLine="708"/>
      </w:pPr>
      <w:r>
        <w:t>Hluboké n</w:t>
      </w:r>
      <w:r w:rsidR="00683C01">
        <w:t>euronové sítě jsou jednou z</w:t>
      </w:r>
      <w:r w:rsidR="00470006">
        <w:t>e základních dosud</w:t>
      </w:r>
      <w:r w:rsidR="00683C01">
        <w:t xml:space="preserve"> </w:t>
      </w:r>
      <w:r w:rsidR="00191F46" w:rsidRPr="00191F46">
        <w:t>používaných metod strojového učení. Je to aparát, který má charakter funkce</w:t>
      </w:r>
      <w:r w:rsidR="00320D95">
        <w:t xml:space="preserve"> pracující s reálnými čísly</w:t>
      </w:r>
      <w:r w:rsidR="00191F46" w:rsidRPr="00191F46">
        <w:t xml:space="preserve"> a lze jej </w:t>
      </w:r>
      <w:r w:rsidR="00D10C19">
        <w:t>charakterizovat</w:t>
      </w:r>
      <w:r w:rsidR="00191F46" w:rsidRPr="00191F46">
        <w:t xml:space="preserve"> jako </w:t>
      </w:r>
      <w:r w:rsidR="00350E61">
        <w:t>„</w:t>
      </w:r>
      <w:r w:rsidR="00191F46" w:rsidRPr="00191F46">
        <w:rPr>
          <w:i/>
        </w:rPr>
        <w:t>masivně paralelní procesor</w:t>
      </w:r>
      <w:r w:rsidR="00350E61">
        <w:rPr>
          <w:i/>
        </w:rPr>
        <w:t>“</w:t>
      </w:r>
      <w:r w:rsidR="006C16BA">
        <w:rPr>
          <w:i/>
        </w:rPr>
        <w:t xml:space="preserve"> </w:t>
      </w:r>
      <w:r w:rsidR="006C16BA">
        <w:rPr>
          <w:i/>
        </w:rPr>
        <w:fldChar w:fldCharType="begin"/>
      </w:r>
      <w:r w:rsidR="006C16BA">
        <w:rPr>
          <w:i/>
        </w:rPr>
        <w:instrText xml:space="preserve"> ADDIN ZOTERO_ITEM CSL_CITATION {"citationID":"xkucsDKo","properties":{"formattedCitation":"(Vladim\\uc0\\u237{}r Olej a H\\uc0\\u225{}jek Petr 2010)","plainCitation":"(Vladimír Olej a Hájek Petr 2010)","noteIndex":0},"citationItems":[{"id":155,"uris":["http://zotero.org/users/local/IbRhotwj/items/7KQBQP9T"],"uri":["http://zotero.org/users/local/IbRhotwj/items/7KQBQP9T"],"itemData":{"id":155,"type":"book","title":"Úvod do umělé inteligence","publisher":"Univerzita Pardubice Fakulta ekonomicko-správní","abstract":"Hájek","ISBN":"978-80-7395-307-2","author":[{"literal":"Vladimír Olej"},{"literal":"Hájek Petr"}],"issued":{"date-parts":[["2010"]]}}}],"schema":"https://github.com/citation-style-language/schema/raw/master/csl-citation.json"} </w:instrText>
      </w:r>
      <w:r w:rsidR="006C16BA">
        <w:rPr>
          <w:i/>
        </w:rPr>
        <w:fldChar w:fldCharType="separate"/>
      </w:r>
      <w:r w:rsidR="006C16BA" w:rsidRPr="006C16BA">
        <w:rPr>
          <w:rFonts w:cs="Times New Roman"/>
          <w:szCs w:val="24"/>
        </w:rPr>
        <w:t>(Vladimír Olej a Hájek Petr 2010)</w:t>
      </w:r>
      <w:r w:rsidR="006C16BA">
        <w:rPr>
          <w:i/>
        </w:rPr>
        <w:fldChar w:fldCharType="end"/>
      </w:r>
      <w:r w:rsidR="00191F46" w:rsidRPr="00191F46">
        <w:t>.</w:t>
      </w:r>
      <w:r w:rsidR="00C25769">
        <w:t xml:space="preserve"> </w:t>
      </w:r>
      <w:r w:rsidR="00D51395">
        <w:t>Typické schéma hluboké neuronové sítě</w:t>
      </w:r>
      <w:r w:rsidR="00470006">
        <w:t>, ze kterého většinou vy</w:t>
      </w:r>
      <w:r w:rsidR="004D439E">
        <w:t>c</w:t>
      </w:r>
      <w:r w:rsidR="00470006">
        <w:t>ház</w:t>
      </w:r>
      <w:r w:rsidR="00F640B4">
        <w:t>ejí</w:t>
      </w:r>
      <w:r w:rsidR="00470006">
        <w:t xml:space="preserve"> i komplikovanější architektury</w:t>
      </w:r>
      <w:r w:rsidR="004D439E">
        <w:t xml:space="preserve"> </w:t>
      </w:r>
      <w:r w:rsidR="00D51395">
        <w:t xml:space="preserve">je ukázáno na </w:t>
      </w:r>
      <w:r w:rsidR="00D51395">
        <w:fldChar w:fldCharType="begin"/>
      </w:r>
      <w:r w:rsidR="00D51395">
        <w:instrText xml:space="preserve"> REF _Ref5102590 \h </w:instrText>
      </w:r>
      <w:r w:rsidR="00D51395">
        <w:fldChar w:fldCharType="separate"/>
      </w:r>
      <w:r w:rsidR="00D51395">
        <w:t xml:space="preserve">Obr. </w:t>
      </w:r>
      <w:r w:rsidR="00D51395">
        <w:rPr>
          <w:noProof/>
        </w:rPr>
        <w:t>2</w:t>
      </w:r>
      <w:r w:rsidR="00D51395">
        <w:fldChar w:fldCharType="end"/>
      </w:r>
      <w:r w:rsidR="00D51395">
        <w:t>.</w:t>
      </w:r>
    </w:p>
    <w:p w14:paraId="1DC6103F" w14:textId="4665DE8F" w:rsidR="006C008D" w:rsidRDefault="006C008D" w:rsidP="006E279D">
      <w:pPr>
        <w:pStyle w:val="Obrzek"/>
      </w:pPr>
      <w:r>
        <w:lastRenderedPageBreak/>
        <w:drawing>
          <wp:inline distT="0" distB="0" distL="0" distR="0" wp14:anchorId="6B776AF4" wp14:editId="15E8E733">
            <wp:extent cx="2535406" cy="1922756"/>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851" t="9721" r="4021"/>
                    <a:stretch/>
                  </pic:blipFill>
                  <pic:spPr bwMode="auto">
                    <a:xfrm>
                      <a:off x="0" y="0"/>
                      <a:ext cx="2546520" cy="1931184"/>
                    </a:xfrm>
                    <a:prstGeom prst="rect">
                      <a:avLst/>
                    </a:prstGeom>
                    <a:ln>
                      <a:noFill/>
                    </a:ln>
                    <a:extLst>
                      <a:ext uri="{53640926-AAD7-44D8-BBD7-CCE9431645EC}">
                        <a14:shadowObscured xmlns:a14="http://schemas.microsoft.com/office/drawing/2010/main"/>
                      </a:ext>
                    </a:extLst>
                  </pic:spPr>
                </pic:pic>
              </a:graphicData>
            </a:graphic>
          </wp:inline>
        </w:drawing>
      </w:r>
    </w:p>
    <w:p w14:paraId="4D17EC4A" w14:textId="4A90A438" w:rsidR="006E279D" w:rsidRDefault="006E279D" w:rsidP="006E279D">
      <w:pPr>
        <w:pStyle w:val="CAPITION"/>
      </w:pPr>
      <w:bookmarkStart w:id="195" w:name="_Ref5102590"/>
      <w:bookmarkStart w:id="196" w:name="_Ref5102582"/>
      <w:r>
        <w:t xml:space="preserve">Obr. </w:t>
      </w:r>
      <w:r w:rsidR="00F94C7D">
        <w:rPr>
          <w:noProof/>
        </w:rPr>
        <w:fldChar w:fldCharType="begin"/>
      </w:r>
      <w:r w:rsidR="00F94C7D">
        <w:rPr>
          <w:noProof/>
        </w:rPr>
        <w:instrText xml:space="preserve"> SEQ Obr. \* ARABIC </w:instrText>
      </w:r>
      <w:r w:rsidR="00F94C7D">
        <w:rPr>
          <w:noProof/>
        </w:rPr>
        <w:fldChar w:fldCharType="separate"/>
      </w:r>
      <w:r w:rsidR="00E25B52">
        <w:rPr>
          <w:noProof/>
        </w:rPr>
        <w:t>2</w:t>
      </w:r>
      <w:r w:rsidR="00F94C7D">
        <w:rPr>
          <w:noProof/>
        </w:rPr>
        <w:fldChar w:fldCharType="end"/>
      </w:r>
      <w:bookmarkEnd w:id="195"/>
      <w:r>
        <w:t xml:space="preserve">: Schéma neuronové sítě. Vygenerováno pomocí nástroje </w:t>
      </w:r>
      <w:r>
        <w:fldChar w:fldCharType="begin"/>
      </w:r>
      <w:r>
        <w:instrText xml:space="preserve"> ADDIN ZOTERO_ITEM CSL_CITATION {"citationID":"32wsPY9r","properties":{"formattedCitation":"(Nail 2019)","plainCitation":"(Nail 2019)","noteIndex":0},"citationItems":[{"id":983,"uris":["http://zotero.org/users/local/IbRhotwj/items/U6R6K9G6"],"uri":["http://zotero.org/users/local/IbRhotwj/items/U6R6K9G6"],"itemData":{"id":983,"type":"webpage","title":"NN-SVG: Publication-Ready Neural Network Architecture Schematics","container-title":"NN-SVG","genre":"Nástroj pro vizualizaci neuronových sítí","URL":"http://alexlenail.me/NN-SVG/index.html","language":"Anglicky","author":[{"family":"Nail","given":"Alex"}],"issued":{"date-parts":[["2019"]]}}}],"schema":"https://github.com/citation-style-language/schema/raw/master/csl-citation.json"} </w:instrText>
      </w:r>
      <w:r>
        <w:fldChar w:fldCharType="separate"/>
      </w:r>
      <w:r w:rsidRPr="006E279D">
        <w:t>(Nail 2019)</w:t>
      </w:r>
      <w:r>
        <w:fldChar w:fldCharType="end"/>
      </w:r>
      <w:r>
        <w:t>.</w:t>
      </w:r>
      <w:bookmarkEnd w:id="196"/>
    </w:p>
    <w:p w14:paraId="4D6DE29B" w14:textId="3EAF9E33" w:rsidR="006C16BA" w:rsidRDefault="00A36A90" w:rsidP="00A36A90">
      <w:pPr>
        <w:pStyle w:val="Standartnitext"/>
      </w:pPr>
      <w:r>
        <w:t>Ze schématu výše vyplývají typické znaky</w:t>
      </w:r>
      <w:r w:rsidR="006970F2">
        <w:t xml:space="preserve"> tohoto</w:t>
      </w:r>
      <w:r>
        <w:t xml:space="preserve"> modelu. Na grafu </w:t>
      </w:r>
      <w:r w:rsidR="003851EA">
        <w:t>vícevrstevnaté</w:t>
      </w:r>
      <w:r>
        <w:t xml:space="preserve"> dopředné neuronové sítě lze vždy identifikovat vstupní vrstvu (Input Layer), výstupní vrstvu (Output Layer) a několik vrstev skrytých (Hidden Layer). Každá z těchto vrstev může mít různý poč</w:t>
      </w:r>
      <w:r w:rsidR="00C53B10">
        <w:t>et neuronů.</w:t>
      </w:r>
    </w:p>
    <w:p w14:paraId="26CFB36E" w14:textId="05D0857E" w:rsidR="00453E50" w:rsidRPr="00A36A90" w:rsidRDefault="006C16BA" w:rsidP="00A36A90">
      <w:pPr>
        <w:pStyle w:val="Standartnitext"/>
      </w:pPr>
      <w:r>
        <w:t xml:space="preserve">Neuron </w:t>
      </w:r>
      <w:r w:rsidR="003851EA">
        <w:t>potažmo perceptron</w:t>
      </w:r>
      <w:r>
        <w:t xml:space="preserve"> funguje na principu funkce</w:t>
      </w:r>
      <w:r w:rsidR="00A36A90">
        <w:t xml:space="preserve"> </w:t>
      </w:r>
      <w:r w:rsidR="00191F46" w:rsidRPr="00191F46">
        <w:t>na jejímž vstupu j</w:t>
      </w:r>
      <w:r w:rsidR="00F10076">
        <w:t>sou</w:t>
      </w:r>
      <w:r w:rsidR="00191F46" w:rsidRPr="00191F46">
        <w:t xml:space="preserve"> vektor</w:t>
      </w:r>
      <w:r w:rsidR="00F10076">
        <w:t>y</w:t>
      </w:r>
      <w:r w:rsidR="00191F46" w:rsidRPr="00191F46">
        <w:t xml:space="preserve"> hodnot</w:t>
      </w:r>
      <w:r w:rsidR="00F10076">
        <w:t xml:space="preserve"> </w:t>
      </w:r>
      <m:oMath>
        <m:r>
          <w:rPr>
            <w:rFonts w:ascii="Cambria Math" w:hAnsi="Cambria Math"/>
          </w:rPr>
          <m:t>x</m:t>
        </m:r>
      </m:oMath>
      <w:r w:rsidR="00F10076">
        <w:rPr>
          <w:rFonts w:eastAsiaTheme="minorEastAsia"/>
        </w:rPr>
        <w:t xml:space="preserve"> a </w:t>
      </w:r>
      <m:oMath>
        <m:r>
          <w:rPr>
            <w:rFonts w:ascii="Cambria Math" w:eastAsiaTheme="minorEastAsia" w:hAnsi="Cambria Math"/>
          </w:rPr>
          <m:t>w</m:t>
        </m:r>
      </m:oMath>
      <w:r>
        <w:t xml:space="preserve"> z předcházející vrstvy neuronové sítě</w:t>
      </w:r>
      <w:r w:rsidR="00F10076">
        <w:t xml:space="preserve"> a na výstupu jedna skalární hodnota</w:t>
      </w:r>
      <w:r>
        <w:t>.</w:t>
      </w:r>
      <w:r w:rsidR="007B53D1">
        <w:t xml:space="preserve"> Propojení neuronů je ve schématu reprezentováno hranami grafu</w:t>
      </w:r>
      <w:r w:rsidR="003851EA">
        <w:t xml:space="preserve">, které </w:t>
      </w:r>
      <w:r w:rsidR="004D439E">
        <w:t>zároveň zastupují</w:t>
      </w:r>
      <w:r w:rsidR="003851EA">
        <w:t xml:space="preserve"> váhy navázané na jednotlivé neurony</w:t>
      </w:r>
      <w:r w:rsidR="007B53D1">
        <w:t>.</w:t>
      </w:r>
      <w:r w:rsidR="004D439E">
        <w:t xml:space="preserve"> Obvykle je každý neuron napojen na všechny neurony vrstvy následující.</w:t>
      </w:r>
      <w:r w:rsidR="00F10076">
        <w:t xml:space="preserve"> Pro každý neuron je při dopředném šíření signálu spočten součet všech</w:t>
      </w:r>
      <w:r w:rsidR="004D439E">
        <w:t xml:space="preserve"> </w:t>
      </w:r>
      <w:r w:rsidR="00F10076">
        <w:t>s</w:t>
      </w:r>
      <w:r w:rsidR="004D439E">
        <w:t>oučin</w:t>
      </w:r>
      <w:r w:rsidR="00F10076">
        <w:t>ů</w:t>
      </w:r>
      <w:r w:rsidR="004D439E">
        <w:t xml:space="preserve"> </w:t>
      </w:r>
      <w:r w:rsidR="00F10076">
        <w:t>navázaných vah a příslušných skalárních hodnot neuronů předcházející vrstvy. Tento součet</w:t>
      </w:r>
      <w:r w:rsidR="00350E61">
        <w:t xml:space="preserve"> </w:t>
      </w:r>
      <w:r w:rsidR="00F10076">
        <w:t>poté vstupuje</w:t>
      </w:r>
      <w:r>
        <w:t xml:space="preserve"> do</w:t>
      </w:r>
      <w:r w:rsidR="00191F46" w:rsidRPr="00191F46">
        <w:t xml:space="preserve"> aktivační funkce</w:t>
      </w:r>
      <w:r w:rsidR="007F3C4E">
        <w:t xml:space="preserve"> </w:t>
      </w:r>
      <m:oMath>
        <m:r>
          <m:rPr>
            <m:sty m:val="p"/>
          </m:rPr>
          <w:rPr>
            <w:rFonts w:ascii="Cambria Math" w:hAnsi="Cambria Math"/>
          </w:rPr>
          <m:t>Φ</m:t>
        </m:r>
      </m:oMath>
      <w:r w:rsidR="00D10C19">
        <w:t xml:space="preserve">, která tvoří výstupní hodnotu </w:t>
      </w:r>
      <w:r w:rsidR="00350E61">
        <w:t xml:space="preserve">v definičním oboru </w:t>
      </w:r>
      <m:oMath>
        <m:r>
          <m:rPr>
            <m:sty m:val="p"/>
          </m:rPr>
          <w:rPr>
            <w:rFonts w:ascii="Cambria Math" w:hAnsi="Cambria Math"/>
          </w:rPr>
          <m:t>Φ</m:t>
        </m:r>
      </m:oMath>
      <w:r w:rsidR="00191F46" w:rsidRPr="00191F46">
        <w:t xml:space="preserve">. Parametr </w:t>
      </w:r>
      <m:oMath>
        <m:r>
          <w:rPr>
            <w:rFonts w:ascii="Cambria Math" w:hAnsi="Cambria Math"/>
          </w:rPr>
          <m:t>θ</m:t>
        </m:r>
      </m:oMath>
      <w:r w:rsidR="00935453">
        <w:rPr>
          <w:rFonts w:eastAsiaTheme="minorEastAsia"/>
        </w:rPr>
        <w:t xml:space="preserve"> je</w:t>
      </w:r>
      <w:r w:rsidR="00F10076">
        <w:rPr>
          <w:rFonts w:eastAsiaTheme="minorEastAsia"/>
        </w:rPr>
        <w:t xml:space="preserve"> v podstatě</w:t>
      </w:r>
      <w:r w:rsidR="00935453">
        <w:rPr>
          <w:rFonts w:eastAsiaTheme="minorEastAsia"/>
        </w:rPr>
        <w:t xml:space="preserve"> neuron inicializovaný pro každou vrstvu neuronové</w:t>
      </w:r>
      <w:r w:rsidR="00624398">
        <w:rPr>
          <w:rFonts w:eastAsiaTheme="minorEastAsia"/>
        </w:rPr>
        <w:t xml:space="preserve"> sítě</w:t>
      </w:r>
      <w:r w:rsidR="00935453">
        <w:rPr>
          <w:rFonts w:eastAsiaTheme="minorEastAsia"/>
        </w:rPr>
        <w:t>, obvykle má hodnotu jedna a je propoj</w:t>
      </w:r>
      <w:r w:rsidR="00EF40C9">
        <w:rPr>
          <w:rFonts w:eastAsiaTheme="minorEastAsia"/>
        </w:rPr>
        <w:t xml:space="preserve">en s neurony příslušné vrstvy. </w:t>
      </w:r>
      <m:oMath>
        <m:r>
          <w:rPr>
            <w:rFonts w:ascii="Cambria Math" w:hAnsi="Cambria Math"/>
          </w:rPr>
          <m:t>θ</m:t>
        </m:r>
      </m:oMath>
      <w:r w:rsidR="00191F46" w:rsidRPr="00191F46">
        <w:rPr>
          <w:rFonts w:eastAsiaTheme="minorEastAsia"/>
        </w:rPr>
        <w:t xml:space="preserve"> </w:t>
      </w:r>
      <w:r w:rsidR="00935453">
        <w:rPr>
          <w:rFonts w:eastAsiaTheme="minorEastAsia"/>
        </w:rPr>
        <w:t>p</w:t>
      </w:r>
      <w:r w:rsidR="00191F46" w:rsidRPr="00191F46">
        <w:rPr>
          <w:rFonts w:eastAsiaTheme="minorEastAsia"/>
        </w:rPr>
        <w:t xml:space="preserve">řidává </w:t>
      </w:r>
      <w:r w:rsidR="00350E61">
        <w:rPr>
          <w:rFonts w:eastAsiaTheme="minorEastAsia"/>
        </w:rPr>
        <w:t xml:space="preserve">prahovou hodnotu neuronu </w:t>
      </w:r>
      <w:r w:rsidR="006970F2">
        <w:rPr>
          <w:rFonts w:eastAsiaTheme="minorEastAsia"/>
        </w:rPr>
        <w:t>angl. bias</w:t>
      </w:r>
      <w:r w:rsidR="00350E61">
        <w:rPr>
          <w:rFonts w:eastAsiaTheme="minorEastAsia"/>
        </w:rPr>
        <w:t>.</w:t>
      </w:r>
      <w:r w:rsidR="00191F46" w:rsidRPr="00191F46">
        <w:rPr>
          <w:rFonts w:eastAsiaTheme="minorEastAsia"/>
        </w:rPr>
        <w:t xml:space="preserve"> </w:t>
      </w:r>
      <w:r w:rsidR="00350E61">
        <w:rPr>
          <w:rFonts w:eastAsiaTheme="minorEastAsia"/>
          <w:i/>
        </w:rPr>
        <w:t>„Je-li hodnota vstupního signálu neuronu nižší, než ho</w:t>
      </w:r>
      <w:r w:rsidR="006970F2">
        <w:rPr>
          <w:rFonts w:eastAsiaTheme="minorEastAsia"/>
          <w:i/>
        </w:rPr>
        <w:t>dn</w:t>
      </w:r>
      <w:r w:rsidR="00350E61">
        <w:rPr>
          <w:rFonts w:eastAsiaTheme="minorEastAsia"/>
          <w:i/>
        </w:rPr>
        <w:t>ota prahová, je na výstupu z neuronu signál odpovídající pasivnímu stavu neuronu“</w:t>
      </w:r>
      <w:r w:rsidR="00350E61">
        <w:rPr>
          <w:rFonts w:eastAsiaTheme="minorEastAsia"/>
        </w:rPr>
        <w:t xml:space="preserve"> </w:t>
      </w:r>
      <w:r w:rsidR="00350E61">
        <w:rPr>
          <w:rFonts w:eastAsiaTheme="minorEastAsia"/>
        </w:rPr>
        <w:fldChar w:fldCharType="begin"/>
      </w:r>
      <w:r w:rsidR="00350E61">
        <w:rPr>
          <w:rFonts w:eastAsiaTheme="minorEastAsia"/>
        </w:rPr>
        <w:instrText xml:space="preserve"> ADDIN ZOTERO_ITEM CSL_CITATION {"citationID":"XBugTRvU","properties":{"formattedCitation":"(Vladim\\uc0\\u237{}r Olej a H\\uc0\\u225{}jek Petr 2010)","plainCitation":"(Vladimír Olej a Hájek Petr 2010)","noteIndex":0},"citationItems":[{"id":155,"uris":["http://zotero.org/users/local/IbRhotwj/items/7KQBQP9T"],"uri":["http://zotero.org/users/local/IbRhotwj/items/7KQBQP9T"],"itemData":{"id":155,"type":"book","title":"Úvod do umělé inteligence","publisher":"Univerzita Pardubice Fakulta ekonomicko-správní","abstract":"Hájek","ISBN":"978-80-7395-307-2","author":[{"literal":"Vladimír Olej"},{"literal":"Hájek Petr"}],"issued":{"date-parts":[["2010"]]}}}],"schema":"https://github.com/citation-style-language/schema/raw/master/csl-citation.json"} </w:instrText>
      </w:r>
      <w:r w:rsidR="00350E61">
        <w:rPr>
          <w:rFonts w:eastAsiaTheme="minorEastAsia"/>
        </w:rPr>
        <w:fldChar w:fldCharType="separate"/>
      </w:r>
      <w:r w:rsidR="00350E61" w:rsidRPr="00350E61">
        <w:rPr>
          <w:rFonts w:cs="Times New Roman"/>
          <w:szCs w:val="24"/>
        </w:rPr>
        <w:t>(Vladimír Olej a Hájek Petr 2010)</w:t>
      </w:r>
      <w:r w:rsidR="00350E61">
        <w:rPr>
          <w:rFonts w:eastAsiaTheme="minorEastAsia"/>
        </w:rPr>
        <w:fldChar w:fldCharType="end"/>
      </w:r>
      <w:r>
        <w:rPr>
          <w:rFonts w:eastAsiaTheme="minorEastAsia"/>
        </w:rPr>
        <w:t xml:space="preserve">. Formálně je výstup jednoho </w:t>
      </w:r>
      <w:r w:rsidR="00350E61">
        <w:rPr>
          <w:rFonts w:eastAsiaTheme="minorEastAsia"/>
        </w:rPr>
        <w:t>neuronu</w:t>
      </w:r>
      <w:r>
        <w:rPr>
          <w:rFonts w:eastAsiaTheme="minorEastAsia"/>
        </w:rPr>
        <w:t xml:space="preserve"> vyjádřen v Rov. 1</w:t>
      </w:r>
      <w:r w:rsidR="00BD4C6F">
        <w:rPr>
          <w:rFonts w:eastAsiaTheme="minorEastAsia"/>
        </w:rPr>
        <w:t xml:space="preserve">, kde počet neuronů předcházející vrstvy je rovno </w:t>
      </w:r>
      <m:oMath>
        <m:r>
          <w:rPr>
            <w:rFonts w:ascii="Cambria Math" w:eastAsiaTheme="minorEastAsia" w:hAnsi="Cambria Math"/>
          </w:rPr>
          <m:t>n</m:t>
        </m:r>
      </m:oMath>
      <w:r>
        <w:rPr>
          <w:rFonts w:eastAsiaTheme="minorEastAsia"/>
        </w:rPr>
        <w:t>.</w:t>
      </w:r>
      <w:r w:rsidR="004D439E">
        <w:rPr>
          <w:rFonts w:eastAsiaTheme="minorEastAsia"/>
        </w:rPr>
        <w:t xml:space="preserve"> </w:t>
      </w:r>
      <w:r w:rsidR="004D439E">
        <w:t>Na výstupu neuronu</w:t>
      </w:r>
      <w:r w:rsidR="004D439E" w:rsidRPr="00191F46">
        <w:t xml:space="preserve"> </w:t>
      </w:r>
      <w:r w:rsidR="004D439E">
        <w:t>je tedy</w:t>
      </w:r>
      <w:r w:rsidR="004D439E" w:rsidRPr="00191F46">
        <w:t xml:space="preserve"> skalární hodnota, </w:t>
      </w:r>
      <w:r w:rsidR="004D439E">
        <w:t>která zpětně</w:t>
      </w:r>
      <w:r w:rsidR="004D439E" w:rsidRPr="00191F46">
        <w:t xml:space="preserve"> figuruje jako vstup</w:t>
      </w:r>
      <w:r w:rsidR="004D439E">
        <w:t>ní parametr pro další napojené neurony</w:t>
      </w:r>
      <w:r w:rsidR="00F640B4">
        <w:t>.</w:t>
      </w:r>
    </w:p>
    <w:p w14:paraId="75C3859C" w14:textId="6EE0520F" w:rsidR="00191F46" w:rsidRPr="00191F46" w:rsidRDefault="00530CB1" w:rsidP="009562FC">
      <w:pPr>
        <w:pStyle w:val="Rovnice"/>
      </w:pPr>
      <w:r>
        <w:tab/>
      </w:r>
      <m:oMath>
        <m:r>
          <w:rPr>
            <w:rFonts w:ascii="Cambria Math" w:hAnsi="Cambria Math"/>
          </w:rPr>
          <m:t>y</m:t>
        </m:r>
        <m:r>
          <m:rPr>
            <m:sty m:val="p"/>
          </m:rPr>
          <w:rPr>
            <w:rFonts w:ascii="Cambria Math" w:hAnsi="Cambria Math"/>
          </w:rPr>
          <m:t>=Φ</m:t>
        </m:r>
        <m:d>
          <m:dPr>
            <m:ctrlPr>
              <w:rPr>
                <w:rFonts w:ascii="Cambria Math" w:hAnsi="Cambria Math"/>
              </w:rPr>
            </m:ctrlPr>
          </m:dPr>
          <m:e>
            <m:nary>
              <m:naryPr>
                <m:chr m:val="∑"/>
                <m:limLoc m:val="undOvr"/>
                <m:ctrlPr>
                  <w:rPr>
                    <w:rFonts w:ascii="Cambria Math" w:hAnsi="Cambria Math"/>
                  </w:rPr>
                </m:ctrlPr>
              </m:naryPr>
              <m:sub>
                <m:r>
                  <m:rPr>
                    <m:sty m:val="p"/>
                  </m:rP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x</m:t>
                    </m:r>
                  </m:e>
                  <m:sub>
                    <m:r>
                      <w:rPr>
                        <w:rFonts w:ascii="Cambria Math" w:hAnsi="Cambria Math"/>
                      </w:rPr>
                      <m:t>i</m:t>
                    </m:r>
                  </m:sub>
                </m:sSub>
                <m:sSub>
                  <m:sSubPr>
                    <m:ctrlPr>
                      <w:rPr>
                        <w:rFonts w:ascii="Cambria Math" w:hAnsi="Cambria Math"/>
                      </w:rPr>
                    </m:ctrlPr>
                  </m:sSubPr>
                  <m:e>
                    <m:r>
                      <w:rPr>
                        <w:rFonts w:ascii="Cambria Math" w:hAnsi="Cambria Math"/>
                      </w:rPr>
                      <m:t>w</m:t>
                    </m:r>
                  </m:e>
                  <m:sub>
                    <m:r>
                      <w:rPr>
                        <w:rFonts w:ascii="Cambria Math" w:hAnsi="Cambria Math"/>
                      </w:rPr>
                      <m:t>i</m:t>
                    </m:r>
                  </m:sub>
                </m:sSub>
                <m:r>
                  <m:rPr>
                    <m:sty m:val="p"/>
                  </m:rPr>
                  <w:rPr>
                    <w:rFonts w:ascii="Cambria Math" w:hAnsi="Cambria Math"/>
                  </w:rPr>
                  <m:t>+</m:t>
                </m:r>
                <m:r>
                  <w:rPr>
                    <w:rFonts w:ascii="Cambria Math" w:hAnsi="Cambria Math"/>
                  </w:rPr>
                  <m:t>θ</m:t>
                </m:r>
              </m:e>
            </m:nary>
          </m:e>
        </m:d>
      </m:oMath>
      <w:r>
        <w:tab/>
      </w:r>
      <w:r w:rsidR="00012722">
        <w:t>Rov.</w:t>
      </w:r>
      <w:r w:rsidR="00191F46" w:rsidRPr="00191F46">
        <w:t xml:space="preserve"> </w:t>
      </w:r>
      <w:r w:rsidR="009A0142">
        <w:rPr>
          <w:noProof/>
        </w:rPr>
        <w:fldChar w:fldCharType="begin"/>
      </w:r>
      <w:r w:rsidR="009A0142">
        <w:rPr>
          <w:noProof/>
        </w:rPr>
        <w:instrText xml:space="preserve"> SEQ Rov. \* ARABIC </w:instrText>
      </w:r>
      <w:r w:rsidR="009A0142">
        <w:rPr>
          <w:noProof/>
        </w:rPr>
        <w:fldChar w:fldCharType="separate"/>
      </w:r>
      <w:r w:rsidR="007A1E6C">
        <w:rPr>
          <w:noProof/>
        </w:rPr>
        <w:t>1</w:t>
      </w:r>
      <w:r w:rsidR="009A0142">
        <w:rPr>
          <w:noProof/>
        </w:rPr>
        <w:fldChar w:fldCharType="end"/>
      </w:r>
    </w:p>
    <w:p w14:paraId="68E9AD9A" w14:textId="5A413996" w:rsidR="00191F46" w:rsidRDefault="00D10C19" w:rsidP="00AB2098">
      <w:pPr>
        <w:pStyle w:val="Standartnitext"/>
        <w:ind w:firstLine="708"/>
      </w:pPr>
      <w:r>
        <w:t>A</w:t>
      </w:r>
      <w:r w:rsidR="00191F46" w:rsidRPr="00191F46">
        <w:t xml:space="preserve">ktivačních funkcí existuje celá řada a mají zásadní charakter na fungování </w:t>
      </w:r>
      <w:r w:rsidR="007B53D1">
        <w:t>neuronové sítě</w:t>
      </w:r>
      <w:r w:rsidR="00191F46" w:rsidRPr="00191F46">
        <w:t xml:space="preserve">. </w:t>
      </w:r>
      <w:r>
        <w:t>Tyto funkce</w:t>
      </w:r>
      <w:r w:rsidR="00191F46" w:rsidRPr="00191F46">
        <w:t xml:space="preserve"> mohou mít za důsledek lineární i nelineární charakter </w:t>
      </w:r>
      <w:r w:rsidR="00191F46" w:rsidRPr="00191F46">
        <w:lastRenderedPageBreak/>
        <w:t>klasifikačních oblastí</w:t>
      </w:r>
      <w:r w:rsidR="00006D47">
        <w:t xml:space="preserve">. Příkladem </w:t>
      </w:r>
      <w:r w:rsidR="00191F46" w:rsidRPr="00191F46">
        <w:t xml:space="preserve">nelineární aktivační funkce je </w:t>
      </w:r>
      <w:r w:rsidR="00C52069">
        <w:t>sigmoida</w:t>
      </w:r>
      <w:r w:rsidR="00191F46" w:rsidRPr="00191F46">
        <w:t xml:space="preserve"> </w:t>
      </w:r>
      <w:r w:rsidR="00191F46" w:rsidRPr="00191F46">
        <w:fldChar w:fldCharType="begin"/>
      </w:r>
      <w:r w:rsidR="00504230">
        <w:instrText xml:space="preserve"> ADDIN ZOTERO_ITEM CSL_CITATION {"citationID":"YHpujSWa","properties":{"formattedCitation":"(Vladim\\uc0\\u237{}r Olej a H\\uc0\\u225{}jek Petr 2010)","plainCitation":"(Vladimír Olej a Hájek Petr 2010)","noteIndex":0},"citationItems":[{"id":155,"uris":["http://zotero.org/users/local/IbRhotwj/items/7KQBQP9T"],"uri":["http://zotero.org/users/local/IbRhotwj/items/7KQBQP9T"],"itemData":{"id":155,"type":"book","title":"Úvod do umělé inteligence","publisher":"Univerzita Pardubice Fakulta ekonomicko-správní","abstract":"Hájek","ISBN":"978-80-7395-307-2","author":[{"literal":"Vladimír Olej"},{"literal":"Hájek Petr"}],"issued":{"date-parts":[["2010"]]}}}],"schema":"https://github.com/citation-style-language/schema/raw/master/csl-citation.json"} </w:instrText>
      </w:r>
      <w:r w:rsidR="00191F46" w:rsidRPr="00191F46">
        <w:fldChar w:fldCharType="separate"/>
      </w:r>
      <w:r w:rsidR="007911EC" w:rsidRPr="007911EC">
        <w:rPr>
          <w:rFonts w:cs="Times New Roman"/>
          <w:szCs w:val="24"/>
        </w:rPr>
        <w:t>(Vladimír Olej a Hájek Petr 2010)</w:t>
      </w:r>
      <w:r w:rsidR="00191F46" w:rsidRPr="00191F46">
        <w:fldChar w:fldCharType="end"/>
      </w:r>
      <w:r w:rsidR="00191F46" w:rsidRPr="00191F46">
        <w:t>.</w:t>
      </w:r>
      <w:r w:rsidR="00547601">
        <w:t xml:space="preserve"> Její </w:t>
      </w:r>
      <w:r w:rsidR="003E58B3">
        <w:t>p</w:t>
      </w:r>
      <w:r w:rsidR="00547601">
        <w:t>ředpis vystihuje</w:t>
      </w:r>
      <w:r w:rsidR="00BD4C6F">
        <w:t xml:space="preserve"> Rov 2.</w:t>
      </w:r>
      <w:r>
        <w:t xml:space="preserve">, graf je znázorněn na </w:t>
      </w:r>
      <w:r w:rsidR="007A1E6C">
        <w:fldChar w:fldCharType="begin"/>
      </w:r>
      <w:r w:rsidR="007A1E6C">
        <w:instrText xml:space="preserve"> REF _Ref5101130 \h </w:instrText>
      </w:r>
      <w:r w:rsidR="007A1E6C">
        <w:fldChar w:fldCharType="separate"/>
      </w:r>
      <w:r w:rsidR="007A1E6C">
        <w:t xml:space="preserve">Obr. </w:t>
      </w:r>
      <w:r w:rsidR="007A1E6C">
        <w:rPr>
          <w:noProof/>
        </w:rPr>
        <w:t>3</w:t>
      </w:r>
      <w:r w:rsidR="007A1E6C">
        <w:fldChar w:fldCharType="end"/>
      </w:r>
      <w:r w:rsidR="009562FC">
        <w:t>.</w:t>
      </w:r>
    </w:p>
    <w:p w14:paraId="5C65DD21" w14:textId="37145E2B" w:rsidR="009562FC" w:rsidRDefault="009562FC" w:rsidP="009562FC">
      <w:pPr>
        <w:pStyle w:val="Rovnice"/>
        <w:rPr>
          <w:noProof/>
        </w:rPr>
      </w:pPr>
      <w:r>
        <w:tab/>
      </w:r>
      <m:oMath>
        <m:r>
          <w:rPr>
            <w:rFonts w:ascii="Cambria Math" w:hAnsi="Cambria Math"/>
          </w:rPr>
          <m:t>f(</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1+</m:t>
            </m:r>
            <m:sSup>
              <m:sSupPr>
                <m:ctrlPr>
                  <w:rPr>
                    <w:rFonts w:ascii="Cambria Math" w:hAnsi="Cambria Math"/>
                  </w:rPr>
                </m:ctrlPr>
              </m:sSupPr>
              <m:e>
                <m:r>
                  <w:rPr>
                    <w:rFonts w:ascii="Cambria Math" w:hAnsi="Cambria Math"/>
                  </w:rPr>
                  <m:t>e</m:t>
                </m:r>
              </m:e>
              <m:sup>
                <m:sSub>
                  <m:sSubPr>
                    <m:ctrlPr>
                      <w:rPr>
                        <w:rFonts w:ascii="Cambria Math" w:hAnsi="Cambria Math"/>
                      </w:rPr>
                    </m:ctrlPr>
                  </m:sSubPr>
                  <m:e>
                    <m:r>
                      <w:rPr>
                        <w:rFonts w:ascii="Cambria Math" w:hAnsi="Cambria Math"/>
                      </w:rPr>
                      <m:t>y</m:t>
                    </m:r>
                  </m:e>
                  <m:sub>
                    <m:r>
                      <w:rPr>
                        <w:rFonts w:ascii="Cambria Math" w:hAnsi="Cambria Math"/>
                      </w:rPr>
                      <m:t>i</m:t>
                    </m:r>
                  </m:sub>
                </m:sSub>
              </m:sup>
            </m:sSup>
          </m:den>
        </m:f>
      </m:oMath>
      <w:r w:rsidRPr="009562FC">
        <w:t xml:space="preserve"> </w:t>
      </w:r>
      <w:r>
        <w:tab/>
      </w:r>
      <w:bookmarkStart w:id="197" w:name="_Ref5012794"/>
      <w:r>
        <w:t>Rov.</w:t>
      </w:r>
      <w:r w:rsidRPr="00191F46">
        <w:t xml:space="preserve"> </w:t>
      </w:r>
      <w:r>
        <w:rPr>
          <w:noProof/>
        </w:rPr>
        <w:fldChar w:fldCharType="begin"/>
      </w:r>
      <w:r>
        <w:rPr>
          <w:noProof/>
        </w:rPr>
        <w:instrText xml:space="preserve"> SEQ Rov. \* ARABIC </w:instrText>
      </w:r>
      <w:r>
        <w:rPr>
          <w:noProof/>
        </w:rPr>
        <w:fldChar w:fldCharType="separate"/>
      </w:r>
      <w:r w:rsidR="007A1E6C">
        <w:rPr>
          <w:noProof/>
        </w:rPr>
        <w:t>2</w:t>
      </w:r>
      <w:r>
        <w:rPr>
          <w:noProof/>
        </w:rPr>
        <w:fldChar w:fldCharType="end"/>
      </w:r>
      <w:bookmarkEnd w:id="197"/>
    </w:p>
    <w:p w14:paraId="717C732E" w14:textId="0E1F5FE0" w:rsidR="00D10C19" w:rsidRDefault="00D10C19" w:rsidP="009562FC">
      <w:pPr>
        <w:pStyle w:val="Rovnice"/>
      </w:pPr>
      <w:r w:rsidRPr="00D10C19">
        <w:rPr>
          <w:noProof/>
          <w:lang w:eastAsia="cs-CZ"/>
        </w:rPr>
        <w:drawing>
          <wp:inline distT="0" distB="0" distL="0" distR="0" wp14:anchorId="27525C62" wp14:editId="0E99C77D">
            <wp:extent cx="1915064" cy="1915064"/>
            <wp:effectExtent l="19050" t="19050" r="28575" b="28575"/>
            <wp:docPr id="7" name="Picture 7" descr="C:\Users\Adam Ouhrabka\Downloads\desmos-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am Ouhrabka\Downloads\desmos-graph.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927156" cy="1927156"/>
                    </a:xfrm>
                    <a:prstGeom prst="rect">
                      <a:avLst/>
                    </a:prstGeom>
                    <a:noFill/>
                    <a:ln w="3175">
                      <a:solidFill>
                        <a:schemeClr val="tx1"/>
                      </a:solidFill>
                    </a:ln>
                  </pic:spPr>
                </pic:pic>
              </a:graphicData>
            </a:graphic>
          </wp:inline>
        </w:drawing>
      </w:r>
    </w:p>
    <w:p w14:paraId="64ADC946" w14:textId="7A7A2EE2" w:rsidR="00D10C19" w:rsidRPr="00191F46" w:rsidRDefault="00D10C19" w:rsidP="00D10C19">
      <w:pPr>
        <w:pStyle w:val="CAPITION"/>
      </w:pPr>
      <w:bookmarkStart w:id="198" w:name="_Ref5101130"/>
      <w:r>
        <w:t xml:space="preserve">Obr. </w:t>
      </w:r>
      <w:r w:rsidR="00F94C7D">
        <w:rPr>
          <w:noProof/>
        </w:rPr>
        <w:fldChar w:fldCharType="begin"/>
      </w:r>
      <w:r w:rsidR="00F94C7D">
        <w:rPr>
          <w:noProof/>
        </w:rPr>
        <w:instrText xml:space="preserve"> SEQ Obr. \* ARABIC </w:instrText>
      </w:r>
      <w:r w:rsidR="00F94C7D">
        <w:rPr>
          <w:noProof/>
        </w:rPr>
        <w:fldChar w:fldCharType="separate"/>
      </w:r>
      <w:r w:rsidR="00E25B52">
        <w:rPr>
          <w:noProof/>
        </w:rPr>
        <w:t>3</w:t>
      </w:r>
      <w:r w:rsidR="00F94C7D">
        <w:rPr>
          <w:noProof/>
        </w:rPr>
        <w:fldChar w:fldCharType="end"/>
      </w:r>
      <w:bookmarkEnd w:id="198"/>
      <w:r w:rsidR="003E58B3">
        <w:t>:</w:t>
      </w:r>
      <w:r>
        <w:t xml:space="preserve"> Průběh funkce sigmoid</w:t>
      </w:r>
      <w:r w:rsidR="007A1E6C">
        <w:t>.</w:t>
      </w:r>
    </w:p>
    <w:p w14:paraId="20307326" w14:textId="0D70FC02" w:rsidR="0078047C" w:rsidRDefault="0078047C" w:rsidP="0078047C">
      <w:pPr>
        <w:pStyle w:val="Standartnitext"/>
      </w:pPr>
      <w:r>
        <w:t xml:space="preserve">Aktuálním trendem v oblasti hlubokého učení je však </w:t>
      </w:r>
      <w:r w:rsidR="00287B4C">
        <w:t>pou</w:t>
      </w:r>
      <w:r w:rsidR="00287B4C" w:rsidRPr="00F640B4">
        <w:t>ží</w:t>
      </w:r>
      <w:r w:rsidR="007A1E6C" w:rsidRPr="00F640B4">
        <w:t>v</w:t>
      </w:r>
      <w:r w:rsidR="007A1E6C">
        <w:t>ání jin</w:t>
      </w:r>
      <w:r w:rsidR="007B53D1">
        <w:t>é</w:t>
      </w:r>
      <w:r w:rsidR="007A1E6C">
        <w:t xml:space="preserve"> aktivační</w:t>
      </w:r>
      <w:r w:rsidR="00D51395">
        <w:t xml:space="preserve"> funkc</w:t>
      </w:r>
      <w:r w:rsidR="007B53D1">
        <w:t>e</w:t>
      </w:r>
      <w:r>
        <w:t>, která se</w:t>
      </w:r>
      <w:r w:rsidR="00EB2D8C">
        <w:t xml:space="preserve"> anglicky</w:t>
      </w:r>
      <w:r>
        <w:t xml:space="preserve"> označuje jako „rectified linear unit“ zkráceně ReLU</w:t>
      </w:r>
      <w:r w:rsidR="00006D47">
        <w:t xml:space="preserve">, </w:t>
      </w:r>
      <w:r w:rsidR="002E17AC">
        <w:t xml:space="preserve">kde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r>
          <m:rPr>
            <m:sty m:val="p"/>
          </m:rPr>
          <w:rPr>
            <w:rFonts w:ascii="Cambria Math" w:hAnsi="Cambria Math"/>
          </w:rPr>
          <m:t>max⁡</m:t>
        </m:r>
        <m:r>
          <w:rPr>
            <w:rFonts w:ascii="Cambria Math" w:hAnsi="Cambria Math"/>
          </w:rPr>
          <m:t>{0,x}</m:t>
        </m:r>
      </m:oMath>
      <w:r>
        <w:t xml:space="preserve"> </w:t>
      </w:r>
      <w:r>
        <w:fldChar w:fldCharType="begin"/>
      </w:r>
      <w:r w:rsidR="00375977">
        <w:instrText xml:space="preserve"> ADDIN ZOTERO_ITEM CSL_CITATION {"citationID":"RbNmsaBh","properties":{"formattedCitation":"(Goodfellow et al. 2016)","plainCitation":"(Goodfellow et al. 2016)","noteIndex":0},"citationItems":[{"id":883,"uris":["http://zotero.org/users/local/IbRhotwj/items/US4UNA6C"],"uri":["http://zotero.org/users/local/IbRhotwj/items/US4UNA6C"],"itemData":{"id":883,"type":"book","title":"Deep Learning","publisher":"MIT Press","URL":"http://www.deeplearningbook.org","author":[{"family":"Goodfellow","given":"Ian"},{"family":"Benigo","given":"Yoshua"},{"family":"Courville","given":"Aaron"}],"issued":{"date-parts":[["2016"]]}}}],"schema":"https://github.com/citation-style-language/schema/raw/master/csl-citation.json"} </w:instrText>
      </w:r>
      <w:r>
        <w:fldChar w:fldCharType="separate"/>
      </w:r>
      <w:r w:rsidR="007911EC" w:rsidRPr="007911EC">
        <w:t>(Goodfellow et al. 2016)</w:t>
      </w:r>
      <w:r>
        <w:fldChar w:fldCharType="end"/>
      </w:r>
      <w:r>
        <w:t>.</w:t>
      </w:r>
      <w:r w:rsidR="00624398">
        <w:t xml:space="preserve"> Obvykle se tato funkce implementuje pro skryté vrstvy.</w:t>
      </w:r>
      <w:r w:rsidR="00EB2D8C">
        <w:t xml:space="preserve"> Graf</w:t>
      </w:r>
      <w:r w:rsidR="00F10076">
        <w:t xml:space="preserve"> ReLU</w:t>
      </w:r>
      <w:r w:rsidR="00EB2D8C">
        <w:t xml:space="preserve"> je ukázán na </w:t>
      </w:r>
      <w:r w:rsidR="00EB2D8C">
        <w:fldChar w:fldCharType="begin"/>
      </w:r>
      <w:r w:rsidR="00EB2D8C">
        <w:instrText xml:space="preserve"> REF _Ref5012253 \h </w:instrText>
      </w:r>
      <w:r w:rsidR="00EB2D8C">
        <w:fldChar w:fldCharType="separate"/>
      </w:r>
      <w:r w:rsidR="00EB2D8C">
        <w:t xml:space="preserve">Obr. </w:t>
      </w:r>
      <w:r w:rsidR="00EB2D8C">
        <w:rPr>
          <w:noProof/>
        </w:rPr>
        <w:t>2</w:t>
      </w:r>
      <w:r w:rsidR="00EB2D8C">
        <w:fldChar w:fldCharType="end"/>
      </w:r>
      <w:r w:rsidR="00EB2D8C">
        <w:t>.</w:t>
      </w:r>
      <w:r w:rsidR="007F3C4E">
        <w:t xml:space="preserve"> </w:t>
      </w:r>
      <w:r w:rsidR="00547601">
        <w:t>Myš</w:t>
      </w:r>
      <w:r w:rsidR="007A1E6C">
        <w:t>le</w:t>
      </w:r>
      <w:r w:rsidR="00547601">
        <w:t>nka neuronu v</w:t>
      </w:r>
      <w:r w:rsidR="007A1E6C">
        <w:t xml:space="preserve"> informatice původně vychází z </w:t>
      </w:r>
      <w:r w:rsidR="00547601">
        <w:t>fungování biologického neuronu</w:t>
      </w:r>
      <w:r w:rsidR="00006D47">
        <w:t>. Dle Glorota je to však teprve užití aktivační funkce</w:t>
      </w:r>
      <w:r w:rsidR="009D5C4C">
        <w:t xml:space="preserve"> ReLU</w:t>
      </w:r>
      <w:r w:rsidR="00006D47">
        <w:t xml:space="preserve">, </w:t>
      </w:r>
      <w:r w:rsidR="00547601">
        <w:t xml:space="preserve">díky, které se podařilo </w:t>
      </w:r>
      <w:r w:rsidR="007B53D1">
        <w:t>„umělý“ a organický neuron</w:t>
      </w:r>
      <w:r w:rsidR="00547601">
        <w:t xml:space="preserve"> vzájem</w:t>
      </w:r>
      <w:r w:rsidR="00287B4C" w:rsidRPr="00F640B4">
        <w:t>n</w:t>
      </w:r>
      <w:r w:rsidR="00547601">
        <w:t xml:space="preserve">ě </w:t>
      </w:r>
      <w:r w:rsidR="00D346E5">
        <w:t>přiblížit</w:t>
      </w:r>
      <w:r w:rsidR="00547601">
        <w:t>, co do pri</w:t>
      </w:r>
      <w:r w:rsidR="00624398">
        <w:t>nc</w:t>
      </w:r>
      <w:r w:rsidR="00547601">
        <w:t>ipu fungování.</w:t>
      </w:r>
      <w:r w:rsidR="00006D47">
        <w:t xml:space="preserve"> </w:t>
      </w:r>
      <w:r w:rsidR="00547601">
        <w:t xml:space="preserve">V této souvislosti </w:t>
      </w:r>
      <w:r w:rsidR="00DD3B37">
        <w:t>diskutuje</w:t>
      </w:r>
      <w:r w:rsidR="00547601">
        <w:t xml:space="preserve"> především</w:t>
      </w:r>
      <w:r w:rsidR="00DD3B37">
        <w:t xml:space="preserve"> </w:t>
      </w:r>
      <w:r w:rsidR="00624398">
        <w:t>pojem</w:t>
      </w:r>
      <w:r w:rsidR="00DD3B37">
        <w:t xml:space="preserve"> „řídkosti aktivace“, při které v rámci šíření signálu zůstane mnoho neuron</w:t>
      </w:r>
      <w:r w:rsidR="002E0704">
        <w:t>ových jednotek na svém výstupu nulových</w:t>
      </w:r>
      <w:r w:rsidR="00C25769">
        <w:t>.</w:t>
      </w:r>
      <w:r w:rsidR="003851EA">
        <w:t xml:space="preserve"> Neurony jsou</w:t>
      </w:r>
      <w:r w:rsidR="00EF40C9">
        <w:t xml:space="preserve"> pak</w:t>
      </w:r>
      <w:r w:rsidR="003851EA">
        <w:t xml:space="preserve"> takzvaně pasivní.</w:t>
      </w:r>
      <w:r w:rsidR="00C25769">
        <w:t xml:space="preserve"> Je to podstatný a pozitivní</w:t>
      </w:r>
      <w:r w:rsidR="002E0704">
        <w:t xml:space="preserve"> důsledek</w:t>
      </w:r>
      <w:r w:rsidR="00C25769">
        <w:t xml:space="preserve"> fungování </w:t>
      </w:r>
      <w:r w:rsidR="00547601">
        <w:t xml:space="preserve">neuronové sítě </w:t>
      </w:r>
      <w:r w:rsidR="00C25769">
        <w:t>při</w:t>
      </w:r>
      <w:r w:rsidR="002E0704">
        <w:t xml:space="preserve"> </w:t>
      </w:r>
      <w:r w:rsidR="007A1E6C">
        <w:t>používání</w:t>
      </w:r>
      <w:r w:rsidR="002E0704">
        <w:t xml:space="preserve"> ReLU</w:t>
      </w:r>
      <w:r w:rsidR="00C25769">
        <w:t>.</w:t>
      </w:r>
      <w:r w:rsidR="004C0032">
        <w:t xml:space="preserve"> </w:t>
      </w:r>
      <w:r w:rsidR="002E0704">
        <w:fldChar w:fldCharType="begin"/>
      </w:r>
      <w:r w:rsidR="00AB0419">
        <w:instrText xml:space="preserve"> ADDIN ZOTERO_ITEM CSL_CITATION {"citationID":"7Kp6D0Zj","properties":{"formattedCitation":"(Glorot et al. 2011)","plainCitation":"(Glorot et al. 2011)","noteIndex":0},"citationItems":[{"id":930,"uris":["http://zotero.org/users/local/IbRhotwj/items/XG4MXFCP"],"uri":["http://zotero.org/users/local/IbRhotwj/items/XG4MXFCP"],"itemData":{"id":930,"type":"article-journal","title":"Deep Sparse Rectiﬁer Neural Networks","container-title":"Proceedings of the Fourteenth International Conference on Artificial Intelligence and Statistics","page":"9","source":"Zotero","abstract":"While logistic sigmoid neurons are more biologically plausible than hyperbolic tangent neurons, the latter work better for training multi-layer neural networks. This paper shows that rectifying neurons are an even better model of biological neurons and yield equal or better performance than hyperbolic tangent networks in spite of the hard non-linearity and non-diﬀerentiability at zero, creating sparse representations with true zeros, which seem remarkably suitable for naturally sparse data. Even though they can take advantage of semi-supervised setups with extra-unlabeled data, deep rectiﬁer networks can reach their best performance without requiring any unsupervised pre-training on purely supervised tasks with large labeled datasets. Hence, these results can be seen as a new milestone in the attempts at understanding the diﬃculty in training deep but purely supervised neural networks, and closing the performance gap between neural networks learnt with and without unsupervised pre-training.","language":"en","author":[{"family":"Glorot","given":"Xavier"},{"family":"Bordes","given":"Antoine"},{"family":"Bengio","given":"Yoshua"}],"issued":{"date-parts":[["2011"]]}}}],"schema":"https://github.com/citation-style-language/schema/raw/master/csl-citation.json"} </w:instrText>
      </w:r>
      <w:r w:rsidR="002E0704">
        <w:fldChar w:fldCharType="separate"/>
      </w:r>
      <w:r w:rsidR="007911EC" w:rsidRPr="007911EC">
        <w:t>(Glorot et al. 2011)</w:t>
      </w:r>
      <w:r w:rsidR="002E0704">
        <w:fldChar w:fldCharType="end"/>
      </w:r>
      <w:r w:rsidR="002E0704">
        <w:t>. Aplikace</w:t>
      </w:r>
      <w:r w:rsidR="002225F7">
        <w:t xml:space="preserve"> této aktivační funkce má rovněž za důsledek rychlejší trénování </w:t>
      </w:r>
      <w:r w:rsidR="002225F7">
        <w:fldChar w:fldCharType="begin"/>
      </w:r>
      <w:r w:rsidR="006E3E31">
        <w:instrText xml:space="preserve"> ADDIN ZOTERO_ITEM CSL_CITATION {"citationID":"3dBVpbn9","properties":{"formattedCitation":"(Bhandare et al. 2016)","plainCitation":"(Bhandare et al. 2016)","noteIndex":0},"citationItems":[{"id":897,"uris":["http://zotero.org/users/local/IbRhotwj/items/5VKG3H5V"],"uri":["http://zotero.org/users/local/IbRhotwj/items/5VKG3H5V"],"itemData":{"id":897,"type":"article-journal","title":"Applications of Convolutional Neural Networks","container-title":"International Journal of Computer Science and Information Technologies,","volume":"7","issue":"2","source":"Zotero","abstract":"In recent years, deep learning has been used extensively in a wide range of fields. In deep learning, Convolutional Neural Networks are found to give the most accurate results in solving real world problems. In this paper, we give a comprehensive summary of the applications of CNN in computer vision and natural language processing. We delineate how CNN is used in computer vision, mainly in face recognition, scene labelling, image classification, action recognition, human pose estimation and document analysis. Further, we describe how CNN is used in the field of speech recognition and text classification for natural language processing. We compare CNN with other methods to solve the same problem and explain why CNN is better than other methods.","language":"en","author":[{"family":"Bhandare","given":"Ashwin"},{"family":"Bhide","given":"Maithili"},{"family":"Gokhale","given":"Pranav"},{"family":"Chandavarkar","given":"Rohan"}],"issued":{"date-parts":[["2016"]]}}}],"schema":"https://github.com/citation-style-language/schema/raw/master/csl-citation.json"} </w:instrText>
      </w:r>
      <w:r w:rsidR="002225F7">
        <w:fldChar w:fldCharType="separate"/>
      </w:r>
      <w:r w:rsidR="007911EC" w:rsidRPr="007911EC">
        <w:t>(Bhandare et al. 2016)</w:t>
      </w:r>
      <w:r w:rsidR="002225F7">
        <w:fldChar w:fldCharType="end"/>
      </w:r>
      <w:r w:rsidR="00012722">
        <w:t>.</w:t>
      </w:r>
    </w:p>
    <w:p w14:paraId="77B0BF8D" w14:textId="0FD42844" w:rsidR="0078047C" w:rsidRDefault="0078047C" w:rsidP="006E0144">
      <w:pPr>
        <w:pStyle w:val="Obrzek"/>
      </w:pPr>
      <w:r>
        <w:drawing>
          <wp:inline distT="0" distB="0" distL="0" distR="0" wp14:anchorId="37EAA1A6" wp14:editId="6F0CB90A">
            <wp:extent cx="2400300" cy="162827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566" r="6057"/>
                    <a:stretch/>
                  </pic:blipFill>
                  <pic:spPr bwMode="auto">
                    <a:xfrm>
                      <a:off x="0" y="0"/>
                      <a:ext cx="2432692" cy="1650248"/>
                    </a:xfrm>
                    <a:prstGeom prst="rect">
                      <a:avLst/>
                    </a:prstGeom>
                    <a:ln>
                      <a:noFill/>
                    </a:ln>
                    <a:extLst>
                      <a:ext uri="{53640926-AAD7-44D8-BBD7-CCE9431645EC}">
                        <a14:shadowObscured xmlns:a14="http://schemas.microsoft.com/office/drawing/2010/main"/>
                      </a:ext>
                    </a:extLst>
                  </pic:spPr>
                </pic:pic>
              </a:graphicData>
            </a:graphic>
          </wp:inline>
        </w:drawing>
      </w:r>
    </w:p>
    <w:p w14:paraId="59197279" w14:textId="636EF625" w:rsidR="0078047C" w:rsidRDefault="00012722" w:rsidP="00012722">
      <w:pPr>
        <w:pStyle w:val="CAPITION"/>
      </w:pPr>
      <w:bookmarkStart w:id="199" w:name="_Ref5012253"/>
      <w:r>
        <w:t xml:space="preserve">Obr. </w:t>
      </w:r>
      <w:r w:rsidR="009A0142">
        <w:rPr>
          <w:noProof/>
        </w:rPr>
        <w:fldChar w:fldCharType="begin"/>
      </w:r>
      <w:r w:rsidR="009A0142">
        <w:rPr>
          <w:noProof/>
        </w:rPr>
        <w:instrText xml:space="preserve"> SEQ Obr. \* ARABIC </w:instrText>
      </w:r>
      <w:r w:rsidR="009A0142">
        <w:rPr>
          <w:noProof/>
        </w:rPr>
        <w:fldChar w:fldCharType="separate"/>
      </w:r>
      <w:r w:rsidR="00E25B52">
        <w:rPr>
          <w:noProof/>
        </w:rPr>
        <w:t>4</w:t>
      </w:r>
      <w:r w:rsidR="009A0142">
        <w:rPr>
          <w:noProof/>
        </w:rPr>
        <w:fldChar w:fldCharType="end"/>
      </w:r>
      <w:bookmarkEnd w:id="199"/>
      <w:r w:rsidR="006E0144">
        <w:t>:</w:t>
      </w:r>
      <w:r w:rsidR="009D5C4C">
        <w:t xml:space="preserve"> </w:t>
      </w:r>
      <w:r w:rsidR="007A1E6C">
        <w:t>Průběh</w:t>
      </w:r>
      <w:r w:rsidR="009D5C4C">
        <w:t xml:space="preserve"> funkce ReLU. Převzato z </w:t>
      </w:r>
      <w:r w:rsidR="009D5C4C">
        <w:fldChar w:fldCharType="begin"/>
      </w:r>
      <w:r w:rsidR="009D5C4C">
        <w:instrText xml:space="preserve"> ADDIN ZOTERO_ITEM CSL_CITATION {"citationID":"SbewihjL","properties":{"formattedCitation":"(Goodfellow et al. 2016)","plainCitation":"(Goodfellow et al. 2016)","noteIndex":0},"citationItems":[{"id":883,"uris":["http://zotero.org/users/local/IbRhotwj/items/US4UNA6C"],"uri":["http://zotero.org/users/local/IbRhotwj/items/US4UNA6C"],"itemData":{"id":883,"type":"book","title":"Deep Learning","publisher":"MIT Press","URL":"http://www.deeplearningbook.org","author":[{"family":"Goodfellow","given":"Ian"},{"family":"Benigo","given":"Yoshua"},{"family":"Courville","given":"Aaron"}],"issued":{"date-parts":[["2016"]]}}}],"schema":"https://github.com/citation-style-language/schema/raw/master/csl-citation.json"} </w:instrText>
      </w:r>
      <w:r w:rsidR="009D5C4C">
        <w:fldChar w:fldCharType="separate"/>
      </w:r>
      <w:r w:rsidR="009D5C4C" w:rsidRPr="009D5C4C">
        <w:t>(Goodfellow et al. 2016)</w:t>
      </w:r>
      <w:r w:rsidR="009D5C4C">
        <w:fldChar w:fldCharType="end"/>
      </w:r>
      <w:r w:rsidR="009D5C4C">
        <w:t>.</w:t>
      </w:r>
    </w:p>
    <w:p w14:paraId="2DE6F616" w14:textId="06BB9322" w:rsidR="005C01BE" w:rsidRDefault="002E17AC" w:rsidP="002E17AC">
      <w:pPr>
        <w:pStyle w:val="Standartnitext"/>
      </w:pPr>
      <w:r>
        <w:lastRenderedPageBreak/>
        <w:t>Podstatnou komponentou neuronové sítě je aktivační funkce poslední vrstvy. Zde záleží</w:t>
      </w:r>
      <w:r w:rsidR="009D5C4C">
        <w:t xml:space="preserve"> na tom,</w:t>
      </w:r>
      <w:r>
        <w:t xml:space="preserve"> jaký charakter výstupu je žádoucí</w:t>
      </w:r>
      <w:r w:rsidR="00306489">
        <w:t>. Obecně se však užívá j</w:t>
      </w:r>
      <w:r w:rsidR="007B53D1">
        <w:t>iž prezentovaná funkce sigmoid</w:t>
      </w:r>
      <w:r>
        <w:t xml:space="preserve">. </w:t>
      </w:r>
      <w:r w:rsidR="00801128">
        <w:t>Výstup neuronové sítě klasifikuje</w:t>
      </w:r>
      <w:r w:rsidR="00D346E5">
        <w:t xml:space="preserve"> její</w:t>
      </w:r>
      <w:r w:rsidR="00801128">
        <w:t xml:space="preserve"> vstup do </w:t>
      </w:r>
      <w:r w:rsidR="00306489">
        <w:t>konkrétní</w:t>
      </w:r>
      <w:r w:rsidR="00801128">
        <w:t xml:space="preserve"> proměnné.</w:t>
      </w:r>
      <w:r w:rsidR="00306489">
        <w:t xml:space="preserve"> Je-li tato proměnná diskrétní, to znamená, že představuje například příslušnost vstupních dat do </w:t>
      </w:r>
      <w:r w:rsidR="00306489" w:rsidRPr="00306489">
        <w:rPr>
          <w:i/>
        </w:rPr>
        <w:t>n</w:t>
      </w:r>
      <w:r w:rsidR="00306489">
        <w:rPr>
          <w:i/>
        </w:rPr>
        <w:t xml:space="preserve"> </w:t>
      </w:r>
      <w:r w:rsidR="00306489">
        <w:t xml:space="preserve">tříd, měla by výstupní vrstva vyjadřovat vektor pravděpodobnosti příslušnosti </w:t>
      </w:r>
      <w:r w:rsidR="00D346E5">
        <w:t xml:space="preserve">vstupního </w:t>
      </w:r>
      <w:r w:rsidR="00306489">
        <w:t>objektu do těchto tříd. Pro tento konkrétní účel se využívá</w:t>
      </w:r>
      <w:r w:rsidR="007B53D1">
        <w:t xml:space="preserve"> </w:t>
      </w:r>
      <w:r w:rsidR="00D06C25">
        <w:t>funkce softmax</w:t>
      </w:r>
      <w:r w:rsidR="007B53D1">
        <w:t xml:space="preserve"> odvozená od sigmoidy</w:t>
      </w:r>
      <w:r w:rsidR="00BD4C6F">
        <w:t xml:space="preserve"> </w:t>
      </w:r>
      <w:r w:rsidR="00BD4C6F">
        <w:fldChar w:fldCharType="begin"/>
      </w:r>
      <w:r w:rsidR="00BD4C6F">
        <w:instrText xml:space="preserve"> ADDIN ZOTERO_ITEM CSL_CITATION {"citationID":"69OTIMDW","properties":{"formattedCitation":"(Goodfellow et al. 2016)","plainCitation":"(Goodfellow et al. 2016)","noteIndex":0},"citationItems":[{"id":883,"uris":["http://zotero.org/users/local/IbRhotwj/items/US4UNA6C"],"uri":["http://zotero.org/users/local/IbRhotwj/items/US4UNA6C"],"itemData":{"id":883,"type":"book","title":"Deep Learning","publisher":"MIT Press","URL":"http://www.deeplearningbook.org","author":[{"family":"Goodfellow","given":"Ian"},{"family":"Benigo","given":"Yoshua"},{"family":"Courville","given":"Aaron"}],"issued":{"date-parts":[["2016"]]}}}],"schema":"https://github.com/citation-style-language/schema/raw/master/csl-citation.json"} </w:instrText>
      </w:r>
      <w:r w:rsidR="00BD4C6F">
        <w:fldChar w:fldCharType="separate"/>
      </w:r>
      <w:r w:rsidR="00BD4C6F" w:rsidRPr="00BD4C6F">
        <w:t>(Goodfellow et al. 2016)</w:t>
      </w:r>
      <w:r w:rsidR="00BD4C6F">
        <w:fldChar w:fldCharType="end"/>
      </w:r>
      <w:r w:rsidR="00D06C25">
        <w:t>.</w:t>
      </w:r>
    </w:p>
    <w:p w14:paraId="3106CD37" w14:textId="4B3DDD3B" w:rsidR="007A1E6C" w:rsidRPr="007A1E6C" w:rsidRDefault="007A1E6C" w:rsidP="007A1E6C">
      <w:pPr>
        <w:pStyle w:val="Rovnice"/>
        <w:rPr>
          <w:iCs/>
        </w:rPr>
      </w:pPr>
      <w:r>
        <w:tab/>
      </w:r>
      <m:oMath>
        <m:r>
          <w:rPr>
            <w:rFonts w:ascii="Cambria Math" w:hAnsi="Cambria Math"/>
          </w:rPr>
          <m:t>softmax</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e</m:t>
                </m:r>
              </m:e>
              <m:sup>
                <m:sSub>
                  <m:sSubPr>
                    <m:ctrlPr>
                      <w:rPr>
                        <w:rFonts w:ascii="Cambria Math" w:hAnsi="Cambria Math"/>
                      </w:rPr>
                    </m:ctrlPr>
                  </m:sSubPr>
                  <m:e>
                    <m:r>
                      <w:rPr>
                        <w:rFonts w:ascii="Cambria Math" w:hAnsi="Cambria Math"/>
                      </w:rPr>
                      <m:t>x</m:t>
                    </m:r>
                  </m:e>
                  <m:sub>
                    <m:r>
                      <w:rPr>
                        <w:rFonts w:ascii="Cambria Math" w:hAnsi="Cambria Math"/>
                      </w:rPr>
                      <m:t>i</m:t>
                    </m:r>
                  </m:sub>
                </m:sSub>
              </m:sup>
            </m:sSup>
          </m:num>
          <m:den>
            <m:nary>
              <m:naryPr>
                <m:chr m:val="∑"/>
                <m:limLoc m:val="undOvr"/>
                <m:supHide m:val="1"/>
                <m:ctrlPr>
                  <w:rPr>
                    <w:rFonts w:ascii="Cambria Math" w:hAnsi="Cambria Math"/>
                  </w:rPr>
                </m:ctrlPr>
              </m:naryPr>
              <m:sub>
                <m:r>
                  <w:rPr>
                    <w:rFonts w:ascii="Cambria Math" w:hAnsi="Cambria Math"/>
                  </w:rPr>
                  <m:t>j</m:t>
                </m:r>
              </m:sub>
              <m:sup/>
              <m:e>
                <m:sSup>
                  <m:sSupPr>
                    <m:ctrlPr>
                      <w:rPr>
                        <w:rFonts w:ascii="Cambria Math" w:hAnsi="Cambria Math"/>
                      </w:rPr>
                    </m:ctrlPr>
                  </m:sSupPr>
                  <m:e>
                    <m:r>
                      <w:rPr>
                        <w:rFonts w:ascii="Cambria Math" w:hAnsi="Cambria Math"/>
                      </w:rPr>
                      <m:t>e</m:t>
                    </m:r>
                  </m:e>
                  <m:sup>
                    <m:sSub>
                      <m:sSubPr>
                        <m:ctrlPr>
                          <w:rPr>
                            <w:rFonts w:ascii="Cambria Math" w:hAnsi="Cambria Math"/>
                          </w:rPr>
                        </m:ctrlPr>
                      </m:sSubPr>
                      <m:e>
                        <m:r>
                          <w:rPr>
                            <w:rFonts w:ascii="Cambria Math" w:hAnsi="Cambria Math"/>
                          </w:rPr>
                          <m:t>x</m:t>
                        </m:r>
                      </m:e>
                      <m:sub>
                        <m:r>
                          <w:rPr>
                            <w:rFonts w:ascii="Cambria Math" w:hAnsi="Cambria Math"/>
                          </w:rPr>
                          <m:t>j</m:t>
                        </m:r>
                      </m:sub>
                    </m:sSub>
                  </m:sup>
                </m:sSup>
              </m:e>
            </m:nary>
          </m:den>
        </m:f>
      </m:oMath>
      <w:r>
        <w:tab/>
        <w:t>Rov.</w:t>
      </w:r>
      <w:r w:rsidRPr="00191F46">
        <w:t xml:space="preserve"> </w:t>
      </w:r>
      <w:r>
        <w:rPr>
          <w:noProof/>
        </w:rPr>
        <w:fldChar w:fldCharType="begin"/>
      </w:r>
      <w:r>
        <w:rPr>
          <w:noProof/>
        </w:rPr>
        <w:instrText xml:space="preserve"> SEQ Rov. \* ARABIC </w:instrText>
      </w:r>
      <w:r>
        <w:rPr>
          <w:noProof/>
        </w:rPr>
        <w:fldChar w:fldCharType="separate"/>
      </w:r>
      <w:r>
        <w:rPr>
          <w:noProof/>
        </w:rPr>
        <w:t>3</w:t>
      </w:r>
      <w:r>
        <w:rPr>
          <w:noProof/>
        </w:rPr>
        <w:fldChar w:fldCharType="end"/>
      </w:r>
    </w:p>
    <w:p w14:paraId="499DE89E" w14:textId="522FC1F1" w:rsidR="0078047C" w:rsidRPr="00191F46" w:rsidRDefault="005C01BE" w:rsidP="00D06C25">
      <w:pPr>
        <w:pStyle w:val="Standartnitext"/>
      </w:pPr>
      <w:r>
        <w:t>Důsledkem užití funkce</w:t>
      </w:r>
      <w:r w:rsidR="00D346E5">
        <w:t xml:space="preserve"> softmax</w:t>
      </w:r>
      <w:r w:rsidR="00306489">
        <w:t xml:space="preserve"> </w:t>
      </w:r>
      <w:r>
        <w:t>je, že na výstupu neuronové sítě bude vektor</w:t>
      </w:r>
      <w:r w:rsidR="00B20C7A">
        <w:t xml:space="preserve"> </w:t>
      </w:r>
      <m:oMath>
        <m:sSub>
          <m:sSubPr>
            <m:ctrlPr>
              <w:rPr>
                <w:rFonts w:ascii="Cambria Math" w:hAnsi="Cambria Math"/>
                <w:i/>
              </w:rPr>
            </m:ctrlPr>
          </m:sSubPr>
          <m:e>
            <m:r>
              <w:rPr>
                <w:rFonts w:ascii="Cambria Math" w:hAnsi="Cambria Math"/>
              </w:rPr>
              <m:t>v</m:t>
            </m:r>
          </m:e>
          <m:sub>
            <m:r>
              <w:rPr>
                <w:rFonts w:ascii="Cambria Math" w:hAnsi="Cambria Math"/>
              </w:rPr>
              <m:t>1</m:t>
            </m:r>
          </m:sub>
        </m:sSub>
      </m:oMath>
      <w:r>
        <w:t xml:space="preserve">, </w:t>
      </w:r>
      <w:r w:rsidR="00B20C7A">
        <w:t>který</w:t>
      </w:r>
      <w:r>
        <w:t xml:space="preserve"> bude vyjadřovat pravděpodobnosti pro jednotlivé třídy určené pořadím v rámci </w:t>
      </w:r>
      <w:r w:rsidR="007B53D1">
        <w:t>vektoru a díky normalizační</w:t>
      </w:r>
      <w:r w:rsidR="00B20C7A">
        <w:t xml:space="preserve"> složce v čitateli bude složkový součet </w:t>
      </w:r>
      <m:oMath>
        <m:sSub>
          <m:sSubPr>
            <m:ctrlPr>
              <w:rPr>
                <w:rFonts w:ascii="Cambria Math" w:hAnsi="Cambria Math"/>
                <w:i/>
              </w:rPr>
            </m:ctrlPr>
          </m:sSubPr>
          <m:e>
            <m:r>
              <w:rPr>
                <w:rFonts w:ascii="Cambria Math" w:hAnsi="Cambria Math"/>
              </w:rPr>
              <m:t>v</m:t>
            </m:r>
          </m:e>
          <m:sub>
            <m:r>
              <w:rPr>
                <w:rFonts w:ascii="Cambria Math" w:hAnsi="Cambria Math"/>
              </w:rPr>
              <m:t>1</m:t>
            </m:r>
          </m:sub>
        </m:sSub>
      </m:oMath>
      <w:r w:rsidR="00B20C7A">
        <w:t xml:space="preserve"> roven </w:t>
      </w:r>
      <w:r w:rsidR="00FC113B">
        <w:t>jedné</w:t>
      </w:r>
      <w:r w:rsidR="00B20C7A">
        <w:t>.</w:t>
      </w:r>
    </w:p>
    <w:p w14:paraId="31E3AD33" w14:textId="6C34BEA7" w:rsidR="00191F46" w:rsidRDefault="00D06C25" w:rsidP="008E5D5F">
      <w:pPr>
        <w:pStyle w:val="Heading3"/>
      </w:pPr>
      <w:r>
        <w:t xml:space="preserve"> </w:t>
      </w:r>
      <w:bookmarkStart w:id="200" w:name="_Toc6218138"/>
      <w:r w:rsidR="00191F46" w:rsidRPr="00191F46">
        <w:t>Učení neuronových sítí</w:t>
      </w:r>
      <w:bookmarkEnd w:id="200"/>
    </w:p>
    <w:p w14:paraId="7B3361BD" w14:textId="5A1666F9" w:rsidR="00FA01B0" w:rsidRPr="00453E50" w:rsidRDefault="006C09AC" w:rsidP="00FA01B0">
      <w:pPr>
        <w:pStyle w:val="Standartnitext"/>
        <w:ind w:firstLine="708"/>
      </w:pPr>
      <w:r>
        <w:t>Podstatu učení</w:t>
      </w:r>
      <w:r w:rsidR="00624398">
        <w:t xml:space="preserve"> neuronové sítě</w:t>
      </w:r>
      <w:r>
        <w:t xml:space="preserve"> shrnuje Olej, kte</w:t>
      </w:r>
      <w:r>
        <w:rPr>
          <w:lang w:val="en-US"/>
        </w:rPr>
        <w:t>r</w:t>
      </w:r>
      <w:r>
        <w:t>ý</w:t>
      </w:r>
      <w:r w:rsidR="00624398">
        <w:t xml:space="preserve"> jej</w:t>
      </w:r>
      <w:r>
        <w:t xml:space="preserve"> cha</w:t>
      </w:r>
      <w:r w:rsidR="00624398">
        <w:t>r</w:t>
      </w:r>
      <w:r>
        <w:t>akterizuje jako proces, ve kterém „</w:t>
      </w:r>
      <w:r>
        <w:rPr>
          <w:i/>
        </w:rPr>
        <w:t>...dochází k modifikaci synaptických vah za účelem dosažení co možná největší shody mezi skutečným a požadovaným výstupem.“</w:t>
      </w:r>
      <w:r w:rsidR="00E54B62">
        <w:rPr>
          <w:i/>
        </w:rPr>
        <w:t xml:space="preserve"> </w:t>
      </w:r>
      <w:r w:rsidR="00E54B62">
        <w:rPr>
          <w:i/>
        </w:rPr>
        <w:fldChar w:fldCharType="begin"/>
      </w:r>
      <w:r w:rsidR="00E54B62">
        <w:rPr>
          <w:i/>
        </w:rPr>
        <w:instrText xml:space="preserve"> ADDIN ZOTERO_ITEM CSL_CITATION {"citationID":"wTzn50mo","properties":{"formattedCitation":"(Vladim\\uc0\\u237{}r Olej a H\\uc0\\u225{}jek Petr 2010)","plainCitation":"(Vladimír Olej a Hájek Petr 2010)","noteIndex":0},"citationItems":[{"id":155,"uris":["http://zotero.org/users/local/IbRhotwj/items/7KQBQP9T"],"uri":["http://zotero.org/users/local/IbRhotwj/items/7KQBQP9T"],"itemData":{"id":155,"type":"book","title":"Úvod do umělé inteligence","publisher":"Univerzita Pardubice Fakulta ekonomicko-správní","abstract":"Hájek","ISBN":"978-80-7395-307-2","author":[{"literal":"Vladimír Olej"},{"literal":"Hájek Petr"}],"issued":{"date-parts":[["2010"]]}}}],"schema":"https://github.com/citation-style-language/schema/raw/master/csl-citation.json"} </w:instrText>
      </w:r>
      <w:r w:rsidR="00E54B62">
        <w:rPr>
          <w:i/>
        </w:rPr>
        <w:fldChar w:fldCharType="separate"/>
      </w:r>
      <w:r w:rsidR="00E54B62" w:rsidRPr="006C09AC">
        <w:rPr>
          <w:rFonts w:cs="Times New Roman"/>
          <w:szCs w:val="24"/>
        </w:rPr>
        <w:t>(Vladimír Olej a Hájek Petr 2010)</w:t>
      </w:r>
      <w:r w:rsidR="00E54B62">
        <w:rPr>
          <w:i/>
        </w:rPr>
        <w:fldChar w:fldCharType="end"/>
      </w:r>
      <w:r>
        <w:t xml:space="preserve">. V </w:t>
      </w:r>
      <w:r w:rsidR="006E279D">
        <w:t>případě „učení s učitelem“ probíhá</w:t>
      </w:r>
      <w:r>
        <w:t xml:space="preserve"> učení</w:t>
      </w:r>
      <w:r w:rsidR="006E279D">
        <w:t xml:space="preserve"> postupným</w:t>
      </w:r>
      <w:r w:rsidR="006E279D" w:rsidRPr="00191F46">
        <w:t xml:space="preserve"> předkládáním </w:t>
      </w:r>
      <w:r w:rsidR="006E279D" w:rsidRPr="00191F46">
        <w:rPr>
          <w:i/>
        </w:rPr>
        <w:t>m</w:t>
      </w:r>
      <w:r w:rsidR="006E279D" w:rsidRPr="00191F46">
        <w:t xml:space="preserve"> </w:t>
      </w:r>
      <w:r w:rsidR="006E279D">
        <w:t xml:space="preserve">dvojic </w:t>
      </w:r>
      <m:oMath>
        <m:r>
          <w:rPr>
            <w:rFonts w:ascii="Cambria Math" w:hAnsi="Cambria Math"/>
          </w:rPr>
          <m:t>(x→y)</m:t>
        </m:r>
      </m:oMath>
      <w:r w:rsidR="006E279D" w:rsidRPr="00191F46">
        <w:t xml:space="preserve"> do neuronové sítě</w:t>
      </w:r>
      <w:r w:rsidR="003E58B3">
        <w:t>.</w:t>
      </w:r>
      <w:r w:rsidR="00FB70D1">
        <w:t xml:space="preserve"> </w:t>
      </w:r>
      <w:r w:rsidR="00FA01B0">
        <w:t xml:space="preserve">Na začátku </w:t>
      </w:r>
      <w:r w:rsidR="00624398">
        <w:t>tohoto procesu</w:t>
      </w:r>
      <w:r w:rsidR="00FA01B0">
        <w:t xml:space="preserve"> jsou všechny váhy iniciovány jako náhodné hodnoty</w:t>
      </w:r>
      <w:r w:rsidR="00624398">
        <w:t xml:space="preserve"> blízké nule. </w:t>
      </w:r>
      <w:r w:rsidR="00FA01B0">
        <w:t xml:space="preserve">Vstupní data </w:t>
      </w:r>
      <w:r>
        <w:t>poté postupně procházejí</w:t>
      </w:r>
      <w:r w:rsidR="00FA01B0">
        <w:t xml:space="preserve"> </w:t>
      </w:r>
      <w:r w:rsidR="00320D95">
        <w:t xml:space="preserve"> transformacemi jednotlivých vrstev neuronové sítě až na její výstupní vrstvu</w:t>
      </w:r>
      <w:r w:rsidR="00FA01B0">
        <w:t>.</w:t>
      </w:r>
      <w:r>
        <w:t xml:space="preserve"> </w:t>
      </w:r>
      <w:r w:rsidR="00320D95">
        <w:t>Ve chvíli, kdy tímto způsobem projde celá datová sada</w:t>
      </w:r>
      <w:r>
        <w:t xml:space="preserve">, hovoříme o takzvané jedné </w:t>
      </w:r>
      <w:r w:rsidRPr="00320D95">
        <w:t>epoše</w:t>
      </w:r>
      <w:r>
        <w:t xml:space="preserve"> učení</w:t>
      </w:r>
      <w:r w:rsidR="00634113">
        <w:t xml:space="preserve"> </w:t>
      </w:r>
      <w:r w:rsidR="00634113">
        <w:fldChar w:fldCharType="begin"/>
      </w:r>
      <w:r w:rsidR="00634113">
        <w:instrText xml:space="preserve"> ADDIN ZOTERO_ITEM CSL_CITATION {"citationID":"ssNUkgUx","properties":{"formattedCitation":"(Vladim\\uc0\\u237{}r Olej a H\\uc0\\u225{}jek Petr 2010)","plainCitation":"(Vladimír Olej a Hájek Petr 2010)","noteIndex":0},"citationItems":[{"id":155,"uris":["http://zotero.org/users/local/IbRhotwj/items/7KQBQP9T"],"uri":["http://zotero.org/users/local/IbRhotwj/items/7KQBQP9T"],"itemData":{"id":155,"type":"book","title":"Úvod do umělé inteligence","publisher":"Univerzita Pardubice Fakulta ekonomicko-správní","abstract":"Hájek","ISBN":"978-80-7395-307-2","author":[{"literal":"Vladimír Olej"},{"literal":"Hájek Petr"}],"issued":{"date-parts":[["2010"]]}}}],"schema":"https://github.com/citation-style-language/schema/raw/master/csl-citation.json"} </w:instrText>
      </w:r>
      <w:r w:rsidR="00634113">
        <w:fldChar w:fldCharType="separate"/>
      </w:r>
      <w:r w:rsidR="00634113" w:rsidRPr="00FB70D1">
        <w:rPr>
          <w:rFonts w:cs="Times New Roman"/>
          <w:szCs w:val="24"/>
        </w:rPr>
        <w:t>(Vladimír Olej a Hájek Petr 2010)</w:t>
      </w:r>
      <w:r w:rsidR="00634113">
        <w:fldChar w:fldCharType="end"/>
      </w:r>
      <w:r>
        <w:t>.</w:t>
      </w:r>
      <w:r w:rsidR="003851EA">
        <w:t xml:space="preserve"> K</w:t>
      </w:r>
      <w:r w:rsidR="009A27CB">
        <w:t> </w:t>
      </w:r>
      <w:r w:rsidR="003851EA">
        <w:t>modifikaci</w:t>
      </w:r>
      <w:r w:rsidR="009A27CB">
        <w:t xml:space="preserve"> </w:t>
      </w:r>
      <w:r w:rsidR="003851EA">
        <w:t>vah</w:t>
      </w:r>
      <w:r w:rsidR="009A27CB">
        <w:t xml:space="preserve"> nemusí však dojít až po dokončení celé epochy, ale váhy lze adaptovat už</w:t>
      </w:r>
      <w:r w:rsidR="003851EA">
        <w:t xml:space="preserve"> po projití </w:t>
      </w:r>
      <m:oMath>
        <m:r>
          <w:rPr>
            <w:rFonts w:ascii="Cambria Math" w:hAnsi="Cambria Math"/>
          </w:rPr>
          <m:t>m</m:t>
        </m:r>
      </m:oMath>
      <w:r w:rsidR="003851EA">
        <w:rPr>
          <w:rFonts w:eastAsiaTheme="minorEastAsia"/>
        </w:rPr>
        <w:t xml:space="preserve"> vstupních dat</w:t>
      </w:r>
      <w:r w:rsidR="009A27CB">
        <w:rPr>
          <w:rFonts w:eastAsiaTheme="minorEastAsia"/>
        </w:rPr>
        <w:t xml:space="preserve"> - anglicky je </w:t>
      </w:r>
      <m:oMath>
        <m:r>
          <w:rPr>
            <w:rFonts w:ascii="Cambria Math" w:eastAsiaTheme="minorEastAsia" w:hAnsi="Cambria Math"/>
          </w:rPr>
          <m:t>m</m:t>
        </m:r>
      </m:oMath>
      <w:r w:rsidR="009A27CB">
        <w:rPr>
          <w:rFonts w:eastAsiaTheme="minorEastAsia"/>
        </w:rPr>
        <w:t xml:space="preserve"> nazýváno jako „</w:t>
      </w:r>
      <w:r w:rsidR="009A27CB" w:rsidRPr="00634113">
        <w:rPr>
          <w:rFonts w:eastAsiaTheme="minorEastAsia"/>
        </w:rPr>
        <w:t>batch-size</w:t>
      </w:r>
      <w:r w:rsidR="009A27CB">
        <w:rPr>
          <w:rFonts w:eastAsiaTheme="minorEastAsia"/>
        </w:rPr>
        <w:t>“</w:t>
      </w:r>
      <w:r w:rsidR="003851EA">
        <w:rPr>
          <w:rFonts w:eastAsiaTheme="minorEastAsia"/>
        </w:rPr>
        <w:t>.</w:t>
      </w:r>
      <w:r w:rsidR="00E54B62">
        <w:rPr>
          <w:rFonts w:eastAsiaTheme="minorEastAsia"/>
        </w:rPr>
        <w:t xml:space="preserve"> Hodnota </w:t>
      </w:r>
      <m:oMath>
        <m:r>
          <w:rPr>
            <w:rFonts w:ascii="Cambria Math" w:eastAsiaTheme="minorEastAsia" w:hAnsi="Cambria Math"/>
          </w:rPr>
          <m:t>m</m:t>
        </m:r>
      </m:oMath>
      <w:r w:rsidR="00E54B62">
        <w:rPr>
          <w:rFonts w:eastAsiaTheme="minorEastAsia"/>
        </w:rPr>
        <w:t xml:space="preserve"> má přímý vliv na kvalitu</w:t>
      </w:r>
      <w:r w:rsidR="00634113">
        <w:rPr>
          <w:rFonts w:eastAsiaTheme="minorEastAsia"/>
        </w:rPr>
        <w:t xml:space="preserve"> a rychlost</w:t>
      </w:r>
      <w:r w:rsidR="00E54B62">
        <w:rPr>
          <w:rFonts w:eastAsiaTheme="minorEastAsia"/>
        </w:rPr>
        <w:t xml:space="preserve"> učení </w:t>
      </w:r>
      <w:r w:rsidR="00E54B62">
        <w:rPr>
          <w:rFonts w:eastAsiaTheme="minorEastAsia"/>
        </w:rPr>
        <w:fldChar w:fldCharType="begin"/>
      </w:r>
      <w:r w:rsidR="00E54B62">
        <w:rPr>
          <w:rFonts w:eastAsiaTheme="minorEastAsia"/>
        </w:rPr>
        <w:instrText xml:space="preserve"> ADDIN ZOTERO_ITEM CSL_CITATION {"citationID":"WqE0cQKV","properties":{"formattedCitation":"(Keskar et al. 2016)","plainCitation":"(Keskar et al. 2016)","noteIndex":0},"citationItems":[{"id":988,"uris":["http://zotero.org/users/local/IbRhotwj/items/4GQZZB7K"],"uri":["http://zotero.org/users/local/IbRhotwj/items/4GQZZB7K"],"itemData":{"id":988,"type":"article-journal","title":"On Large-Batch Training for Deep Learning: Generalization Gap and Sharp Minima","container-title":"arXiv:1609.04836 [cs, math]","source":"arXiv.org","abstract":"The stochastic gradient descent (SGD) method and its variants are algorithms of choice for many Deep Learning tasks. These methods operate in a small-batch regime wherein a fraction of the training data, say $32$-$512$ data points, is sampled to compute an approximation to the gradient. It has been observed in practice that when using a larger batch there is a degradation in the quality of the model, as measured by its ability to generalize. We investigate the cause for this generalization drop in the large-batch regime and present numerical evidence that supports the view that large-batch methods tend to converge to sharp minimizers of the training and testing functions - and as is well known, sharp minima lead to poorer generalization. In contrast, small-batch methods consistently converge to flat minimizers, and our experiments support a commonly held view that this is due to the inherent noise in the gradient estimation. We discuss several strategies to attempt to help large-batch methods eliminate this generalization gap.","URL":"http://arxiv.org/abs/1609.04836","note":"arXiv: 1609.04836","shortTitle":"On Large-Batch Training for Deep Learning","author":[{"family":"Keskar","given":"Nitish Shirish"},{"family":"Mudigere","given":"Dheevatsa"},{"family":"Nocedal","given":"Jorge"},{"family":"Smelyanskiy","given":"Mikhail"},{"family":"Tang","given":"Ping Tak Peter"}],"issued":{"date-parts":[["2016",9,15]]},"accessed":{"date-parts":[["2019",4,8]]}}}],"schema":"https://github.com/citation-style-language/schema/raw/master/csl-citation.json"} </w:instrText>
      </w:r>
      <w:r w:rsidR="00E54B62">
        <w:rPr>
          <w:rFonts w:eastAsiaTheme="minorEastAsia"/>
        </w:rPr>
        <w:fldChar w:fldCharType="separate"/>
      </w:r>
      <w:r w:rsidR="00E54B62" w:rsidRPr="00E54B62">
        <w:t>(Keskar et al. 2016)</w:t>
      </w:r>
      <w:r w:rsidR="00E54B62">
        <w:rPr>
          <w:rFonts w:eastAsiaTheme="minorEastAsia"/>
        </w:rPr>
        <w:fldChar w:fldCharType="end"/>
      </w:r>
      <w:r w:rsidR="00E54B62">
        <w:rPr>
          <w:rFonts w:eastAsiaTheme="minorEastAsia"/>
        </w:rPr>
        <w:t>.</w:t>
      </w:r>
      <w:r>
        <w:t xml:space="preserve"> </w:t>
      </w:r>
      <w:r w:rsidR="00287B4C">
        <w:t>Po proj</w:t>
      </w:r>
      <w:r w:rsidR="00287B4C" w:rsidRPr="00F640B4">
        <w:t>i</w:t>
      </w:r>
      <w:r w:rsidR="00EF40C9">
        <w:t xml:space="preserve">tí </w:t>
      </w:r>
      <m:oMath>
        <m:r>
          <w:rPr>
            <w:rFonts w:ascii="Cambria Math" w:hAnsi="Cambria Math"/>
          </w:rPr>
          <m:t>m</m:t>
        </m:r>
      </m:oMath>
      <w:r w:rsidR="00EF40C9">
        <w:rPr>
          <w:rFonts w:eastAsiaTheme="minorEastAsia"/>
        </w:rPr>
        <w:t xml:space="preserve"> dat je tedy n</w:t>
      </w:r>
      <w:r w:rsidR="009A27CB">
        <w:t xml:space="preserve">a podmnožině dat </w:t>
      </w:r>
      <m:oMath>
        <m:r>
          <w:rPr>
            <w:rFonts w:ascii="Cambria Math" w:hAnsi="Cambria Math"/>
          </w:rPr>
          <m:t>t</m:t>
        </m:r>
      </m:oMath>
      <w:r w:rsidR="009A27CB">
        <w:t>, které prošly neuronovou sítí</w:t>
      </w:r>
      <w:r w:rsidR="00EF40C9">
        <w:t>,</w:t>
      </w:r>
      <w:r w:rsidR="009A27CB">
        <w:t xml:space="preserve"> </w:t>
      </w:r>
      <w:r w:rsidR="00FA01B0">
        <w:t xml:space="preserve">spočítán </w:t>
      </w:r>
      <w:r w:rsidR="00E54B62">
        <w:t xml:space="preserve">výstup </w:t>
      </w:r>
      <w:r w:rsidR="00FA01B0">
        <w:t xml:space="preserve">chybové funkce </w:t>
      </w:r>
      <m:oMath>
        <m:sSub>
          <m:sSubPr>
            <m:ctrlPr>
              <w:rPr>
                <w:rFonts w:ascii="Cambria Math" w:hAnsi="Cambria Math"/>
                <w:i/>
              </w:rPr>
            </m:ctrlPr>
          </m:sSubPr>
          <m:e>
            <m:r>
              <w:rPr>
                <w:rFonts w:ascii="Cambria Math" w:hAnsi="Cambria Math"/>
              </w:rPr>
              <m:t>E</m:t>
            </m:r>
          </m:e>
          <m:sub>
            <m:r>
              <w:rPr>
                <w:rFonts w:ascii="Cambria Math" w:hAnsi="Cambria Math"/>
              </w:rPr>
              <m:t>t</m:t>
            </m:r>
          </m:sub>
        </m:sSub>
      </m:oMath>
      <w:r w:rsidR="009A27CB">
        <w:t>.</w:t>
      </w:r>
      <w:r w:rsidR="00FA01B0" w:rsidRPr="00191F46">
        <w:t xml:space="preserve"> </w:t>
      </w:r>
      <w:r w:rsidR="00E54B62">
        <w:t>Jde o</w:t>
      </w:r>
      <w:r w:rsidR="00FA01B0" w:rsidRPr="00191F46">
        <w:t xml:space="preserve"> rozdíl výstupních hodnot vyprodukovaných neuronovou sítí </w:t>
      </w:r>
      <m:oMath>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k</m:t>
            </m:r>
          </m:sub>
        </m:sSub>
        <m:d>
          <m:dPr>
            <m:ctrlPr>
              <w:rPr>
                <w:rFonts w:ascii="Cambria Math" w:hAnsi="Cambria Math"/>
                <w:i/>
              </w:rPr>
            </m:ctrlPr>
          </m:dPr>
          <m:e>
            <m:r>
              <w:rPr>
                <w:rFonts w:ascii="Cambria Math" w:hAnsi="Cambria Math"/>
              </w:rPr>
              <m:t>t</m:t>
            </m:r>
          </m:e>
        </m:d>
      </m:oMath>
      <w:r w:rsidR="00FA01B0" w:rsidRPr="00191F46">
        <w:t xml:space="preserve"> </w:t>
      </w:r>
      <w:r w:rsidR="00FA01B0">
        <w:t xml:space="preserve">a </w:t>
      </w:r>
      <w:r w:rsidR="00E54B62">
        <w:t>správn</w:t>
      </w:r>
      <w:r w:rsidR="00060541">
        <w:t>ých hodnot</w:t>
      </w:r>
      <w:r w:rsidR="00FA01B0">
        <w:t xml:space="preserve"> </w:t>
      </w:r>
      <m:oMath>
        <m:sSub>
          <m:sSubPr>
            <m:ctrlPr>
              <w:rPr>
                <w:rFonts w:ascii="Cambria Math" w:hAnsi="Cambria Math"/>
                <w:i/>
              </w:rPr>
            </m:ctrlPr>
          </m:sSubPr>
          <m:e>
            <m:r>
              <w:rPr>
                <w:rFonts w:ascii="Cambria Math" w:hAnsi="Cambria Math"/>
              </w:rPr>
              <m:t>y</m:t>
            </m:r>
          </m:e>
          <m:sub>
            <m:r>
              <w:rPr>
                <w:rFonts w:ascii="Cambria Math" w:hAnsi="Cambria Math"/>
              </w:rPr>
              <m:t>k</m:t>
            </m:r>
          </m:sub>
        </m:sSub>
      </m:oMath>
      <w:r w:rsidR="00E54B62">
        <w:rPr>
          <w:rFonts w:eastAsiaTheme="minorEastAsia"/>
        </w:rPr>
        <w:t>, vyplynul</w:t>
      </w:r>
      <w:r w:rsidR="00060541">
        <w:rPr>
          <w:rFonts w:eastAsiaTheme="minorEastAsia"/>
        </w:rPr>
        <w:t>ých</w:t>
      </w:r>
      <w:r w:rsidR="00E54B62">
        <w:rPr>
          <w:rFonts w:eastAsiaTheme="minorEastAsia"/>
        </w:rPr>
        <w:t xml:space="preserve"> ze vstupních dat</w:t>
      </w:r>
      <w:r w:rsidR="00FA01B0">
        <w:t>. Chybových funkcí existuje v oboru strojového učení celá řada. Rov 5. představuje předpis</w:t>
      </w:r>
      <w:r w:rsidR="00EF40C9">
        <w:t xml:space="preserve"> jedné z nich, a to konkrétně</w:t>
      </w:r>
      <w:r w:rsidR="00FA01B0">
        <w:t xml:space="preserve"> </w:t>
      </w:r>
      <w:r w:rsidR="00EF40C9">
        <w:t>„</w:t>
      </w:r>
      <w:r w:rsidR="00FA01B0">
        <w:t>střední kvadratické chyby</w:t>
      </w:r>
      <w:r w:rsidR="00EF40C9">
        <w:t>“</w:t>
      </w:r>
      <w:r w:rsidR="00634113">
        <w:t>. Použité</w:t>
      </w:r>
      <w:r w:rsidR="005C7D24">
        <w:t xml:space="preserve"> </w:t>
      </w:r>
      <w:r w:rsidR="005C7D24">
        <w:lastRenderedPageBreak/>
        <w:t>proměnné odpovídají zde zavedené symbolice</w:t>
      </w:r>
      <w:r w:rsidR="00FA01B0">
        <w:t>.</w:t>
      </w:r>
      <w:r w:rsidR="009A27CB">
        <w:t xml:space="preserve"> Tento konkrétní tvar je použitelný v případě, že na výstupní vrstvě je jeden neuron </w:t>
      </w:r>
      <w:r w:rsidR="009A27CB">
        <w:fldChar w:fldCharType="begin"/>
      </w:r>
      <w:r w:rsidR="003E1E49">
        <w:instrText xml:space="preserve"> ADDIN ZOTERO_ITEM CSL_CITATION {"citationID":"OUdqelxs","properties":{"formattedCitation":"(Vladim\\uc0\\u237{}r Olej a H\\uc0\\u225{}jek Petr 2010)","plainCitation":"(Vladimír Olej a Hájek Petr 2010)","noteIndex":0},"citationItems":[{"id":155,"uris":["http://zotero.org/users/local/IbRhotwj/items/7KQBQP9T"],"uri":["http://zotero.org/users/local/IbRhotwj/items/7KQBQP9T"],"itemData":{"id":155,"type":"book","title":"Úvod do umělé inteligence","publisher":"Univerzita Pardubice Fakulta ekonomicko-správní","abstract":"Hájek","ISBN":"978-80-7395-307-2","author":[{"literal":"Vladimír Olej"},{"literal":"Hájek Petr"}],"issued":{"date-parts":[["2010"]]}}}],"schema":"https://github.com/citation-style-language/schema/raw/master/csl-citation.json"} </w:instrText>
      </w:r>
      <w:r w:rsidR="009A27CB">
        <w:fldChar w:fldCharType="separate"/>
      </w:r>
      <w:r w:rsidR="009A27CB" w:rsidRPr="00FB70D1">
        <w:rPr>
          <w:rFonts w:cs="Times New Roman"/>
          <w:szCs w:val="24"/>
        </w:rPr>
        <w:t>(Vladimír Olej a Hájek Petr 2010)</w:t>
      </w:r>
      <w:r w:rsidR="009A27CB">
        <w:fldChar w:fldCharType="end"/>
      </w:r>
      <w:r w:rsidR="009A27CB">
        <w:t>.</w:t>
      </w:r>
    </w:p>
    <w:p w14:paraId="7D397BEE" w14:textId="69A8F982" w:rsidR="00FA01B0" w:rsidRPr="006E279D" w:rsidRDefault="00FA01B0" w:rsidP="00FA01B0">
      <w:pPr>
        <w:pStyle w:val="Rovnice"/>
      </w:pPr>
      <w:r>
        <w:tab/>
      </w:r>
      <m:oMath>
        <m:sSub>
          <m:sSubPr>
            <m:ctrlPr>
              <w:rPr>
                <w:rFonts w:ascii="Cambria Math" w:hAnsi="Cambria Math"/>
              </w:rPr>
            </m:ctrlPr>
          </m:sSubPr>
          <m:e>
            <m:r>
              <w:rPr>
                <w:rFonts w:ascii="Cambria Math" w:hAnsi="Cambria Math"/>
              </w:rPr>
              <m:t>E</m:t>
            </m:r>
          </m:e>
          <m:sub>
            <m:r>
              <w:rPr>
                <w:rFonts w:ascii="Cambria Math" w:hAnsi="Cambria Math"/>
              </w:rPr>
              <m:t>t</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k</m:t>
            </m:r>
            <m:r>
              <m:rPr>
                <m:sty m:val="p"/>
              </m:rPr>
              <w:rPr>
                <w:rFonts w:ascii="Cambria Math" w:hAnsi="Cambria Math"/>
              </w:rPr>
              <m:t>=1</m:t>
            </m:r>
          </m:sub>
          <m:sup>
            <m:r>
              <w:rPr>
                <w:rFonts w:ascii="Cambria Math" w:hAnsi="Cambria Math"/>
              </w:rPr>
              <m:t>m</m:t>
            </m:r>
          </m:sup>
          <m:e>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w:rPr>
                            <w:rFonts w:ascii="Cambria Math" w:hAnsi="Cambria Math"/>
                          </w:rPr>
                          <m:t>y</m:t>
                        </m:r>
                      </m:e>
                    </m:acc>
                  </m:e>
                  <m:sub>
                    <m:r>
                      <w:rPr>
                        <w:rFonts w:ascii="Cambria Math" w:hAnsi="Cambria Math"/>
                      </w:rPr>
                      <m:t>k</m:t>
                    </m:r>
                  </m:sub>
                </m:sSub>
                <m:d>
                  <m:dPr>
                    <m:ctrlPr>
                      <w:rPr>
                        <w:rFonts w:ascii="Cambria Math" w:hAnsi="Cambria Math"/>
                      </w:rPr>
                    </m:ctrlPr>
                  </m:dPr>
                  <m:e>
                    <m:r>
                      <w:rPr>
                        <w:rFonts w:ascii="Cambria Math" w:hAnsi="Cambria Math"/>
                      </w:rPr>
                      <m:t>t</m:t>
                    </m:r>
                  </m:e>
                </m:d>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k</m:t>
                    </m:r>
                  </m:sub>
                </m:sSub>
                <m:r>
                  <m:rPr>
                    <m:sty m:val="p"/>
                  </m:rPr>
                  <w:rPr>
                    <w:rFonts w:ascii="Cambria Math" w:hAnsi="Cambria Math"/>
                  </w:rPr>
                  <m:t>]</m:t>
                </m:r>
              </m:e>
              <m:sup>
                <m:r>
                  <m:rPr>
                    <m:sty m:val="p"/>
                  </m:rPr>
                  <w:rPr>
                    <w:rFonts w:ascii="Cambria Math" w:hAnsi="Cambria Math"/>
                  </w:rPr>
                  <m:t>2</m:t>
                </m:r>
              </m:sup>
            </m:sSup>
          </m:e>
        </m:nary>
      </m:oMath>
      <w:r>
        <w:tab/>
      </w:r>
      <w:bookmarkStart w:id="201" w:name="_Ref4237026"/>
      <w:r>
        <w:t xml:space="preserve">Rov. </w:t>
      </w:r>
      <w:r>
        <w:rPr>
          <w:noProof/>
        </w:rPr>
        <w:fldChar w:fldCharType="begin"/>
      </w:r>
      <w:r>
        <w:rPr>
          <w:noProof/>
        </w:rPr>
        <w:instrText xml:space="preserve"> SEQ Rov. \* ARABIC </w:instrText>
      </w:r>
      <w:r>
        <w:rPr>
          <w:noProof/>
        </w:rPr>
        <w:fldChar w:fldCharType="separate"/>
      </w:r>
      <w:r>
        <w:rPr>
          <w:noProof/>
        </w:rPr>
        <w:t>5</w:t>
      </w:r>
      <w:r>
        <w:rPr>
          <w:noProof/>
        </w:rPr>
        <w:fldChar w:fldCharType="end"/>
      </w:r>
      <w:bookmarkEnd w:id="201"/>
    </w:p>
    <w:p w14:paraId="0A1A977A" w14:textId="7130DC1E" w:rsidR="00FA01B0" w:rsidRPr="00191F46" w:rsidRDefault="009E1121" w:rsidP="00FA01B0">
      <w:pPr>
        <w:pStyle w:val="Standartnitext"/>
      </w:pPr>
      <w:r>
        <w:t>Samotný a</w:t>
      </w:r>
      <w:r w:rsidR="00320D95">
        <w:t>lgoritmus</w:t>
      </w:r>
      <w:r w:rsidR="00FA01B0" w:rsidRPr="00191F46">
        <w:t xml:space="preserve"> učení</w:t>
      </w:r>
      <w:r w:rsidR="00FA01B0">
        <w:t xml:space="preserve"> </w:t>
      </w:r>
      <w:r w:rsidR="00634113">
        <w:t>spočívá v</w:t>
      </w:r>
      <w:r w:rsidR="00FA01B0">
        <w:t xml:space="preserve"> minimalizaci vybrané chybové funkce</w:t>
      </w:r>
      <w:r>
        <w:t xml:space="preserve"> pomocí adaptace </w:t>
      </w:r>
      <m:oMath>
        <m:r>
          <w:rPr>
            <w:rFonts w:ascii="Cambria Math" w:hAnsi="Cambria Math"/>
          </w:rPr>
          <m:t>w</m:t>
        </m:r>
      </m:oMath>
      <w:r w:rsidR="00FA01B0">
        <w:t>.</w:t>
      </w:r>
      <w:r w:rsidR="0063395F">
        <w:t xml:space="preserve"> Vzhledem k počtu parametrů </w:t>
      </w:r>
      <w:r w:rsidR="00634113">
        <w:t xml:space="preserve">vah </w:t>
      </w:r>
      <w:r w:rsidR="0063395F">
        <w:t>je nevhodné</w:t>
      </w:r>
      <w:r w:rsidR="00F76F96">
        <w:t>, ba nemožné</w:t>
      </w:r>
      <w:r w:rsidR="0063395F">
        <w:t xml:space="preserve"> hledat (lokální) minimum </w:t>
      </w:r>
      <m:oMath>
        <m:sSub>
          <m:sSubPr>
            <m:ctrlPr>
              <w:rPr>
                <w:rFonts w:ascii="Cambria Math" w:hAnsi="Cambria Math"/>
              </w:rPr>
            </m:ctrlPr>
          </m:sSubPr>
          <m:e>
            <m:r>
              <w:rPr>
                <w:rFonts w:ascii="Cambria Math" w:hAnsi="Cambria Math"/>
              </w:rPr>
              <m:t>E</m:t>
            </m:r>
          </m:e>
          <m:sub>
            <m:r>
              <w:rPr>
                <w:rFonts w:ascii="Cambria Math" w:hAnsi="Cambria Math"/>
              </w:rPr>
              <m:t>t</m:t>
            </m:r>
          </m:sub>
        </m:sSub>
      </m:oMath>
      <w:r w:rsidR="00F76F96">
        <w:t xml:space="preserve"> analyticky</w:t>
      </w:r>
      <w:r w:rsidR="00634113">
        <w:t>, například</w:t>
      </w:r>
      <w:r w:rsidR="00F76F96">
        <w:t xml:space="preserve"> </w:t>
      </w:r>
      <w:r w:rsidR="0063395F">
        <w:t>za pomocí</w:t>
      </w:r>
      <w:r w:rsidR="00F76F96">
        <w:t xml:space="preserve"> druhé derivace funkce. Místo toho se obvykle ve strojovém učení aproximuje lokální minimum iterativně, kdy se parametry ladí v zápor</w:t>
      </w:r>
      <w:r w:rsidR="00287B4C" w:rsidRPr="00F640B4">
        <w:t>n</w:t>
      </w:r>
      <w:r w:rsidR="00F76F96" w:rsidRPr="00F640B4">
        <w:t>é</w:t>
      </w:r>
      <w:r w:rsidR="00F76F96">
        <w:t xml:space="preserve">m směru nalezeného gradientu </w:t>
      </w:r>
      <m:oMath>
        <m:sSub>
          <m:sSubPr>
            <m:ctrlPr>
              <w:rPr>
                <w:rFonts w:ascii="Cambria Math" w:hAnsi="Cambria Math"/>
              </w:rPr>
            </m:ctrlPr>
          </m:sSubPr>
          <m:e>
            <m:r>
              <w:rPr>
                <w:rFonts w:ascii="Cambria Math" w:hAnsi="Cambria Math"/>
              </w:rPr>
              <m:t>E</m:t>
            </m:r>
          </m:e>
          <m:sub>
            <m:r>
              <w:rPr>
                <w:rFonts w:ascii="Cambria Math" w:hAnsi="Cambria Math"/>
              </w:rPr>
              <m:t>t</m:t>
            </m:r>
          </m:sub>
        </m:sSub>
      </m:oMath>
      <w:r w:rsidR="00F76F96">
        <w:t>.</w:t>
      </w:r>
      <w:r w:rsidR="006E279D">
        <w:t xml:space="preserve"> </w:t>
      </w:r>
      <w:r w:rsidR="00634113">
        <w:t>Znamená to, že ve</w:t>
      </w:r>
      <w:r w:rsidR="00FA01B0" w:rsidRPr="00191F46">
        <w:t xml:space="preserve"> chvíli, kdy je spočítána hodnota chybové funkce, je nutné zpětně pro všechny </w:t>
      </w:r>
      <w:r w:rsidR="00060541">
        <w:t xml:space="preserve">váhy </w:t>
      </w:r>
      <w:r w:rsidR="00FA01B0" w:rsidRPr="00191F46">
        <w:t xml:space="preserve">vypočítat </w:t>
      </w:r>
      <w:r>
        <w:t xml:space="preserve">vhodné </w:t>
      </w:r>
      <m:oMath>
        <m:r>
          <m:rPr>
            <m:sty m:val="p"/>
          </m:rPr>
          <w:rPr>
            <w:rFonts w:ascii="Cambria Math" w:hAnsi="Cambria Math"/>
          </w:rPr>
          <m:t>Δ</m:t>
        </m:r>
        <m:r>
          <w:rPr>
            <w:rFonts w:ascii="Cambria Math" w:hAnsi="Cambria Math"/>
          </w:rPr>
          <m:t>w</m:t>
        </m:r>
      </m:oMath>
      <w:r w:rsidR="00BD6956">
        <w:t>.</w:t>
      </w:r>
      <w:r w:rsidR="00634113">
        <w:t xml:space="preserve"> Jedná se o metodu nazvanou </w:t>
      </w:r>
      <w:r w:rsidR="000678F8">
        <w:t>„metoda zpětného šíření chyby“.</w:t>
      </w:r>
      <w:r w:rsidR="00BD6956">
        <w:t xml:space="preserve"> Rov. 5 formálně vyjadřuje hledanou hodnotu, kde </w:t>
      </w:r>
      <m:oMath>
        <m:r>
          <w:rPr>
            <w:rFonts w:ascii="Cambria Math" w:hAnsi="Cambria Math"/>
          </w:rPr>
          <m:t>η</m:t>
        </m:r>
      </m:oMath>
      <w:r w:rsidR="00BD6956">
        <w:rPr>
          <w:rFonts w:eastAsiaTheme="minorEastAsia"/>
        </w:rPr>
        <w:t xml:space="preserve"> figuruje jako rychlost učení. Tento hyperparametr definuje</w:t>
      </w:r>
      <w:r w:rsidR="00F76F96" w:rsidRPr="00F76F96">
        <w:rPr>
          <w:rFonts w:eastAsiaTheme="minorEastAsia"/>
        </w:rPr>
        <w:t xml:space="preserve"> </w:t>
      </w:r>
      <w:r w:rsidR="00F76F96">
        <w:rPr>
          <w:rFonts w:eastAsiaTheme="minorEastAsia"/>
        </w:rPr>
        <w:t>velikost postupu ve směru gradientu</w:t>
      </w:r>
      <w:r w:rsidR="00BD6956">
        <w:rPr>
          <w:rFonts w:eastAsiaTheme="minorEastAsia"/>
        </w:rPr>
        <w:t>.</w:t>
      </w:r>
      <w:r w:rsidR="004B7BA1">
        <w:rPr>
          <w:rFonts w:eastAsiaTheme="minorEastAsia"/>
        </w:rPr>
        <w:t xml:space="preserve"> Rov. 5 lze nadále rozvinout a najít potřebné vztahy pro korekci vah v</w:t>
      </w:r>
      <w:r w:rsidR="002A3C3E">
        <w:rPr>
          <w:rFonts w:eastAsiaTheme="minorEastAsia"/>
        </w:rPr>
        <w:t> závislosti na</w:t>
      </w:r>
      <w:r w:rsidR="004B7BA1">
        <w:rPr>
          <w:rFonts w:eastAsiaTheme="minorEastAsia"/>
        </w:rPr>
        <w:t xml:space="preserve"> </w:t>
      </w:r>
      <m:oMath>
        <m:sSub>
          <m:sSubPr>
            <m:ctrlPr>
              <w:rPr>
                <w:rFonts w:ascii="Cambria Math" w:hAnsi="Cambria Math"/>
              </w:rPr>
            </m:ctrlPr>
          </m:sSubPr>
          <m:e>
            <m:r>
              <w:rPr>
                <w:rFonts w:ascii="Cambria Math" w:hAnsi="Cambria Math"/>
              </w:rPr>
              <m:t>E</m:t>
            </m:r>
          </m:e>
          <m:sub>
            <m:r>
              <w:rPr>
                <w:rFonts w:ascii="Cambria Math" w:hAnsi="Cambria Math"/>
              </w:rPr>
              <m:t>t</m:t>
            </m:r>
          </m:sub>
        </m:sSub>
      </m:oMath>
      <w:r w:rsidR="000678F8">
        <w:rPr>
          <w:rFonts w:eastAsiaTheme="minorEastAsia"/>
        </w:rPr>
        <w:t xml:space="preserve"> a užitých aktivačních funkcí</w:t>
      </w:r>
      <w:r w:rsidR="002A3C3E">
        <w:t>.</w:t>
      </w:r>
      <w:r w:rsidR="00BD6956">
        <w:t xml:space="preserve"> </w:t>
      </w:r>
      <w:r w:rsidRPr="00191F46">
        <w:fldChar w:fldCharType="begin"/>
      </w:r>
      <w:r>
        <w:instrText xml:space="preserve"> ADDIN ZOTERO_ITEM CSL_CITATION {"citationID":"5kUXKvYM","properties":{"formattedCitation":"(Vladim\\uc0\\u237{}r Olej a H\\uc0\\u225{}jek Petr 2010)","plainCitation":"(Vladimír Olej a Hájek Petr 2010)","noteIndex":0},"citationItems":[{"id":155,"uris":["http://zotero.org/users/local/IbRhotwj/items/7KQBQP9T"],"uri":["http://zotero.org/users/local/IbRhotwj/items/7KQBQP9T"],"itemData":{"id":155,"type":"book","title":"Úvod do umělé inteligence","publisher":"Univerzita Pardubice Fakulta ekonomicko-správní","abstract":"Hájek","ISBN":"978-80-7395-307-2","author":[{"literal":"Vladimír Olej"},{"literal":"Hájek Petr"}],"issued":{"date-parts":[["2010"]]}}}],"schema":"https://github.com/citation-style-language/schema/raw/master/csl-citation.json"} </w:instrText>
      </w:r>
      <w:r w:rsidRPr="00191F46">
        <w:fldChar w:fldCharType="separate"/>
      </w:r>
      <w:r w:rsidRPr="007911EC">
        <w:rPr>
          <w:rFonts w:cs="Times New Roman"/>
          <w:szCs w:val="24"/>
        </w:rPr>
        <w:t>(Vladimír Olej a Hájek Petr 2010)</w:t>
      </w:r>
      <w:r w:rsidRPr="00191F46">
        <w:fldChar w:fldCharType="end"/>
      </w:r>
      <w:r w:rsidR="00FA01B0" w:rsidRPr="00191F46">
        <w:t>.</w:t>
      </w:r>
      <w:r w:rsidR="004B7BA1">
        <w:t xml:space="preserve"> Jsou-li všechny hyperp</w:t>
      </w:r>
      <w:r w:rsidR="004B7BA1" w:rsidRPr="00F640B4">
        <w:t>aram</w:t>
      </w:r>
      <w:r w:rsidR="00287B4C" w:rsidRPr="00F640B4">
        <w:t>et</w:t>
      </w:r>
      <w:r w:rsidR="004B7BA1">
        <w:t xml:space="preserve">ry nastaveny vhodným způsobem, pak systém neuronové sítě </w:t>
      </w:r>
      <w:r w:rsidR="0063395F">
        <w:t>konverguje</w:t>
      </w:r>
      <w:r w:rsidR="004B7BA1">
        <w:t xml:space="preserve"> po několika epochách </w:t>
      </w:r>
      <w:r w:rsidR="0063395F">
        <w:t>k</w:t>
      </w:r>
      <w:r w:rsidR="004B7BA1">
        <w:t xml:space="preserve"> lokálním</w:t>
      </w:r>
      <w:r w:rsidR="00287B4C" w:rsidRPr="00F640B4">
        <w:t>u</w:t>
      </w:r>
      <w:r w:rsidR="004B7BA1">
        <w:t xml:space="preserve"> minimu</w:t>
      </w:r>
      <w:r w:rsidR="0063395F">
        <w:t xml:space="preserve"> </w:t>
      </w:r>
      <w:r w:rsidR="0063395F">
        <w:rPr>
          <w:lang w:val="en-US"/>
        </w:rPr>
        <w:t>ch</w:t>
      </w:r>
      <w:r w:rsidR="0063395F">
        <w:t xml:space="preserve">ybové funkce, což znamená, že adaptoval </w:t>
      </w:r>
      <w:r w:rsidR="002A3C3E">
        <w:t>všechny své parametry (synaptické váhy)</w:t>
      </w:r>
      <w:r w:rsidR="0063395F">
        <w:t xml:space="preserve"> pro replikaci </w:t>
      </w:r>
      <m:oMath>
        <m:r>
          <w:rPr>
            <w:rFonts w:ascii="Cambria Math" w:hAnsi="Cambria Math"/>
          </w:rPr>
          <m:t>x→y</m:t>
        </m:r>
      </m:oMath>
      <w:r w:rsidR="0063395F">
        <w:rPr>
          <w:rFonts w:eastAsiaTheme="minorEastAsia"/>
        </w:rPr>
        <w:t xml:space="preserve"> datové sady a v ideálním případě bude použitelný i na data mimo tuto sadu</w:t>
      </w:r>
      <w:r w:rsidR="004B7BA1">
        <w:t>.</w:t>
      </w:r>
    </w:p>
    <w:p w14:paraId="72C42CED" w14:textId="2954762D" w:rsidR="00BD6956" w:rsidRPr="006E279D" w:rsidRDefault="00BD6956" w:rsidP="00BD6956">
      <w:pPr>
        <w:pStyle w:val="Rovnice"/>
      </w:pPr>
      <w:r>
        <w:tab/>
      </w:r>
      <w:commentRangeStart w:id="202"/>
      <m:oMath>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ij</m:t>
            </m:r>
          </m:sub>
        </m:sSub>
        <m:r>
          <w:rPr>
            <w:rFonts w:ascii="Cambria Math" w:hAnsi="Cambria Math"/>
          </w:rPr>
          <m:t>=-η</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t</m:t>
                </m:r>
              </m:sub>
            </m:sSub>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ij</m:t>
                </m:r>
              </m:sub>
            </m:sSub>
          </m:den>
        </m:f>
        <w:commentRangeEnd w:id="202"/>
        <m:r>
          <m:rPr>
            <m:sty m:val="p"/>
          </m:rPr>
          <w:rPr>
            <w:rStyle w:val="CommentReference"/>
            <w:rFonts w:asciiTheme="minorHAnsi" w:eastAsiaTheme="minorHAnsi" w:hAnsiTheme="minorHAnsi" w:cstheme="minorBidi"/>
          </w:rPr>
          <w:commentReference w:id="202"/>
        </m:r>
      </m:oMath>
      <w:r>
        <w:tab/>
        <w:t xml:space="preserve">Rov. </w:t>
      </w:r>
      <w:r>
        <w:rPr>
          <w:noProof/>
        </w:rPr>
        <w:fldChar w:fldCharType="begin"/>
      </w:r>
      <w:r>
        <w:rPr>
          <w:noProof/>
        </w:rPr>
        <w:instrText xml:space="preserve"> SEQ Rov. \* ARABIC </w:instrText>
      </w:r>
      <w:r>
        <w:rPr>
          <w:noProof/>
        </w:rPr>
        <w:fldChar w:fldCharType="separate"/>
      </w:r>
      <w:r>
        <w:rPr>
          <w:noProof/>
        </w:rPr>
        <w:t>5</w:t>
      </w:r>
      <w:r>
        <w:rPr>
          <w:noProof/>
        </w:rPr>
        <w:fldChar w:fldCharType="end"/>
      </w:r>
    </w:p>
    <w:p w14:paraId="27A46E6A" w14:textId="6A118E0E" w:rsidR="00FA01B0" w:rsidRDefault="00A350AA" w:rsidP="00D87C6B">
      <w:pPr>
        <w:pStyle w:val="Standartnitext"/>
        <w:ind w:firstLine="708"/>
      </w:pPr>
      <w:r>
        <w:t xml:space="preserve">Podobně jako existuje </w:t>
      </w:r>
      <w:r w:rsidR="00544B82">
        <w:t>několik</w:t>
      </w:r>
      <w:r>
        <w:t xml:space="preserve"> chybových funkcí, existují i různé</w:t>
      </w:r>
      <w:r w:rsidR="00D87C6B">
        <w:t xml:space="preserve"> varianty</w:t>
      </w:r>
      <w:r>
        <w:t xml:space="preserve"> </w:t>
      </w:r>
      <w:r w:rsidR="00544B82">
        <w:t>učící</w:t>
      </w:r>
      <w:r w:rsidR="00D87C6B">
        <w:t>ch algoritmů</w:t>
      </w:r>
      <w:r w:rsidR="00544B82">
        <w:t>.</w:t>
      </w:r>
      <w:r w:rsidR="00D87C6B" w:rsidRPr="00191F46">
        <w:t xml:space="preserve"> </w:t>
      </w:r>
      <w:r w:rsidR="00F76F96">
        <w:t xml:space="preserve">Zde byl popsán pouze základní princip metody zpětného šíření chyby pomocí postupného sestupu </w:t>
      </w:r>
      <w:r w:rsidR="00634113">
        <w:t xml:space="preserve">po </w:t>
      </w:r>
      <w:r w:rsidR="00F76F96">
        <w:t>gradientu chybové funkce.</w:t>
      </w:r>
    </w:p>
    <w:p w14:paraId="6176BB88" w14:textId="42009133" w:rsidR="00496118" w:rsidRDefault="00496118" w:rsidP="008E5D5F">
      <w:pPr>
        <w:pStyle w:val="Heading3"/>
      </w:pPr>
      <w:bookmarkStart w:id="203" w:name="_Toc6218139"/>
      <w:r>
        <w:t>Konvoluční neuronové sítě</w:t>
      </w:r>
      <w:bookmarkEnd w:id="203"/>
    </w:p>
    <w:p w14:paraId="23053EDA" w14:textId="4F08C60C" w:rsidR="00496118" w:rsidRDefault="00496118" w:rsidP="00496118">
      <w:pPr>
        <w:pStyle w:val="Standartnitext"/>
      </w:pPr>
      <w:r>
        <w:t>Mezi nejúspě</w:t>
      </w:r>
      <w:r w:rsidR="009507F2">
        <w:t>šnější architektury aplikované</w:t>
      </w:r>
      <w:r>
        <w:t xml:space="preserve"> v počítačové grafice posledních</w:t>
      </w:r>
      <w:r w:rsidR="00470F33">
        <w:t xml:space="preserve"> </w:t>
      </w:r>
      <w:r w:rsidR="009507F2">
        <w:t>let patří</w:t>
      </w:r>
      <w:r>
        <w:t xml:space="preserve"> hluboké konvoluční neuronové sítě (CNN), </w:t>
      </w:r>
      <w:r w:rsidR="00470F33">
        <w:t xml:space="preserve">které se </w:t>
      </w:r>
      <w:r w:rsidR="00B87F69">
        <w:t>pravidelně umísťují na předních příčkách soutěže</w:t>
      </w:r>
      <w:r w:rsidR="00470F33">
        <w:t xml:space="preserve"> ILSVRC</w:t>
      </w:r>
      <w:r>
        <w:rPr>
          <w:rStyle w:val="FootnoteReference"/>
        </w:rPr>
        <w:footnoteReference w:id="1"/>
      </w:r>
      <w:r>
        <w:t xml:space="preserve">. </w:t>
      </w:r>
      <w:r>
        <w:fldChar w:fldCharType="begin"/>
      </w:r>
      <w:r w:rsidR="00375977">
        <w:instrText xml:space="preserve"> ADDIN ZOTERO_ITEM CSL_CITATION {"citationID":"vcqoFykx","properties":{"formattedCitation":"(Goodfellow et al. 2016)","plainCitation":"(Goodfellow et al. 2016)","noteIndex":0},"citationItems":[{"id":883,"uris":["http://zotero.org/users/local/IbRhotwj/items/US4UNA6C"],"uri":["http://zotero.org/users/local/IbRhotwj/items/US4UNA6C"],"itemData":{"id":883,"type":"book","title":"Deep Learning","publisher":"MIT Press","URL":"http://www.deeplearningbook.org","author":[{"family":"Goodfellow","given":"Ian"},{"family":"Benigo","given":"Yoshua"},{"family":"Courville","given":"Aaron"}],"issued":{"date-parts":[["2016"]]}}}],"schema":"https://github.com/citation-style-language/schema/raw/master/csl-citation.json"} </w:instrText>
      </w:r>
      <w:r>
        <w:fldChar w:fldCharType="separate"/>
      </w:r>
      <w:r w:rsidR="007911EC" w:rsidRPr="007911EC">
        <w:t>(Goodfellow et al. 2016)</w:t>
      </w:r>
      <w:r>
        <w:fldChar w:fldCharType="end"/>
      </w:r>
      <w:r>
        <w:t>.</w:t>
      </w:r>
    </w:p>
    <w:p w14:paraId="1B4900FF" w14:textId="767EED30" w:rsidR="00496118" w:rsidRDefault="00496118" w:rsidP="00496118">
      <w:pPr>
        <w:pStyle w:val="Standartnitext"/>
      </w:pPr>
      <w:r>
        <w:t>CNN jsou p</w:t>
      </w:r>
      <w:r w:rsidR="00B87F69">
        <w:t xml:space="preserve">ropojením dvou silných konceptů </w:t>
      </w:r>
      <w:r>
        <w:t xml:space="preserve">dopředné neuronové sítě </w:t>
      </w:r>
      <w:r w:rsidRPr="00F640B4">
        <w:t>a</w:t>
      </w:r>
      <w:r>
        <w:t xml:space="preserve"> </w:t>
      </w:r>
      <w:r w:rsidR="00C15D1E">
        <w:t>principu konvoluce.</w:t>
      </w:r>
      <w:r w:rsidR="005F3188">
        <w:t xml:space="preserve"> Přestože aplikace z poslední doby užívají CNN například pro </w:t>
      </w:r>
      <w:r w:rsidR="005F3188">
        <w:lastRenderedPageBreak/>
        <w:t>roz</w:t>
      </w:r>
      <w:r w:rsidR="007B53D1">
        <w:t>poznání řeči či práci s jazykem,</w:t>
      </w:r>
      <w:r w:rsidR="004C0032">
        <w:t xml:space="preserve"> </w:t>
      </w:r>
      <w:r w:rsidR="007B53D1">
        <w:t>p</w:t>
      </w:r>
      <w:r w:rsidR="003173F9">
        <w:t xml:space="preserve">oužívají se </w:t>
      </w:r>
      <w:r w:rsidR="007B53D1">
        <w:t>obvykle</w:t>
      </w:r>
      <w:r w:rsidR="003173F9">
        <w:t xml:space="preserve"> pro obrazová</w:t>
      </w:r>
      <w:r w:rsidR="007B53D1">
        <w:t xml:space="preserve"> nebo</w:t>
      </w:r>
      <w:r w:rsidR="003173F9">
        <w:t xml:space="preserve"> časová data. Formálně jsou definovány jako </w:t>
      </w:r>
      <w:r w:rsidR="003173F9">
        <w:rPr>
          <w:i/>
        </w:rPr>
        <w:t>„...sítě, které namísto maticového násobení užívají alespoň v jedné vrstvě konvoluci.“</w:t>
      </w:r>
      <w:r w:rsidR="003173F9">
        <w:t xml:space="preserve">. </w:t>
      </w:r>
      <w:r w:rsidR="003173F9">
        <w:fldChar w:fldCharType="begin"/>
      </w:r>
      <w:r w:rsidR="00375977">
        <w:instrText xml:space="preserve"> ADDIN ZOTERO_ITEM CSL_CITATION {"citationID":"5Vc2oFAi","properties":{"formattedCitation":"(Goodfellow et al. 2016)","plainCitation":"(Goodfellow et al. 2016)","noteIndex":0},"citationItems":[{"id":883,"uris":["http://zotero.org/users/local/IbRhotwj/items/US4UNA6C"],"uri":["http://zotero.org/users/local/IbRhotwj/items/US4UNA6C"],"itemData":{"id":883,"type":"book","title":"Deep Learning","publisher":"MIT Press","URL":"http://www.deeplearningbook.org","author":[{"family":"Goodfellow","given":"Ian"},{"family":"Benigo","given":"Yoshua"},{"family":"Courville","given":"Aaron"}],"issued":{"date-parts":[["2016"]]}}}],"schema":"https://github.com/citation-style-language/schema/raw/master/csl-citation.json"} </w:instrText>
      </w:r>
      <w:r w:rsidR="003173F9">
        <w:fldChar w:fldCharType="separate"/>
      </w:r>
      <w:r w:rsidR="007911EC" w:rsidRPr="007911EC">
        <w:t>(Goodfellow et al. 2016)</w:t>
      </w:r>
      <w:r w:rsidR="003173F9">
        <w:fldChar w:fldCharType="end"/>
      </w:r>
      <w:r w:rsidR="003173F9">
        <w:t xml:space="preserve"> </w:t>
      </w:r>
    </w:p>
    <w:p w14:paraId="2F2F7117" w14:textId="22FC24D3" w:rsidR="003173F9" w:rsidRDefault="003173F9" w:rsidP="00496118">
      <w:pPr>
        <w:pStyle w:val="Standartnitext"/>
      </w:pPr>
      <w:r>
        <w:t>Máme-li dvoudim</w:t>
      </w:r>
      <w:r w:rsidRPr="00F640B4">
        <w:t>e</w:t>
      </w:r>
      <w:r w:rsidR="002E24C8" w:rsidRPr="00F640B4">
        <w:t>n</w:t>
      </w:r>
      <w:r w:rsidRPr="00F640B4">
        <w:t>zio</w:t>
      </w:r>
      <w:r>
        <w:t xml:space="preserve">nální pole dat </w:t>
      </w:r>
      <m:oMath>
        <m:r>
          <w:rPr>
            <w:rFonts w:ascii="Cambria Math" w:hAnsi="Cambria Math"/>
          </w:rPr>
          <m:t>I</m:t>
        </m:r>
      </m:oMath>
      <w:r w:rsidR="00AA0F1B">
        <w:t xml:space="preserve"> </w:t>
      </w:r>
      <w:r>
        <w:t>aplikujeme konvoluční operac</w:t>
      </w:r>
      <w:r w:rsidR="00AA0F1B">
        <w:t>i</w:t>
      </w:r>
      <w:r>
        <w:t xml:space="preserve"> </w:t>
      </w:r>
      <m:oMath>
        <m:r>
          <w:rPr>
            <w:rFonts w:ascii="Cambria Math" w:hAnsi="Cambria Math"/>
          </w:rPr>
          <m:t>(*)</m:t>
        </m:r>
      </m:oMath>
      <w:r w:rsidR="00B364EB">
        <w:t xml:space="preserve"> </w:t>
      </w:r>
      <w:r w:rsidR="00AA0F1B">
        <w:t xml:space="preserve">s využitím konvolučního jádra </w:t>
      </w:r>
      <m:oMath>
        <m:r>
          <w:rPr>
            <w:rFonts w:ascii="Cambria Math" w:hAnsi="Cambria Math"/>
          </w:rPr>
          <m:t>K</m:t>
        </m:r>
      </m:oMath>
      <w:r w:rsidR="00AA0F1B">
        <w:t xml:space="preserve"> </w:t>
      </w:r>
      <w:r>
        <w:t>následovně</w:t>
      </w:r>
      <w:r w:rsidR="00B364EB">
        <w:t>:</w:t>
      </w:r>
    </w:p>
    <w:p w14:paraId="6CB612F9" w14:textId="24966B29" w:rsidR="003173F9" w:rsidRPr="00B364EB" w:rsidRDefault="003173F9" w:rsidP="00530CB1">
      <w:pPr>
        <w:pStyle w:val="Rovnice"/>
      </w:pPr>
      <m:oMathPara>
        <m:oMath>
          <m:r>
            <w:rPr>
              <w:rFonts w:ascii="Cambria Math" w:hAnsi="Cambria Math"/>
            </w:rPr>
            <m:t>S</m:t>
          </m:r>
          <m:d>
            <m:dPr>
              <m:ctrlPr>
                <w:rPr>
                  <w:rFonts w:ascii="Cambria Math" w:hAnsi="Cambria Math"/>
                </w:rPr>
              </m:ctrlPr>
            </m:dPr>
            <m:e>
              <m:r>
                <w:rPr>
                  <w:rFonts w:ascii="Cambria Math" w:hAnsi="Cambria Math"/>
                </w:rPr>
                <m:t>i</m:t>
              </m:r>
              <m:r>
                <m:rPr>
                  <m:sty m:val="p"/>
                </m:rPr>
                <w:rPr>
                  <w:rFonts w:ascii="Cambria Math" w:hAnsi="Cambria Math"/>
                </w:rPr>
                <m:t>,</m:t>
              </m:r>
              <m:r>
                <w:rPr>
                  <w:rFonts w:ascii="Cambria Math" w:hAnsi="Cambria Math"/>
                </w:rPr>
                <m:t>j</m:t>
              </m:r>
            </m:e>
          </m:d>
          <m:r>
            <m:rPr>
              <m:sty m:val="p"/>
            </m:rPr>
            <w:rPr>
              <w:rFonts w:ascii="Cambria Math" w:hAnsi="Cambria Math"/>
            </w:rPr>
            <m:t>=</m:t>
          </m:r>
          <m:d>
            <m:dPr>
              <m:ctrlPr>
                <w:rPr>
                  <w:rFonts w:ascii="Cambria Math" w:hAnsi="Cambria Math"/>
                </w:rPr>
              </m:ctrlPr>
            </m:dPr>
            <m:e>
              <m:r>
                <w:rPr>
                  <w:rFonts w:ascii="Cambria Math" w:hAnsi="Cambria Math"/>
                </w:rPr>
                <m:t>I</m:t>
              </m:r>
              <m:r>
                <m:rPr>
                  <m:sty m:val="p"/>
                </m:rPr>
                <w:rPr>
                  <w:rFonts w:ascii="Cambria Math" w:hAnsi="Cambria Math"/>
                </w:rPr>
                <m:t>*</m:t>
              </m:r>
              <m:r>
                <w:rPr>
                  <w:rFonts w:ascii="Cambria Math" w:hAnsi="Cambria Math"/>
                </w:rPr>
                <m:t>K</m:t>
              </m:r>
            </m:e>
          </m:d>
          <m:d>
            <m:dPr>
              <m:ctrlPr>
                <w:rPr>
                  <w:rFonts w:ascii="Cambria Math" w:hAnsi="Cambria Math"/>
                </w:rPr>
              </m:ctrlPr>
            </m:dPr>
            <m:e>
              <m:r>
                <w:rPr>
                  <w:rFonts w:ascii="Cambria Math" w:hAnsi="Cambria Math"/>
                </w:rPr>
                <m:t>i</m:t>
              </m:r>
              <m:r>
                <m:rPr>
                  <m:sty m:val="p"/>
                </m:rPr>
                <w:rPr>
                  <w:rFonts w:ascii="Cambria Math" w:hAnsi="Cambria Math"/>
                </w:rPr>
                <m:t>,</m:t>
              </m:r>
              <m:r>
                <w:rPr>
                  <w:rFonts w:ascii="Cambria Math" w:hAnsi="Cambria Math"/>
                </w:rPr>
                <m:t>j</m:t>
              </m:r>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m</m:t>
              </m:r>
            </m:sub>
            <m:sup/>
            <m:e>
              <m:nary>
                <m:naryPr>
                  <m:chr m:val="∑"/>
                  <m:limLoc m:val="undOvr"/>
                  <m:ctrlPr>
                    <w:rPr>
                      <w:rFonts w:ascii="Cambria Math" w:hAnsi="Cambria Math"/>
                    </w:rPr>
                  </m:ctrlPr>
                </m:naryPr>
                <m:sub>
                  <m:r>
                    <w:rPr>
                      <w:rFonts w:ascii="Cambria Math" w:hAnsi="Cambria Math"/>
                    </w:rPr>
                    <m:t>n</m:t>
                  </m:r>
                </m:sub>
                <m:sup/>
                <m:e>
                  <m:r>
                    <w:rPr>
                      <w:rFonts w:ascii="Cambria Math" w:hAnsi="Cambria Math"/>
                    </w:rPr>
                    <m:t>I</m:t>
                  </m:r>
                  <m:d>
                    <m:dPr>
                      <m:ctrlPr>
                        <w:rPr>
                          <w:rFonts w:ascii="Cambria Math" w:hAnsi="Cambria Math"/>
                        </w:rPr>
                      </m:ctrlPr>
                    </m:dPr>
                    <m:e>
                      <m:r>
                        <w:rPr>
                          <w:rFonts w:ascii="Cambria Math" w:hAnsi="Cambria Math"/>
                        </w:rPr>
                        <m:t>i</m:t>
                      </m:r>
                      <m:r>
                        <m:rPr>
                          <m:sty m:val="p"/>
                        </m:rPr>
                        <w:rPr>
                          <w:rFonts w:ascii="Cambria Math" w:hAnsi="Cambria Math"/>
                        </w:rPr>
                        <m:t>-</m:t>
                      </m:r>
                      <m:r>
                        <w:rPr>
                          <w:rFonts w:ascii="Cambria Math" w:hAnsi="Cambria Math"/>
                        </w:rPr>
                        <m:t>m</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n</m:t>
                      </m:r>
                    </m:e>
                  </m:d>
                  <m:r>
                    <w:rPr>
                      <w:rFonts w:ascii="Cambria Math" w:hAnsi="Cambria Math"/>
                    </w:rPr>
                    <m:t>K</m:t>
                  </m:r>
                  <m:r>
                    <m:rPr>
                      <m:sty m:val="p"/>
                    </m:rPr>
                    <w:rPr>
                      <w:rFonts w:ascii="Cambria Math" w:hAnsi="Cambria Math"/>
                    </w:rPr>
                    <m:t>(</m:t>
                  </m:r>
                  <m:r>
                    <w:rPr>
                      <w:rFonts w:ascii="Cambria Math" w:hAnsi="Cambria Math"/>
                    </w:rPr>
                    <m:t>m</m:t>
                  </m:r>
                  <m:r>
                    <m:rPr>
                      <m:sty m:val="p"/>
                    </m:rPr>
                    <w:rPr>
                      <w:rFonts w:ascii="Cambria Math" w:hAnsi="Cambria Math"/>
                    </w:rPr>
                    <m:t>,</m:t>
                  </m:r>
                  <m:r>
                    <w:rPr>
                      <w:rFonts w:ascii="Cambria Math" w:hAnsi="Cambria Math"/>
                    </w:rPr>
                    <m:t>n</m:t>
                  </m:r>
                  <m:r>
                    <m:rPr>
                      <m:sty m:val="p"/>
                    </m:rPr>
                    <w:rPr>
                      <w:rFonts w:ascii="Cambria Math" w:hAnsi="Cambria Math"/>
                    </w:rPr>
                    <m:t>)</m:t>
                  </m:r>
                </m:e>
              </m:nary>
            </m:e>
          </m:nary>
        </m:oMath>
      </m:oMathPara>
    </w:p>
    <w:p w14:paraId="3999D677" w14:textId="306F9BDF" w:rsidR="00B364EB" w:rsidRDefault="00012722" w:rsidP="00D928F5">
      <w:pPr>
        <w:pStyle w:val="CAPITION"/>
        <w:rPr>
          <w:rFonts w:eastAsiaTheme="minorEastAsia"/>
        </w:rPr>
      </w:pPr>
      <w:r>
        <w:t>Rov.</w:t>
      </w:r>
      <w:r w:rsidR="00B364EB">
        <w:t xml:space="preserve"> </w:t>
      </w:r>
      <w:r w:rsidR="009A0142">
        <w:rPr>
          <w:noProof/>
        </w:rPr>
        <w:fldChar w:fldCharType="begin"/>
      </w:r>
      <w:r w:rsidR="009A0142">
        <w:rPr>
          <w:noProof/>
        </w:rPr>
        <w:instrText xml:space="preserve"> SEQ Rov. \* ARABIC </w:instrText>
      </w:r>
      <w:r w:rsidR="009A0142">
        <w:rPr>
          <w:noProof/>
        </w:rPr>
        <w:fldChar w:fldCharType="separate"/>
      </w:r>
      <w:r w:rsidR="007A1E6C">
        <w:rPr>
          <w:noProof/>
        </w:rPr>
        <w:t>8</w:t>
      </w:r>
      <w:r w:rsidR="009A0142">
        <w:rPr>
          <w:noProof/>
        </w:rPr>
        <w:fldChar w:fldCharType="end"/>
      </w:r>
      <w:r w:rsidR="00B364EB">
        <w:t xml:space="preserve"> op</w:t>
      </w:r>
      <w:r w:rsidR="00270C87">
        <w:t>er</w:t>
      </w:r>
      <w:r w:rsidR="00B364EB">
        <w:t>ace konvoluce pro pole I (</w:t>
      </w:r>
      <w:r w:rsidR="00B364EB" w:rsidRPr="00B364EB">
        <w:rPr>
          <w:b/>
        </w:rPr>
        <w:t>dim</w:t>
      </w:r>
      <w:r w:rsidR="00B364EB">
        <w:t>=</w:t>
      </w:r>
      <m:oMath>
        <m:sSup>
          <m:sSupPr>
            <m:ctrlPr>
              <w:rPr>
                <w:rFonts w:ascii="Cambria Math" w:hAnsi="Cambria Math"/>
              </w:rPr>
            </m:ctrlPr>
          </m:sSupPr>
          <m:e>
            <m:r>
              <m:rPr>
                <m:scr m:val="double-struck"/>
                <m:sty m:val="p"/>
              </m:rPr>
              <w:rPr>
                <w:rFonts w:ascii="Cambria Math" w:hAnsi="Cambria Math"/>
              </w:rPr>
              <m:t>R</m:t>
            </m:r>
          </m:e>
          <m:sup>
            <m:r>
              <m:rPr>
                <m:sty m:val="p"/>
              </m:rPr>
              <w:rPr>
                <w:rFonts w:ascii="Cambria Math" w:hAnsi="Cambria Math"/>
              </w:rPr>
              <m:t>2</m:t>
            </m:r>
          </m:sup>
        </m:sSup>
        <m:r>
          <m:rPr>
            <m:sty m:val="p"/>
          </m:rPr>
          <w:rPr>
            <w:rFonts w:ascii="Cambria Math" w:hAnsi="Cambria Math"/>
          </w:rPr>
          <m:t>)</m:t>
        </m:r>
      </m:oMath>
      <w:r w:rsidR="00B364EB">
        <w:t xml:space="preserve"> a jádro K (</w:t>
      </w:r>
      <w:r w:rsidR="00B364EB" w:rsidRPr="00B364EB">
        <w:rPr>
          <w:b/>
        </w:rPr>
        <w:t>dim</w:t>
      </w:r>
      <w:r w:rsidR="00B364EB">
        <w:t>=</w:t>
      </w:r>
      <m:oMath>
        <m:sSup>
          <m:sSupPr>
            <m:ctrlPr>
              <w:rPr>
                <w:rFonts w:ascii="Cambria Math" w:hAnsi="Cambria Math"/>
              </w:rPr>
            </m:ctrlPr>
          </m:sSupPr>
          <m:e>
            <m:r>
              <m:rPr>
                <m:scr m:val="double-struck"/>
                <m:sty m:val="p"/>
              </m:rPr>
              <w:rPr>
                <w:rFonts w:ascii="Cambria Math" w:hAnsi="Cambria Math"/>
              </w:rPr>
              <m:t>R</m:t>
            </m:r>
          </m:e>
          <m:sup>
            <m:r>
              <m:rPr>
                <m:sty m:val="p"/>
              </m:rPr>
              <w:rPr>
                <w:rFonts w:ascii="Cambria Math" w:hAnsi="Cambria Math"/>
              </w:rPr>
              <m:t>2</m:t>
            </m:r>
          </m:sup>
        </m:sSup>
        <m:r>
          <m:rPr>
            <m:sty m:val="p"/>
          </m:rPr>
          <w:rPr>
            <w:rFonts w:ascii="Cambria Math" w:hAnsi="Cambria Math"/>
          </w:rPr>
          <m:t>)</m:t>
        </m:r>
      </m:oMath>
    </w:p>
    <w:p w14:paraId="10FC96AD" w14:textId="7A446E13" w:rsidR="00791C68" w:rsidRDefault="00D928F5" w:rsidP="00B364EB">
      <w:pPr>
        <w:pStyle w:val="Standartnitext"/>
      </w:pPr>
      <w:r>
        <w:t xml:space="preserve">Z </w:t>
      </w:r>
      <w:r w:rsidR="00470F33">
        <w:t xml:space="preserve">formálního vyjádření vyplývá, že se jedná </w:t>
      </w:r>
      <w:r w:rsidR="00AE5599">
        <w:t xml:space="preserve">o vzájemné pronásobení matice vzoru </w:t>
      </w:r>
      <w:r w:rsidR="00AE5599" w:rsidRPr="00AE5599">
        <w:rPr>
          <w:i/>
        </w:rPr>
        <w:t>I</w:t>
      </w:r>
      <w:r w:rsidR="00AE5599">
        <w:t xml:space="preserve"> a matice jádra </w:t>
      </w:r>
      <w:r w:rsidR="00AE5599" w:rsidRPr="00AE5599">
        <w:rPr>
          <w:i/>
        </w:rPr>
        <w:t>K</w:t>
      </w:r>
      <w:r w:rsidR="00AE5599">
        <w:t xml:space="preserve">, přičemž výsledek tohoto pronásobení je agregován do skalární hodnoty a uložen do výsledné matice </w:t>
      </w:r>
      <w:r w:rsidR="00AE5599" w:rsidRPr="00AE5599">
        <w:rPr>
          <w:i/>
        </w:rPr>
        <w:t>S</w:t>
      </w:r>
      <w:r w:rsidR="00AE5599">
        <w:t xml:space="preserve">. </w:t>
      </w:r>
      <w:r w:rsidR="000678F8">
        <w:t>M</w:t>
      </w:r>
      <w:r w:rsidR="00B364EB">
        <w:t xml:space="preserve">otivací </w:t>
      </w:r>
      <w:r w:rsidR="00F640B4">
        <w:t>k</w:t>
      </w:r>
      <w:r w:rsidR="00B364EB">
        <w:t xml:space="preserve"> provedení této operace je </w:t>
      </w:r>
      <w:r w:rsidR="000678F8">
        <w:t>agregace</w:t>
      </w:r>
      <w:r w:rsidR="00B40EE7">
        <w:t xml:space="preserve"> specifických</w:t>
      </w:r>
      <w:r w:rsidR="00B364EB">
        <w:t xml:space="preserve"> znaků</w:t>
      </w:r>
      <w:r w:rsidR="000678F8">
        <w:t xml:space="preserve"> (informací)</w:t>
      </w:r>
      <w:r w:rsidR="00B40EE7">
        <w:t xml:space="preserve"> vstupních dat.</w:t>
      </w:r>
      <w:r w:rsidR="007F6755">
        <w:t xml:space="preserve"> Při konvoluci se redukuje velikost </w:t>
      </w:r>
      <w:r w:rsidR="00C66217">
        <w:t>vstupních dat</w:t>
      </w:r>
      <w:r w:rsidR="007F6755">
        <w:t>, ale</w:t>
      </w:r>
      <w:r w:rsidR="00C66217">
        <w:t xml:space="preserve"> agregovaná</w:t>
      </w:r>
      <w:r w:rsidR="007F6755">
        <w:t xml:space="preserve"> informace pro účely klasifikace je zachována. Díky této redukci </w:t>
      </w:r>
      <w:r w:rsidR="00C66217">
        <w:t>může</w:t>
      </w:r>
      <w:r w:rsidR="007F6755">
        <w:t> CNN</w:t>
      </w:r>
      <w:r w:rsidR="00C66217">
        <w:t xml:space="preserve"> efektivně klasifikovat obrázky většího rozlišení</w:t>
      </w:r>
      <w:r w:rsidR="007F6755">
        <w:t xml:space="preserve">. Rovněž je  pomocí </w:t>
      </w:r>
      <w:r w:rsidR="00B40EE7">
        <w:t>konvoluce do určité míry zajištěno, že varianty dat jedné třídy budou do neuronové sítě vstupovat jako invariantní co do velikosti, obč</w:t>
      </w:r>
      <w:r w:rsidR="00FE287A">
        <w:t xml:space="preserve">asných posunů </w:t>
      </w:r>
      <w:r w:rsidR="00FE287A" w:rsidRPr="00F640B4">
        <w:t>a</w:t>
      </w:r>
      <w:r w:rsidR="00FE287A">
        <w:t xml:space="preserve"> jiných distorzí</w:t>
      </w:r>
      <w:r w:rsidR="00B06E5F">
        <w:t xml:space="preserve"> </w:t>
      </w:r>
      <w:r w:rsidR="00B06E5F">
        <w:fldChar w:fldCharType="begin"/>
      </w:r>
      <w:r w:rsidR="00BB6BE2">
        <w:instrText xml:space="preserve"> ADDIN ZOTERO_ITEM CSL_CITATION {"citationID":"5uG9Z3QL","properties":{"formattedCitation":"(LeCun et al. 1998)","plainCitation":"(LeCun et al. 1998)","noteIndex":0},"citationItems":[{"id":895,"uris":["http://zotero.org/users/local/IbRhotwj/items/I5W2KH5U"],"uri":["http://zotero.org/users/local/IbRhotwj/items/I5W2KH5U"],"itemData":{"id":895,"type":"article-journal","title":"Gradient-Based Learning Applied to Document Recognition","container-title":"Proceedings of the IEEE","volume":"86","issue":"11","URL":"http://yann.lecun.com/exdb/publis/pdf/lecun-98.pdf","ISSN":"0018-9219","author":[{"family":"LeCun","given":"Yann"},{"family":"Bottou","given":"Léon"},{"family":"Bengio","given":"Yoshua"},{"family":"Haffner","given":"Patrick"}],"issued":{"date-parts":[["1998"]]},"accessed":{"date-parts":[["2019",3,8]]}}}],"schema":"https://github.com/citation-style-language/schema/raw/master/csl-citation.json"} </w:instrText>
      </w:r>
      <w:r w:rsidR="00B06E5F">
        <w:fldChar w:fldCharType="separate"/>
      </w:r>
      <w:r w:rsidR="007911EC" w:rsidRPr="007911EC">
        <w:t>(LeCun et al. 1998)</w:t>
      </w:r>
      <w:r w:rsidR="00B06E5F">
        <w:fldChar w:fldCharType="end"/>
      </w:r>
      <w:r w:rsidR="00B06E5F">
        <w:t>.</w:t>
      </w:r>
      <w:r w:rsidR="007531D6">
        <w:t xml:space="preserve"> Důvodem </w:t>
      </w:r>
      <w:r w:rsidR="00B06E5F">
        <w:t xml:space="preserve">této skutečnosti je </w:t>
      </w:r>
      <w:r w:rsidR="00C66217">
        <w:t>to</w:t>
      </w:r>
      <w:r w:rsidR="007531D6">
        <w:t>, že se v</w:t>
      </w:r>
      <w:r w:rsidR="00B06E5F">
        <w:t>e</w:t>
      </w:r>
      <w:r w:rsidR="007531D6">
        <w:t> </w:t>
      </w:r>
      <w:r w:rsidR="00B06E5F">
        <w:t>fázi</w:t>
      </w:r>
      <w:r w:rsidR="007531D6">
        <w:t xml:space="preserve"> učení naleznou taková jádra</w:t>
      </w:r>
      <w:r w:rsidR="00B06E5F">
        <w:t xml:space="preserve"> (tj. jejich váhy), která ve spojení s příslušnými vstupy vyselektují typické </w:t>
      </w:r>
      <w:r w:rsidR="007F6755">
        <w:t>znaky, podle kterých bude možné</w:t>
      </w:r>
      <w:r w:rsidR="00B06E5F">
        <w:t xml:space="preserve"> určit třídu.</w:t>
      </w:r>
      <w:r w:rsidR="00B40EE7">
        <w:t xml:space="preserve"> </w:t>
      </w:r>
      <w:r w:rsidR="00B06E5F">
        <w:t xml:space="preserve">Kromě těchto jader figurují ve výsledné klasifikaci ještě váhy klasických vrstev, které jsou napojeny na </w:t>
      </w:r>
      <w:r>
        <w:t>výstup konvoluční části modelu.</w:t>
      </w:r>
    </w:p>
    <w:p w14:paraId="0FCDB36D" w14:textId="3F981CB7" w:rsidR="00D61CED" w:rsidRDefault="00D61CED" w:rsidP="00D928F5">
      <w:pPr>
        <w:pStyle w:val="Obrzek"/>
      </w:pPr>
      <w:r>
        <w:drawing>
          <wp:inline distT="0" distB="0" distL="0" distR="0" wp14:anchorId="7BFD80B8" wp14:editId="73A45B17">
            <wp:extent cx="5238750" cy="16008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732" r="3380"/>
                    <a:stretch/>
                  </pic:blipFill>
                  <pic:spPr bwMode="auto">
                    <a:xfrm>
                      <a:off x="0" y="0"/>
                      <a:ext cx="5238750" cy="1600835"/>
                    </a:xfrm>
                    <a:prstGeom prst="rect">
                      <a:avLst/>
                    </a:prstGeom>
                    <a:ln>
                      <a:noFill/>
                    </a:ln>
                    <a:extLst>
                      <a:ext uri="{53640926-AAD7-44D8-BBD7-CCE9431645EC}">
                        <a14:shadowObscured xmlns:a14="http://schemas.microsoft.com/office/drawing/2010/main"/>
                      </a:ext>
                    </a:extLst>
                  </pic:spPr>
                </pic:pic>
              </a:graphicData>
            </a:graphic>
          </wp:inline>
        </w:drawing>
      </w:r>
    </w:p>
    <w:p w14:paraId="63E038F6" w14:textId="471A09E8" w:rsidR="00D61CED" w:rsidRDefault="00D928F5" w:rsidP="00D928F5">
      <w:pPr>
        <w:pStyle w:val="CAPITION"/>
      </w:pPr>
      <w:r>
        <w:t xml:space="preserve">Obr. </w:t>
      </w:r>
      <w:r w:rsidR="009A0142">
        <w:rPr>
          <w:noProof/>
        </w:rPr>
        <w:fldChar w:fldCharType="begin"/>
      </w:r>
      <w:r w:rsidR="009A0142">
        <w:rPr>
          <w:noProof/>
        </w:rPr>
        <w:instrText xml:space="preserve"> SEQ Obr. \* ARABIC </w:instrText>
      </w:r>
      <w:r w:rsidR="009A0142">
        <w:rPr>
          <w:noProof/>
        </w:rPr>
        <w:fldChar w:fldCharType="separate"/>
      </w:r>
      <w:r w:rsidR="00E25B52">
        <w:rPr>
          <w:noProof/>
        </w:rPr>
        <w:t>5</w:t>
      </w:r>
      <w:r w:rsidR="009A0142">
        <w:rPr>
          <w:noProof/>
        </w:rPr>
        <w:fldChar w:fldCharType="end"/>
      </w:r>
      <w:r>
        <w:t>:</w:t>
      </w:r>
      <w:r w:rsidR="00146CA1">
        <w:t xml:space="preserve"> </w:t>
      </w:r>
      <w:r>
        <w:t>K</w:t>
      </w:r>
      <w:r w:rsidR="00146CA1">
        <w:t>onvoluční architektur</w:t>
      </w:r>
      <w:r w:rsidR="00F640B4">
        <w:t>a</w:t>
      </w:r>
      <w:r w:rsidR="00146CA1">
        <w:t xml:space="preserve"> LaNet-5</w:t>
      </w:r>
    </w:p>
    <w:p w14:paraId="27A79B95" w14:textId="02DD1497" w:rsidR="00B364EB" w:rsidRDefault="009D5C4C" w:rsidP="00D61CED">
      <w:pPr>
        <w:pStyle w:val="Standartnitext"/>
        <w:ind w:firstLine="708"/>
      </w:pPr>
      <w:r>
        <w:t>Na</w:t>
      </w:r>
      <w:r w:rsidR="00D61CED">
        <w:t> obrázku výše je zobrazena architektura konvoluční sítě, která byla svými autory nazvána jako LeNet-5</w:t>
      </w:r>
      <w:r w:rsidR="00B06E5F">
        <w:t xml:space="preserve"> </w:t>
      </w:r>
      <w:r w:rsidR="00B06E5F">
        <w:fldChar w:fldCharType="begin"/>
      </w:r>
      <w:r w:rsidR="00BB6BE2">
        <w:instrText xml:space="preserve"> ADDIN ZOTERO_ITEM CSL_CITATION {"citationID":"6PJEnVt9","properties":{"formattedCitation":"(LeCun et al. 1998)","plainCitation":"(LeCun et al. 1998)","noteIndex":0},"citationItems":[{"id":895,"uris":["http://zotero.org/users/local/IbRhotwj/items/I5W2KH5U"],"uri":["http://zotero.org/users/local/IbRhotwj/items/I5W2KH5U"],"itemData":{"id":895,"type":"article-journal","title":"Gradient-Based Learning Applied to Document Recognition","container-title":"Proceedings of the IEEE","volume":"86","issue":"11","URL":"http://yann.lecun.com/exdb/publis/pdf/lecun-98.pdf","ISSN":"0018-9219","author":[{"family":"LeCun","given":"Yann"},{"family":"Bottou","given":"Léon"},{"family":"Bengio","given":"Yoshua"},{"family":"Haffner","given":"Patrick"}],"issued":{"date-parts":[["1998"]]},"accessed":{"date-parts":[["2019",3,8]]}}}],"schema":"https://github.com/citation-style-language/schema/raw/master/csl-citation.json"} </w:instrText>
      </w:r>
      <w:r w:rsidR="00B06E5F">
        <w:fldChar w:fldCharType="separate"/>
      </w:r>
      <w:r w:rsidR="007911EC" w:rsidRPr="007911EC">
        <w:t>(LeCun et al. 1998)</w:t>
      </w:r>
      <w:r w:rsidR="00B06E5F">
        <w:fldChar w:fldCharType="end"/>
      </w:r>
      <w:r w:rsidR="007531D6">
        <w:t>. K</w:t>
      </w:r>
      <w:r w:rsidR="00D61CED">
        <w:t xml:space="preserve">romě klasických neuronových </w:t>
      </w:r>
      <w:r w:rsidR="00D61CED">
        <w:lastRenderedPageBreak/>
        <w:t>vrstev</w:t>
      </w:r>
      <w:r w:rsidR="007531D6">
        <w:t>,</w:t>
      </w:r>
      <w:r w:rsidR="00D61CED">
        <w:t xml:space="preserve"> vystupují v těchto architekturách </w:t>
      </w:r>
      <w:r w:rsidR="007531D6">
        <w:t xml:space="preserve">ještě další jednotky v podobě konvolučních </w:t>
      </w:r>
      <w:r w:rsidR="007531D6" w:rsidRPr="00F640B4">
        <w:t>a</w:t>
      </w:r>
      <w:r w:rsidR="004C0032">
        <w:t xml:space="preserve"> </w:t>
      </w:r>
      <w:r w:rsidR="00B06E5F">
        <w:t>„agr</w:t>
      </w:r>
      <w:r w:rsidR="00D928F5">
        <w:t xml:space="preserve">egačních“ </w:t>
      </w:r>
      <w:r w:rsidR="007F6755">
        <w:t xml:space="preserve">angl. </w:t>
      </w:r>
      <w:r w:rsidR="002D486E">
        <w:t>„</w:t>
      </w:r>
      <w:r w:rsidR="007F6755">
        <w:t>subsampling</w:t>
      </w:r>
      <w:r w:rsidR="002D486E">
        <w:t>“</w:t>
      </w:r>
      <w:r w:rsidR="00D928F5">
        <w:t xml:space="preserve"> vrstev.</w:t>
      </w:r>
    </w:p>
    <w:p w14:paraId="69D44DB1" w14:textId="1DCB97E3" w:rsidR="00C36AC5" w:rsidRDefault="00767984" w:rsidP="00EA5F44">
      <w:pPr>
        <w:pStyle w:val="Standartnitext"/>
        <w:ind w:firstLine="708"/>
      </w:pPr>
      <w:r>
        <w:t>Vrstva, které se říká konvoluční, aplikuje</w:t>
      </w:r>
      <w:r w:rsidR="0026541F">
        <w:t xml:space="preserve"> operaci konvoluce na předchozí vrstvu modelu. Efektivi</w:t>
      </w:r>
      <w:r w:rsidR="009D5C4C">
        <w:t>ta</w:t>
      </w:r>
      <w:r w:rsidR="0026541F">
        <w:t xml:space="preserve"> </w:t>
      </w:r>
      <w:r w:rsidR="002D486E">
        <w:t>CNN</w:t>
      </w:r>
      <w:r w:rsidR="0026541F">
        <w:t xml:space="preserve"> spočívá mimo jiné</w:t>
      </w:r>
      <w:r w:rsidR="007F6755">
        <w:t xml:space="preserve"> </w:t>
      </w:r>
      <w:r w:rsidR="0026541F">
        <w:t xml:space="preserve">v tom, že se </w:t>
      </w:r>
      <w:r w:rsidR="00AA0F1B">
        <w:t>konvoluce</w:t>
      </w:r>
      <w:r w:rsidR="0026541F">
        <w:t xml:space="preserve"> </w:t>
      </w:r>
      <w:r w:rsidR="00AA0F1B">
        <w:t xml:space="preserve">aplikuje </w:t>
      </w:r>
      <w:r w:rsidR="0026541F">
        <w:t>hned několikrát.</w:t>
      </w:r>
      <w:r w:rsidR="00D55CD8">
        <w:t xml:space="preserve"> To znamená, že jednotlivá jádra vyústí v procesu učení </w:t>
      </w:r>
      <w:r w:rsidR="007F6755">
        <w:t>do navzájem různých konfigurací. D</w:t>
      </w:r>
      <w:r w:rsidR="00C66217">
        <w:t>ů</w:t>
      </w:r>
      <w:r w:rsidR="007F6755">
        <w:t>sledkem toho je „selekce</w:t>
      </w:r>
      <w:r w:rsidR="00D55CD8">
        <w:t xml:space="preserve">“ odlišných znaků. </w:t>
      </w:r>
      <w:r w:rsidR="0026541F">
        <w:t>Počet konvolučních jader figuruje</w:t>
      </w:r>
      <w:r w:rsidR="00C66217">
        <w:t xml:space="preserve"> v softwarových knihovnách pro strojové učení obvykle</w:t>
      </w:r>
      <w:r w:rsidR="0026541F">
        <w:t xml:space="preserve"> jako hyperparametr.</w:t>
      </w:r>
      <w:r w:rsidR="00D55CD8">
        <w:t xml:space="preserve"> S řetězovitou aplikací </w:t>
      </w:r>
      <w:r w:rsidR="00C66217">
        <w:t>konvolučních vrstev</w:t>
      </w:r>
      <w:r w:rsidR="00D55CD8">
        <w:t xml:space="preserve"> se tak uvnitř modelu </w:t>
      </w:r>
      <w:r w:rsidR="00C843FB">
        <w:t>navyšuje počet konfigurací</w:t>
      </w:r>
      <w:r w:rsidR="00EA5F44">
        <w:t xml:space="preserve"> </w:t>
      </w:r>
      <w:r w:rsidR="000F1F24">
        <w:t xml:space="preserve">konvolučních jader </w:t>
      </w:r>
      <w:r w:rsidR="00EA5F44">
        <w:t>a jejich produktů.</w:t>
      </w:r>
      <w:r w:rsidR="00C843FB">
        <w:t xml:space="preserve"> </w:t>
      </w:r>
      <w:r w:rsidR="00EA5F44">
        <w:t>Z</w:t>
      </w:r>
      <w:r w:rsidR="00C843FB">
        <w:t>ároveň se snižuje velikost matice</w:t>
      </w:r>
      <w:r w:rsidR="00EA5F44">
        <w:t xml:space="preserve"> těchto produktů</w:t>
      </w:r>
      <w:r w:rsidR="00C843FB">
        <w:t>, což je přirozený důsledek konvoluce</w:t>
      </w:r>
      <w:r w:rsidR="00C66217">
        <w:t>,</w:t>
      </w:r>
      <w:r w:rsidR="00B82BEB">
        <w:t xml:space="preserve"> </w:t>
      </w:r>
      <w:r w:rsidR="00C66217">
        <w:t xml:space="preserve">při níž </w:t>
      </w:r>
      <w:r w:rsidR="00EA5F44">
        <w:t>se</w:t>
      </w:r>
      <w:r w:rsidR="00B82BEB">
        <w:t xml:space="preserve"> výsledná velikost </w:t>
      </w:r>
      <m:oMath>
        <m:r>
          <w:rPr>
            <w:rFonts w:ascii="Cambria Math" w:hAnsi="Cambria Math"/>
          </w:rPr>
          <m:t>S=</m:t>
        </m:r>
        <m:f>
          <m:fPr>
            <m:ctrlPr>
              <w:rPr>
                <w:rFonts w:ascii="Cambria Math" w:hAnsi="Cambria Math"/>
                <w:i/>
              </w:rPr>
            </m:ctrlPr>
          </m:fPr>
          <m:num>
            <m:r>
              <w:rPr>
                <w:rFonts w:ascii="Cambria Math" w:hAnsi="Cambria Math"/>
              </w:rPr>
              <m:t>(W-K+2P)</m:t>
            </m:r>
          </m:num>
          <m:den>
            <m:r>
              <w:rPr>
                <w:rFonts w:ascii="Cambria Math" w:hAnsi="Cambria Math"/>
              </w:rPr>
              <m:t>S</m:t>
            </m:r>
          </m:den>
        </m:f>
        <m:r>
          <w:rPr>
            <w:rFonts w:ascii="Cambria Math" w:hAnsi="Cambria Math"/>
          </w:rPr>
          <m:t>+1</m:t>
        </m:r>
      </m:oMath>
      <w:r>
        <w:rPr>
          <w:rFonts w:eastAsiaTheme="minorEastAsia"/>
        </w:rPr>
        <w:t>, kde</w:t>
      </w:r>
      <w:r>
        <w:t xml:space="preserve"> </w:t>
      </w:r>
      <m:oMath>
        <m:r>
          <w:rPr>
            <w:rFonts w:ascii="Cambria Math" w:hAnsi="Cambria Math"/>
          </w:rPr>
          <m:t>W</m:t>
        </m:r>
      </m:oMath>
      <w:r w:rsidR="00B82BEB">
        <w:t xml:space="preserve"> = velikost vstupu, </w:t>
      </w:r>
      <m:oMath>
        <m:r>
          <w:rPr>
            <w:rFonts w:ascii="Cambria Math" w:hAnsi="Cambria Math"/>
          </w:rPr>
          <m:t>K</m:t>
        </m:r>
      </m:oMath>
      <w:r w:rsidR="00B82BEB">
        <w:t xml:space="preserve"> = velikost </w:t>
      </w:r>
      <w:r w:rsidR="00EF6DE7">
        <w:t>jádra</w:t>
      </w:r>
      <w:r w:rsidR="00B82BEB">
        <w:t xml:space="preserve">, </w:t>
      </w:r>
      <m:oMath>
        <m:r>
          <w:rPr>
            <w:rFonts w:ascii="Cambria Math" w:hAnsi="Cambria Math"/>
          </w:rPr>
          <m:t>P</m:t>
        </m:r>
      </m:oMath>
      <w:r>
        <w:t xml:space="preserve"> = odsazení, </w:t>
      </w:r>
      <m:oMath>
        <m:r>
          <w:rPr>
            <w:rFonts w:ascii="Cambria Math" w:hAnsi="Cambria Math"/>
          </w:rPr>
          <m:t>S</m:t>
        </m:r>
      </m:oMath>
      <w:r>
        <w:t xml:space="preserve"> = velikost kroku</w:t>
      </w:r>
      <w:r w:rsidR="00EF6DE7">
        <w:t>.</w:t>
      </w:r>
    </w:p>
    <w:p w14:paraId="373C7F5E" w14:textId="685BEE2E" w:rsidR="00B44C98" w:rsidRDefault="00B05FAC" w:rsidP="00DE262C">
      <w:pPr>
        <w:pStyle w:val="Standartnitext"/>
        <w:ind w:firstLine="708"/>
      </w:pPr>
      <w:r>
        <w:t>V</w:t>
      </w:r>
      <w:r w:rsidR="004C0032">
        <w:t xml:space="preserve"> </w:t>
      </w:r>
      <w:r>
        <w:t>posloupnosti vrstev CNN následuje obvykle za konvoluční vrstvou transformace, která na její výstup aplikuje aktivační funkci, čímž je dosaženo nelinearity výstupu. Třetí v tomto typickém CNN tripletu je takzvaná subsampling či pooling vrstva.</w:t>
      </w:r>
      <w:r w:rsidR="004C0032">
        <w:t xml:space="preserve"> </w:t>
      </w:r>
      <w:r>
        <w:t xml:space="preserve">Funkce této vrstvy se může lišit. Obecně jde ale o další redukci velikosti konvolučního výstupu na základě </w:t>
      </w:r>
      <w:commentRangeStart w:id="204"/>
      <w:r>
        <w:t>okolí</w:t>
      </w:r>
      <w:commentRangeEnd w:id="204"/>
      <w:r w:rsidR="00F516D8">
        <w:rPr>
          <w:rStyle w:val="CommentReference"/>
          <w:rFonts w:asciiTheme="minorHAnsi" w:hAnsiTheme="minorHAnsi" w:cstheme="minorBidi"/>
        </w:rPr>
        <w:commentReference w:id="204"/>
      </w:r>
      <w:r>
        <w:t xml:space="preserve">. Hodnota výstupu tak může být například maximální numerická hodnota prvku </w:t>
      </w:r>
      <w:r w:rsidR="00375977">
        <w:t>u</w:t>
      </w:r>
      <w:r w:rsidR="009D5C4C">
        <w:t>vn</w:t>
      </w:r>
      <w:r w:rsidR="00375977">
        <w:t>itř</w:t>
      </w:r>
      <w:r w:rsidR="00767984">
        <w:t xml:space="preserve"> okolí či</w:t>
      </w:r>
      <w:r>
        <w:t xml:space="preserve"> průměrná hodnota prvků. Ú</w:t>
      </w:r>
      <w:r w:rsidR="00375977">
        <w:t>čelem této operace je, aby se</w:t>
      </w:r>
      <w:r w:rsidR="009507F2">
        <w:t xml:space="preserve"> </w:t>
      </w:r>
      <w:r w:rsidR="007F6755">
        <w:t>informace</w:t>
      </w:r>
      <w:r w:rsidR="00375977">
        <w:t xml:space="preserve"> </w:t>
      </w:r>
      <w:r w:rsidR="009507F2">
        <w:t>konvoluční</w:t>
      </w:r>
      <w:r w:rsidR="007F6755">
        <w:t>ch produktů</w:t>
      </w:r>
      <w:r w:rsidR="009507F2">
        <w:t xml:space="preserve"> staly</w:t>
      </w:r>
      <w:r w:rsidR="00375977">
        <w:t xml:space="preserve"> ještě více</w:t>
      </w:r>
      <w:r w:rsidR="007F6755">
        <w:t xml:space="preserve"> agregovanými a </w:t>
      </w:r>
      <w:r w:rsidR="00375977">
        <w:t>invariantní</w:t>
      </w:r>
      <w:r w:rsidR="007F6755">
        <w:t>mi</w:t>
      </w:r>
      <w:r w:rsidR="00375977">
        <w:t xml:space="preserve"> </w:t>
      </w:r>
      <w:r w:rsidR="00375977">
        <w:fldChar w:fldCharType="begin"/>
      </w:r>
      <w:r w:rsidR="00375977">
        <w:instrText xml:space="preserve"> ADDIN ZOTERO_ITEM CSL_CITATION {"citationID":"Iq38fl5o","properties":{"formattedCitation":"(Goodfellow et al. 2016)","plainCitation":"(Goodfellow et al. 2016)","noteIndex":0},"citationItems":[{"id":883,"uris":["http://zotero.org/users/local/IbRhotwj/items/US4UNA6C"],"uri":["http://zotero.org/users/local/IbRhotwj/items/US4UNA6C"],"itemData":{"id":883,"type":"book","title":"Deep Learning","publisher":"MIT Press","URL":"http://www.deeplearningbook.org","author":[{"family":"Goodfellow","given":"Ian"},{"family":"Benigo","given":"Yoshua"},{"family":"Courville","given":"Aaron"}],"issued":{"date-parts":[["2016"]]}}}],"schema":"https://github.com/citation-style-language/schema/raw/master/csl-citation.json"} </w:instrText>
      </w:r>
      <w:r w:rsidR="00375977">
        <w:fldChar w:fldCharType="separate"/>
      </w:r>
      <w:r w:rsidR="007911EC" w:rsidRPr="007911EC">
        <w:t>(Goodfellow et al. 2016)</w:t>
      </w:r>
      <w:r w:rsidR="00375977">
        <w:fldChar w:fldCharType="end"/>
      </w:r>
      <w:r w:rsidR="00375977">
        <w:t>. V některých případech je za tímto tripletem přítomna ještě tzv. dropout vrstva, která při šíření dopředného „signálu“ nahodile deaktivuje některé neurony. Dle Krizhevského zam</w:t>
      </w:r>
      <w:r w:rsidR="00DE262C">
        <w:t>e</w:t>
      </w:r>
      <w:r w:rsidR="00375977">
        <w:t xml:space="preserve">zuje tato technika jevu takzvaného přeučení </w:t>
      </w:r>
      <w:r w:rsidR="00DE262C">
        <w:t xml:space="preserve">a obecně přispívá k přesnosti modelu </w:t>
      </w:r>
      <w:r w:rsidR="00DE262C">
        <w:fldChar w:fldCharType="begin"/>
      </w:r>
      <w:r w:rsidR="00DE262C">
        <w:instrText xml:space="preserve"> ADDIN ZOTERO_ITEM CSL_CITATION {"citationID":"jLCWH69L","properties":{"formattedCitation":"(Krizhevsky et al. 2012)","plainCitation":"(Krizhevsky et al. 2012)","noteIndex":0},"citationItems":[{"id":902,"uris":["http://zotero.org/users/local/IbRhotwj/items/G8KX3AEM"],"uri":["http://zotero.org/users/local/IbRhotwj/items/G8KX3AEM"],"itemData":{"id":902,"type":"chapter","title":"ImageNet Classification with Deep Convolutional Neural Networks","container-title":"Advances in Neural Information Processing Systems 25","publisher":"Curran Associates, Inc.","page":"1097–1105","source":"Neural Information Processing Systems","URL":"http://papers.nips.cc/paper/4824-imagenet-classification-with-deep-convolutional-neural-networks.pdf","author":[{"family":"Krizhevsky","given":"Alex"},{"family":"Sutskever","given":"Ilya"},{"family":"Hinton","given":"Geoffrey E"}],"editor":[{"family":"Pereira","given":"F."},{"family":"Burges","given":"C. J. C."},{"family":"Bottou","given":"L."},{"family":"Weinberger","given":"K. Q."}],"issued":{"date-parts":[["2012"]]},"accessed":{"date-parts":[["2019",3,9]]}}}],"schema":"https://github.com/citation-style-language/schema/raw/master/csl-citation.json"} </w:instrText>
      </w:r>
      <w:r w:rsidR="00DE262C">
        <w:fldChar w:fldCharType="separate"/>
      </w:r>
      <w:r w:rsidR="007911EC" w:rsidRPr="007911EC">
        <w:t>(Krizhevsky et al. 2012)</w:t>
      </w:r>
      <w:r w:rsidR="00DE262C">
        <w:fldChar w:fldCharType="end"/>
      </w:r>
      <w:r w:rsidR="00DE262C">
        <w:t>.</w:t>
      </w:r>
    </w:p>
    <w:p w14:paraId="2BD118CA" w14:textId="385664B3" w:rsidR="00D52E88" w:rsidRDefault="002225F7" w:rsidP="00D61CED">
      <w:pPr>
        <w:pStyle w:val="Standartnitext"/>
        <w:ind w:firstLine="708"/>
      </w:pPr>
      <w:r>
        <w:t>Konvoluční sítě mají své aplikace především v počítačové grafice</w:t>
      </w:r>
      <w:r w:rsidR="00E449B5">
        <w:t>, kon</w:t>
      </w:r>
      <w:r w:rsidR="004B31DF">
        <w:t>kr</w:t>
      </w:r>
      <w:r w:rsidR="00E449B5">
        <w:t xml:space="preserve">étně </w:t>
      </w:r>
      <w:r w:rsidR="005F3188">
        <w:t>počítačovém vidění</w:t>
      </w:r>
      <w:r>
        <w:t>. Prezentovaný model LaNet-5 byl svými autory v roce 1998 použit ke strojovému čtení psaného textu.</w:t>
      </w:r>
      <w:r w:rsidR="004C0032">
        <w:t xml:space="preserve"> </w:t>
      </w:r>
      <w:r>
        <w:t>Chyba se v rámci testovací sady pohybovala v řádech desetin procent</w:t>
      </w:r>
      <w:r w:rsidR="00EA5F44">
        <w:t xml:space="preserve"> </w:t>
      </w:r>
      <w:r w:rsidR="00EA5F44">
        <w:fldChar w:fldCharType="begin"/>
      </w:r>
      <w:r w:rsidR="00BB6BE2">
        <w:instrText xml:space="preserve"> ADDIN ZOTERO_ITEM CSL_CITATION {"citationID":"vc2JG6mU","properties":{"formattedCitation":"(LeCun et al. 1998)","plainCitation":"(LeCun et al. 1998)","noteIndex":0},"citationItems":[{"id":895,"uris":["http://zotero.org/users/local/IbRhotwj/items/I5W2KH5U"],"uri":["http://zotero.org/users/local/IbRhotwj/items/I5W2KH5U"],"itemData":{"id":895,"type":"article-journal","title":"Gradient-Based Learning Applied to Document Recognition","container-title":"Proceedings of the IEEE","volume":"86","issue":"11","URL":"http://yann.lecun.com/exdb/publis/pdf/lecun-98.pdf","ISSN":"0018-9219","author":[{"family":"LeCun","given":"Yann"},{"family":"Bottou","given":"Léon"},{"family":"Bengio","given":"Yoshua"},{"family":"Haffner","given":"Patrick"}],"issued":{"date-parts":[["1998"]]},"accessed":{"date-parts":[["2019",3,8]]}}}],"schema":"https://github.com/citation-style-language/schema/raw/master/csl-citation.json"} </w:instrText>
      </w:r>
      <w:r w:rsidR="00EA5F44">
        <w:fldChar w:fldCharType="separate"/>
      </w:r>
      <w:r w:rsidR="007911EC" w:rsidRPr="007911EC">
        <w:t>(LeCun et al. 1998)</w:t>
      </w:r>
      <w:r w:rsidR="00EA5F44">
        <w:fldChar w:fldCharType="end"/>
      </w:r>
      <w:r>
        <w:t>.</w:t>
      </w:r>
    </w:p>
    <w:p w14:paraId="5264D153" w14:textId="7DEEC994" w:rsidR="0078254F" w:rsidRDefault="004B31DF" w:rsidP="0078254F">
      <w:pPr>
        <w:pStyle w:val="Standartnitext"/>
        <w:ind w:firstLine="708"/>
      </w:pPr>
      <w:r>
        <w:t>Současné aplikace shrnuje ve svém článku Bhandare. Většina aplikací se týká dvourozměrných rastrových obráz</w:t>
      </w:r>
      <w:r w:rsidR="00D928F5">
        <w:t xml:space="preserve">ků o třech barevných kanálech. </w:t>
      </w:r>
      <w:r>
        <w:t xml:space="preserve">CNN byly úspěšně použity pro rozpoznání tváře a </w:t>
      </w:r>
      <w:r w:rsidR="009D6FF5">
        <w:t>klasifikaci objektů obecně. Z implementovaných řešení lze pouk</w:t>
      </w:r>
      <w:r w:rsidR="009D5C4C">
        <w:t>á</w:t>
      </w:r>
      <w:r w:rsidR="009D6FF5">
        <w:t>z</w:t>
      </w:r>
      <w:r w:rsidR="009D5C4C">
        <w:t>a</w:t>
      </w:r>
      <w:r w:rsidR="009D6FF5">
        <w:t xml:space="preserve">t na </w:t>
      </w:r>
      <w:r w:rsidR="00B44C98">
        <w:t>klasifikátor</w:t>
      </w:r>
      <w:r w:rsidR="009D6FF5">
        <w:t xml:space="preserve"> ImageNET</w:t>
      </w:r>
      <w:r w:rsidR="00B44C98">
        <w:t>, jehož dataset obsahuje patnáct milionů obrázků patřících do 22 000 kategorií. Přesnost tohoto modelu byla 62.5%.</w:t>
      </w:r>
      <w:r w:rsidR="009D6FF5">
        <w:t xml:space="preserve"> </w:t>
      </w:r>
      <w:r w:rsidR="009D6FF5">
        <w:lastRenderedPageBreak/>
        <w:fldChar w:fldCharType="begin"/>
      </w:r>
      <w:r w:rsidR="009D6FF5">
        <w:instrText xml:space="preserve"> ADDIN ZOTERO_ITEM CSL_CITATION {"citationID":"DLt0Y0Gv","properties":{"formattedCitation":"(Krizhevsky et al. 2012)","plainCitation":"(Krizhevsky et al. 2012)","noteIndex":0},"citationItems":[{"id":902,"uris":["http://zotero.org/users/local/IbRhotwj/items/G8KX3AEM"],"uri":["http://zotero.org/users/local/IbRhotwj/items/G8KX3AEM"],"itemData":{"id":902,"type":"chapter","title":"ImageNet Classification with Deep Convolutional Neural Networks","container-title":"Advances in Neural Information Processing Systems 25","publisher":"Curran Associates, Inc.","page":"1097–1105","source":"Neural Information Processing Systems","URL":"http://papers.nips.cc/paper/4824-imagenet-classification-with-deep-convolutional-neural-networks.pdf","author":[{"family":"Krizhevsky","given":"Alex"},{"family":"Sutskever","given":"Ilya"},{"family":"Hinton","given":"Geoffrey E"}],"editor":[{"family":"Pereira","given":"F."},{"family":"Burges","given":"C. J. C."},{"family":"Bottou","given":"L."},{"family":"Weinberger","given":"K. Q."}],"issued":{"date-parts":[["2012"]]},"accessed":{"date-parts":[["2019",3,9]]}}}],"schema":"https://github.com/citation-style-language/schema/raw/master/csl-citation.json"} </w:instrText>
      </w:r>
      <w:r w:rsidR="009D6FF5">
        <w:fldChar w:fldCharType="separate"/>
      </w:r>
      <w:r w:rsidR="007911EC" w:rsidRPr="007911EC">
        <w:t>(Krizhevsky et al. 2012)</w:t>
      </w:r>
      <w:r w:rsidR="009D6FF5">
        <w:fldChar w:fldCharType="end"/>
      </w:r>
      <w:r w:rsidR="00B44C98">
        <w:t>.</w:t>
      </w:r>
      <w:r w:rsidR="002E24C8">
        <w:t xml:space="preserve"> </w:t>
      </w:r>
      <w:r w:rsidR="009D6FF5">
        <w:t xml:space="preserve">Dalším odvětvím aplikace je takzvaný „scene labeling“, </w:t>
      </w:r>
      <w:r w:rsidR="00F640B4">
        <w:t>v němž</w:t>
      </w:r>
      <w:r w:rsidR="009D6FF5">
        <w:t xml:space="preserve"> jde o identifikaci </w:t>
      </w:r>
      <w:r w:rsidR="0078254F">
        <w:t xml:space="preserve">a zaměření objektů ve scéně. </w:t>
      </w:r>
    </w:p>
    <w:p w14:paraId="6A6F9B51" w14:textId="4E1C5E73" w:rsidR="00DE262C" w:rsidRPr="00B364EB" w:rsidRDefault="00B44C98" w:rsidP="0078254F">
      <w:pPr>
        <w:pStyle w:val="Standartnitext"/>
        <w:ind w:firstLine="708"/>
      </w:pPr>
      <w:r>
        <w:t>Vývoj CNN nadále spočívá v zacházení s hyperparametry a ladění architektur modelu. Na základě Bhandarova souhrného článku lze konstatovat, že existuje mnoho varia</w:t>
      </w:r>
      <w:r w:rsidR="00DE262C">
        <w:t xml:space="preserve">nt CNN, plnící cíle klasifikace, segmentace, ale i další. </w:t>
      </w:r>
      <w:r>
        <w:fldChar w:fldCharType="begin"/>
      </w:r>
      <w:r w:rsidR="006E3E31">
        <w:instrText xml:space="preserve"> ADDIN ZOTERO_ITEM CSL_CITATION {"citationID":"Esh6zig9","properties":{"formattedCitation":"(Bhandare et al. 2016)","plainCitation":"(Bhandare et al. 2016)","noteIndex":0},"citationItems":[{"id":897,"uris":["http://zotero.org/users/local/IbRhotwj/items/5VKG3H5V"],"uri":["http://zotero.org/users/local/IbRhotwj/items/5VKG3H5V"],"itemData":{"id":897,"type":"article-journal","title":"Applications of Convolutional Neural Networks","container-title":"International Journal of Computer Science and Information Technologies,","volume":"7","issue":"2","source":"Zotero","abstract":"In recent years, deep learning has been used extensively in a wide range of fields. In deep learning, Convolutional Neural Networks are found to give the most accurate results in solving real world problems. In this paper, we give a comprehensive summary of the applications of CNN in computer vision and natural language processing. We delineate how CNN is used in computer vision, mainly in face recognition, scene labelling, image classification, action recognition, human pose estimation and document analysis. Further, we describe how CNN is used in the field of speech recognition and text classification for natural language processing. We compare CNN with other methods to solve the same problem and explain why CNN is better than other methods.","language":"en","author":[{"family":"Bhandare","given":"Ashwin"},{"family":"Bhide","given":"Maithili"},{"family":"Gokhale","given":"Pranav"},{"family":"Chandavarkar","given":"Rohan"}],"issued":{"date-parts":[["2016"]]}}}],"schema":"https://github.com/citation-style-language/schema/raw/master/csl-citation.json"} </w:instrText>
      </w:r>
      <w:r>
        <w:fldChar w:fldCharType="separate"/>
      </w:r>
      <w:r w:rsidR="007911EC" w:rsidRPr="007911EC">
        <w:t>(Bhandare et al. 2016)</w:t>
      </w:r>
      <w:r>
        <w:fldChar w:fldCharType="end"/>
      </w:r>
      <w:r>
        <w:t>.</w:t>
      </w:r>
    </w:p>
    <w:p w14:paraId="4D20041F" w14:textId="1A0AA01F" w:rsidR="00B87F69" w:rsidRDefault="004C31B1" w:rsidP="008E5D5F">
      <w:pPr>
        <w:pStyle w:val="Heading3"/>
      </w:pPr>
      <w:r>
        <w:t xml:space="preserve"> </w:t>
      </w:r>
      <w:bookmarkStart w:id="205" w:name="_Toc6218140"/>
      <w:r w:rsidR="00F60241">
        <w:t>Generative adversarial neural networks</w:t>
      </w:r>
      <w:bookmarkEnd w:id="205"/>
    </w:p>
    <w:p w14:paraId="4289C00C" w14:textId="19ADBFB1" w:rsidR="00DE262C" w:rsidRPr="00D561B0" w:rsidRDefault="009E14A2" w:rsidP="00DE262C">
      <w:pPr>
        <w:pStyle w:val="Standartnitext"/>
      </w:pPr>
      <w:r>
        <w:t>V</w:t>
      </w:r>
      <w:r w:rsidR="00500E84">
        <w:t>e stručnosti</w:t>
      </w:r>
      <w:r>
        <w:t xml:space="preserve"> jsou zde</w:t>
      </w:r>
      <w:r w:rsidR="00500E84">
        <w:t xml:space="preserve"> </w:t>
      </w:r>
      <w:r w:rsidR="00064F73">
        <w:t>zmíněny</w:t>
      </w:r>
      <w:r>
        <w:t xml:space="preserve"> i</w:t>
      </w:r>
      <w:r w:rsidR="000F66F6">
        <w:t xml:space="preserve"> aktuálně</w:t>
      </w:r>
      <w:r w:rsidR="00500E84">
        <w:t xml:space="preserve"> populární generativní modely uvedené Ianem Goodfellowem nesoucí angl</w:t>
      </w:r>
      <w:r w:rsidR="004C52D2">
        <w:t>ický název Generative Adversari</w:t>
      </w:r>
      <w:r w:rsidR="00500E84">
        <w:t>al Neural Ne</w:t>
      </w:r>
      <w:r w:rsidR="007F3235">
        <w:t>tworks</w:t>
      </w:r>
      <w:r w:rsidR="00500E84">
        <w:t xml:space="preserve"> zkráceně GAN.</w:t>
      </w:r>
      <w:r w:rsidR="002E24C8">
        <w:t xml:space="preserve"> </w:t>
      </w:r>
      <w:r w:rsidR="00D561B0">
        <w:t>Základním principem</w:t>
      </w:r>
      <w:r w:rsidR="007F3235">
        <w:t xml:space="preserve"> jejich fungování je </w:t>
      </w:r>
      <w:r w:rsidR="00D561B0">
        <w:t>princip „maximální pravděpodobnosti“ tzn</w:t>
      </w:r>
      <w:r w:rsidR="002A6D82">
        <w:t>.</w:t>
      </w:r>
      <w:r w:rsidR="00D561B0">
        <w:t xml:space="preserve"> </w:t>
      </w:r>
      <w:r w:rsidR="00D561B0" w:rsidRPr="00C52069">
        <w:rPr>
          <w:rStyle w:val="citacekurzvou"/>
        </w:rPr>
        <w:t>„...nalezení takových parametrů pro model, aby maximalizoval</w:t>
      </w:r>
      <w:r w:rsidR="00912918" w:rsidRPr="00C52069">
        <w:rPr>
          <w:rStyle w:val="citacekurzvou"/>
        </w:rPr>
        <w:t>y</w:t>
      </w:r>
      <w:r w:rsidR="00D561B0" w:rsidRPr="00C52069">
        <w:rPr>
          <w:rStyle w:val="citacekurzvou"/>
        </w:rPr>
        <w:t xml:space="preserve"> pravděpodobnost tréni</w:t>
      </w:r>
      <w:r w:rsidR="00F640B4">
        <w:rPr>
          <w:rStyle w:val="citacekurzvou"/>
        </w:rPr>
        <w:t>n</w:t>
      </w:r>
      <w:r w:rsidR="00D561B0" w:rsidRPr="00C52069">
        <w:rPr>
          <w:rStyle w:val="citacekurzvou"/>
        </w:rPr>
        <w:t>kových dat“</w:t>
      </w:r>
      <w:r w:rsidR="00D561B0">
        <w:t xml:space="preserve">. </w:t>
      </w:r>
    </w:p>
    <w:p w14:paraId="0896482D" w14:textId="643C5FE2" w:rsidR="00604C52" w:rsidRDefault="0078254F" w:rsidP="00DE262C">
      <w:pPr>
        <w:pStyle w:val="Standartnitext"/>
      </w:pPr>
      <w:r>
        <w:t xml:space="preserve">Goodfellow navrhl generativní </w:t>
      </w:r>
      <w:r w:rsidR="00604C52">
        <w:t>model skládající se ze dvou komponent</w:t>
      </w:r>
      <w:r w:rsidR="000F66F6">
        <w:t xml:space="preserve"> - generátoru a diskriminátoru</w:t>
      </w:r>
      <w:r w:rsidR="00604C52">
        <w:t xml:space="preserve">. </w:t>
      </w:r>
      <w:r w:rsidR="00DE665A">
        <w:t>Generátor</w:t>
      </w:r>
      <w:r w:rsidR="00EC0DB4">
        <w:t xml:space="preserve"> v každé iteraci</w:t>
      </w:r>
      <w:r w:rsidR="00DE665A">
        <w:t xml:space="preserve"> učení ladí své váhy tak, aby</w:t>
      </w:r>
      <w:r w:rsidR="004C0032">
        <w:t xml:space="preserve"> </w:t>
      </w:r>
      <w:r w:rsidR="00DE665A">
        <w:t>transformoval prvotně iniciovaný šum</w:t>
      </w:r>
      <w:r w:rsidR="00A350AA">
        <w:t xml:space="preserve"> na</w:t>
      </w:r>
      <w:r w:rsidR="00EC0DB4">
        <w:t xml:space="preserve"> </w:t>
      </w:r>
      <w:r w:rsidR="007F3235">
        <w:t>vzorky</w:t>
      </w:r>
      <w:r w:rsidR="00EC0DB4">
        <w:t>, které</w:t>
      </w:r>
      <w:r w:rsidR="007F3235">
        <w:t xml:space="preserve"> napodobují distribuci tréni</w:t>
      </w:r>
      <w:r w:rsidR="00CC21F4">
        <w:t>n</w:t>
      </w:r>
      <w:r w:rsidR="007F3235">
        <w:t>kových dat. V tom mu pomáhá diskriminátor, který tyto vzorky průběžně klasifikuje</w:t>
      </w:r>
      <w:r w:rsidR="000F66F6">
        <w:t xml:space="preserve"> na 1 nebo 0</w:t>
      </w:r>
      <w:r>
        <w:t>. V</w:t>
      </w:r>
      <w:r w:rsidR="00DE665A">
        <w:t xml:space="preserve">zniklá </w:t>
      </w:r>
      <w:commentRangeStart w:id="206"/>
      <w:commentRangeStart w:id="207"/>
      <w:r w:rsidR="00DE665A">
        <w:t>chyba</w:t>
      </w:r>
      <w:commentRangeEnd w:id="206"/>
      <w:r>
        <w:t xml:space="preserve"> této klasifikace</w:t>
      </w:r>
      <w:r w:rsidR="002A6D82">
        <w:rPr>
          <w:rStyle w:val="CommentReference"/>
          <w:rFonts w:asciiTheme="minorHAnsi" w:hAnsiTheme="minorHAnsi" w:cstheme="minorBidi"/>
        </w:rPr>
        <w:commentReference w:id="206"/>
      </w:r>
      <w:commentRangeEnd w:id="207"/>
      <w:r w:rsidR="007F3235">
        <w:rPr>
          <w:rStyle w:val="CommentReference"/>
          <w:rFonts w:asciiTheme="minorHAnsi" w:hAnsiTheme="minorHAnsi" w:cstheme="minorBidi"/>
        </w:rPr>
        <w:commentReference w:id="207"/>
      </w:r>
      <w:r w:rsidR="00DE665A">
        <w:t xml:space="preserve"> se projeví v příští iteraci generování</w:t>
      </w:r>
      <w:r w:rsidR="00EC0DB4">
        <w:t xml:space="preserve">. Obě komponenty tak stojí proti sobě a finální naučení redistribuce </w:t>
      </w:r>
      <w:r w:rsidR="00912918">
        <w:t>plyne</w:t>
      </w:r>
      <w:r w:rsidR="00EC0DB4">
        <w:t xml:space="preserve"> ze vzniklé tenze mezi nimi </w:t>
      </w:r>
      <w:r w:rsidR="00DE665A">
        <w:fldChar w:fldCharType="begin"/>
      </w:r>
      <w:r w:rsidR="00DE665A">
        <w:instrText xml:space="preserve"> ADDIN ZOTERO_ITEM CSL_CITATION {"citationID":"Il10JFO8","properties":{"formattedCitation":"(Goodfellow 2016)","plainCitation":"(Goodfellow 2016)","noteIndex":0},"citationItems":[{"id":173,"uris":["http://zotero.org/users/local/IbRhotwj/items/4TJH6JAL"],"uri":["http://zotero.org/users/local/IbRhotwj/items/4TJH6JAL"],"itemData":{"id":173,"type":"article-journal","title":"NIPS 2016 Tutorial: Generative Adversarial Networks","container-title":"arXiv:1701.00160 [cs]","source":"arXiv.org","abstract":"This report summarizes the tutorial presented by the author at NIPS 2016 on generative adversarial networks (GANs). The tutorial describes: (1) Why generative modeling is a topic worth studying, (2) how generative models work, and how GANs compare to other generative models, (3) the details of how GANs work, (4) research frontiers in GANs, and (5) state-of-the-art image models that combine GANs with other methods. Finally, the tutorial contains three exercises for readers to complete, and the solutions to these exercises.","URL":"http://arxiv.org/abs/1701.00160","note":"arXiv: 1701.00160","shortTitle":"NIPS 2016 Tutorial","author":[{"family":"Goodfellow","given":"Ian"}],"issued":{"date-parts":[["2016",12,31]]},"accessed":{"date-parts":[["2018",6,14]]}}}],"schema":"https://github.com/citation-style-language/schema/raw/master/csl-citation.json"} </w:instrText>
      </w:r>
      <w:r w:rsidR="00DE665A">
        <w:fldChar w:fldCharType="separate"/>
      </w:r>
      <w:r w:rsidR="007911EC" w:rsidRPr="007911EC">
        <w:t>(Goodfellow 2016)</w:t>
      </w:r>
      <w:r w:rsidR="00DE665A">
        <w:fldChar w:fldCharType="end"/>
      </w:r>
      <w:r w:rsidR="00D928F5">
        <w:t>.</w:t>
      </w:r>
    </w:p>
    <w:p w14:paraId="501B2CE2" w14:textId="213556F1" w:rsidR="00DE262C" w:rsidRDefault="00C27FD1" w:rsidP="002A6D82">
      <w:pPr>
        <w:pStyle w:val="Standartnitext"/>
      </w:pPr>
      <w:r>
        <w:t>Většina aplikovaných GAN architektur</w:t>
      </w:r>
      <w:r w:rsidR="000F66F6">
        <w:t xml:space="preserve"> se už</w:t>
      </w:r>
      <w:r w:rsidR="002E24C8" w:rsidRPr="008E76F1">
        <w:t>í</w:t>
      </w:r>
      <w:r w:rsidR="000F66F6" w:rsidRPr="008E76F1">
        <w:t>v</w:t>
      </w:r>
      <w:r w:rsidR="000F66F6">
        <w:t>á při gener</w:t>
      </w:r>
      <w:r w:rsidR="008E76F1">
        <w:t>ov</w:t>
      </w:r>
      <w:r w:rsidR="000F66F6">
        <w:t xml:space="preserve">ání obrazových dat </w:t>
      </w:r>
      <w:r w:rsidR="000F66F6" w:rsidRPr="008E76F1">
        <w:t>a</w:t>
      </w:r>
      <w:r w:rsidR="000F66F6">
        <w:t xml:space="preserve"> </w:t>
      </w:r>
      <w:r>
        <w:t>zakomponovává</w:t>
      </w:r>
      <w:r w:rsidR="000F66F6">
        <w:t xml:space="preserve"> v sobě</w:t>
      </w:r>
      <w:r>
        <w:t xml:space="preserve"> konvoluční mechaniku. Hov</w:t>
      </w:r>
      <w:r w:rsidR="002A6D82">
        <w:t>o</w:t>
      </w:r>
      <w:r>
        <w:t xml:space="preserve">ří se pak o tzv. DCGAN </w:t>
      </w:r>
      <w:r>
        <w:fldChar w:fldCharType="begin"/>
      </w:r>
      <w:r>
        <w:instrText xml:space="preserve"> ADDIN ZOTERO_ITEM CSL_CITATION {"citationID":"e7Aq5Kd8","properties":{"formattedCitation":"(Goodfellow 2016)","plainCitation":"(Goodfellow 2016)","noteIndex":0},"citationItems":[{"id":173,"uris":["http://zotero.org/users/local/IbRhotwj/items/4TJH6JAL"],"uri":["http://zotero.org/users/local/IbRhotwj/items/4TJH6JAL"],"itemData":{"id":173,"type":"article-journal","title":"NIPS 2016 Tutorial: Generative Adversarial Networks","container-title":"arXiv:1701.00160 [cs]","source":"arXiv.org","abstract":"This report summarizes the tutorial presented by the author at NIPS 2016 on generative adversarial networks (GANs). The tutorial describes: (1) Why generative modeling is a topic worth studying, (2) how generative models work, and how GANs compare to other generative models, (3) the details of how GANs work, (4) research frontiers in GANs, and (5) state-of-the-art image models that combine GANs with other methods. Finally, the tutorial contains three exercises for readers to complete, and the solutions to these exercises.","URL":"http://arxiv.org/abs/1701.00160","note":"arXiv: 1701.00160","shortTitle":"NIPS 2016 Tutorial","author":[{"family":"Goodfellow","given":"Ian"}],"issued":{"date-parts":[["2016",12,31]]},"accessed":{"date-parts":[["2018",6,14]]}}}],"schema":"https://github.com/citation-style-language/schema/raw/master/csl-citation.json"} </w:instrText>
      </w:r>
      <w:r>
        <w:fldChar w:fldCharType="separate"/>
      </w:r>
      <w:r w:rsidR="007911EC" w:rsidRPr="007911EC">
        <w:t>(Goodfellow 2016)</w:t>
      </w:r>
      <w:r>
        <w:fldChar w:fldCharType="end"/>
      </w:r>
      <w:r w:rsidR="00AB3AEB">
        <w:t>.</w:t>
      </w:r>
      <w:r w:rsidR="004C52D2">
        <w:t xml:space="preserve"> </w:t>
      </w:r>
      <w:r>
        <w:t>Tyto modely</w:t>
      </w:r>
      <w:r w:rsidR="004E270B">
        <w:t xml:space="preserve"> byly kromě generování nových </w:t>
      </w:r>
      <w:r w:rsidR="00CB2351">
        <w:t>obrázků založených na naučených datech</w:t>
      </w:r>
      <w:r>
        <w:t xml:space="preserve"> </w:t>
      </w:r>
      <w:r w:rsidR="004E270B">
        <w:t xml:space="preserve">použity například </w:t>
      </w:r>
      <w:r>
        <w:t xml:space="preserve">na </w:t>
      </w:r>
      <w:r w:rsidR="004E270B">
        <w:t xml:space="preserve">obarvení obrázků v infračerveném spektru </w:t>
      </w:r>
      <w:r w:rsidR="004E270B">
        <w:fldChar w:fldCharType="begin"/>
      </w:r>
      <w:r w:rsidR="004E270B">
        <w:instrText xml:space="preserve"> ADDIN ZOTERO_ITEM CSL_CITATION {"citationID":"Xfwf5kR3","properties":{"formattedCitation":"(Suarez et al. 2017)","plainCitation":"(Suarez et al. 2017)","noteIndex":0},"citationItems":[{"id":955,"uris":["http://zotero.org/users/local/IbRhotwj/items/5NKK4SMY"],"uri":["http://zotero.org/users/local/IbRhotwj/items/5NKK4SMY"],"itemData":{"id":955,"type":"paper-conference","title":"Infrared Image Colorization Based on a Triplet DCGAN Architecture","container-title":"2017 IEEE Conference on Computer Vision and Pattern Recognition Workshops (CVPRW)","publisher":"IEEE","publisher-place":"Honolulu, HI, USA","page":"212-217","source":"Crossref","event":"2017 IEEE Conference on Computer Vision and Pattern Recognition Workshops (CVPRW)","event-place":"Honolulu, HI, USA","abstract":"This paper proposes a novel approach for colorizing near infrared (NIR) images using a Deep Convolutional Generative Adversarial Network (GAN) architecture. The proposed approach is based on the usage of a triplet model for learning each color channel independently, in a more homogeneous way. It allows a fast convergence during the training, obtaining a greater similarity between the colored NIR image and the corresponding ground truth. The proposed approach has been evaluated with a large data set of NIR images and compared with a recent approach, which is also based on a GAN architecture where all the color channels are obtained at the same time.","URL":"http://ieeexplore.ieee.org/document/8014766/","DOI":"10.1109/CVPRW.2017.32","ISBN":"978-1-5386-0733-6","language":"en","author":[{"family":"Suarez","given":"Patricia L."},{"family":"Sappa","given":"Angel D."},{"family":"Vintimilla","given":"Boris X."}],"issued":{"date-parts":[["2017",7]]},"accessed":{"date-parts":[["2019",3,15]]}}}],"schema":"https://github.com/citation-style-language/schema/raw/master/csl-citation.json"} </w:instrText>
      </w:r>
      <w:r w:rsidR="004E270B">
        <w:fldChar w:fldCharType="separate"/>
      </w:r>
      <w:r w:rsidR="007911EC" w:rsidRPr="007911EC">
        <w:t>(Suarez et al. 2017)</w:t>
      </w:r>
      <w:r w:rsidR="004E270B">
        <w:fldChar w:fldCharType="end"/>
      </w:r>
      <w:r w:rsidR="004E270B">
        <w:t>.</w:t>
      </w:r>
      <w:r w:rsidR="004C21C0">
        <w:t xml:space="preserve"> </w:t>
      </w:r>
      <w:r w:rsidR="00CB2351">
        <w:t>O</w:t>
      </w:r>
      <w:r w:rsidR="004C21C0">
        <w:t>becně</w:t>
      </w:r>
      <w:r w:rsidR="004C0032">
        <w:t xml:space="preserve"> </w:t>
      </w:r>
      <w:r w:rsidR="00CB2351">
        <w:t xml:space="preserve">lze pomocí GAN realizovat </w:t>
      </w:r>
      <w:r w:rsidR="004C21C0">
        <w:t>transformac</w:t>
      </w:r>
      <w:r w:rsidR="00CB2351">
        <w:t>e obrázků</w:t>
      </w:r>
      <w:r w:rsidR="004C21C0">
        <w:t xml:space="preserve"> </w:t>
      </w:r>
      <w:r w:rsidR="00CB2351">
        <w:t>například transformovat fotografii</w:t>
      </w:r>
      <w:r w:rsidR="004C21C0">
        <w:t xml:space="preserve"> denní scény na scénu noční </w:t>
      </w:r>
      <w:r w:rsidR="004C21C0">
        <w:fldChar w:fldCharType="begin"/>
      </w:r>
      <w:r w:rsidR="000D3A6C">
        <w:instrText xml:space="preserve"> ADDIN ZOTERO_ITEM CSL_CITATION {"citationID":"WCM6oV1P","properties":{"formattedCitation":"(Isola et al. 2016)","plainCitation":"(Isola et al. 2016)","noteIndex":0},"citationItems":[{"id":956,"uris":["http://zotero.org/users/local/IbRhotwj/items/QSUTP3NC"],"uri":["http://zotero.org/users/local/IbRhotwj/items/QSUTP3NC"],"itemData":{"id":956,"type":"paper-conference","title":"Image-to-Image Translation with Conditional Adversarial Networks","publisher-place":"Honolulu","source":"arXiv.org","event":"2017 IEEE Conference on Computer Vision and Pattern Recognition (CVPR) (2017)","event-place":"Honolulu","abstract":"We investigate conditional adversarial networks as a general-purpose solution to image-to-image translation problems. These networks not only learn the mapping from input image to output image, but also learn a loss function to train this mapping. This makes it possible to apply the same generic approach to problems that traditionally would require very different loss formulations. We demonstrate that this approach is effective at synthesizing photos from label maps, reconstructing objects from edge maps, and colorizing images, among other tasks. Indeed, since the release of the pix2pix software associated with this paper, a large number of internet users (many of them artists) have posted their own experiments with our system, further demonstrating its wide applicability and ease of adoption without the need for parameter tweaking. As a community, we no longer hand-engineer our mapping functions, and this work suggests we can achieve reasonable results without hand-engineering our loss functions either.","URL":"http://arxiv.org/abs/1611.07004","ISBN":"978-1-5386-0457-1","note":"arXiv: 1611.07004","author":[{"family":"Isola","given":"Phillip"},{"family":"Zhu","given":"Jun-Yan"},{"family":"Zhou","given":"Tinghui"},{"family":"Efros","given":"Alexei A."}],"issued":{"date-parts":[["2016",11,21]]},"accessed":{"date-parts":[["2019",3,15]]}}}],"schema":"https://github.com/citation-style-language/schema/raw/master/csl-citation.json"} </w:instrText>
      </w:r>
      <w:r w:rsidR="004C21C0">
        <w:fldChar w:fldCharType="separate"/>
      </w:r>
      <w:r w:rsidR="007911EC" w:rsidRPr="007911EC">
        <w:t>(Isola et al. 2016)</w:t>
      </w:r>
      <w:r w:rsidR="004C21C0">
        <w:fldChar w:fldCharType="end"/>
      </w:r>
      <w:r w:rsidR="00767984">
        <w:t>.</w:t>
      </w:r>
    </w:p>
    <w:p w14:paraId="76B0D147" w14:textId="77777777" w:rsidR="004624F2" w:rsidRDefault="0054232F" w:rsidP="00CE4100">
      <w:pPr>
        <w:pStyle w:val="Heading1"/>
      </w:pPr>
      <w:bookmarkStart w:id="208" w:name="_Toc6218141"/>
      <w:r w:rsidRPr="00CE4100">
        <w:lastRenderedPageBreak/>
        <w:t>Procedurální</w:t>
      </w:r>
      <w:r>
        <w:t xml:space="preserve"> generování</w:t>
      </w:r>
      <w:bookmarkEnd w:id="208"/>
    </w:p>
    <w:p w14:paraId="785995CA" w14:textId="0D3309B0" w:rsidR="000D17CF" w:rsidRPr="000D17CF" w:rsidRDefault="007F6755" w:rsidP="000D17CF">
      <w:pPr>
        <w:pStyle w:val="Standartnitext"/>
        <w:rPr>
          <w:szCs w:val="26"/>
        </w:rPr>
      </w:pPr>
      <w:r>
        <w:rPr>
          <w:szCs w:val="26"/>
        </w:rPr>
        <w:t>V oboru počítačové grafiky</w:t>
      </w:r>
      <w:r w:rsidR="00D928F5">
        <w:rPr>
          <w:szCs w:val="26"/>
        </w:rPr>
        <w:t xml:space="preserve"> existují v </w:t>
      </w:r>
      <w:r w:rsidR="000D17CF" w:rsidRPr="000D17CF">
        <w:rPr>
          <w:szCs w:val="26"/>
        </w:rPr>
        <w:t xml:space="preserve">podstatě </w:t>
      </w:r>
      <w:r w:rsidR="00060A18">
        <w:rPr>
          <w:szCs w:val="26"/>
        </w:rPr>
        <w:t>tři</w:t>
      </w:r>
      <w:r w:rsidR="000D17CF" w:rsidRPr="000D17CF">
        <w:rPr>
          <w:szCs w:val="26"/>
        </w:rPr>
        <w:t xml:space="preserve"> způsoby pro definici obsahu modelované scény. Ať už uvažujeme dvojrozměrné, popřípadě trojrozměrné zobrazení, tak vlastnosti </w:t>
      </w:r>
      <w:r>
        <w:rPr>
          <w:szCs w:val="26"/>
        </w:rPr>
        <w:t>vykreslovaných</w:t>
      </w:r>
      <w:r w:rsidR="000D17CF" w:rsidRPr="000D17CF">
        <w:rPr>
          <w:szCs w:val="26"/>
        </w:rPr>
        <w:t xml:space="preserve"> objektů této scény musí být vždy předem zaneseny v příslušných datových strukturách, které</w:t>
      </w:r>
      <w:r w:rsidR="004916E8">
        <w:rPr>
          <w:szCs w:val="26"/>
        </w:rPr>
        <w:t xml:space="preserve"> </w:t>
      </w:r>
      <w:r w:rsidR="004C52D2">
        <w:rPr>
          <w:szCs w:val="26"/>
        </w:rPr>
        <w:t>posléze</w:t>
      </w:r>
      <w:r w:rsidR="000D17CF" w:rsidRPr="000D17CF">
        <w:rPr>
          <w:szCs w:val="26"/>
        </w:rPr>
        <w:t xml:space="preserve"> figurují v rámci vizualizačního řetězce. Zachycení geometrie a umístění objektu v</w:t>
      </w:r>
      <w:r w:rsidR="00D928F5">
        <w:rPr>
          <w:szCs w:val="26"/>
        </w:rPr>
        <w:t xml:space="preserve"> </w:t>
      </w:r>
      <w:r w:rsidR="000D17CF" w:rsidRPr="000D17CF">
        <w:rPr>
          <w:szCs w:val="26"/>
        </w:rPr>
        <w:t>souřadnicích scény může být definováno buď staticky</w:t>
      </w:r>
      <w:r w:rsidR="00155E3A">
        <w:rPr>
          <w:szCs w:val="26"/>
        </w:rPr>
        <w:t>,</w:t>
      </w:r>
      <w:r w:rsidR="000D17CF" w:rsidRPr="000D17CF">
        <w:rPr>
          <w:szCs w:val="26"/>
        </w:rPr>
        <w:t xml:space="preserve"> </w:t>
      </w:r>
      <w:r w:rsidR="004C52D2">
        <w:rPr>
          <w:szCs w:val="26"/>
        </w:rPr>
        <w:t>míněno</w:t>
      </w:r>
      <w:r w:rsidR="000D17CF" w:rsidRPr="000D17CF">
        <w:rPr>
          <w:szCs w:val="26"/>
        </w:rPr>
        <w:t xml:space="preserve"> „ručním“ modelováním objektů</w:t>
      </w:r>
      <w:r w:rsidR="006E7B0D">
        <w:rPr>
          <w:szCs w:val="26"/>
        </w:rPr>
        <w:t xml:space="preserve"> v příslušném softwaru</w:t>
      </w:r>
      <w:r w:rsidR="000D17CF" w:rsidRPr="000D17CF">
        <w:rPr>
          <w:szCs w:val="26"/>
        </w:rPr>
        <w:t xml:space="preserve"> anebo algoritmicky, kdy se </w:t>
      </w:r>
      <w:r w:rsidR="004916E8">
        <w:rPr>
          <w:szCs w:val="26"/>
        </w:rPr>
        <w:t>vzhled</w:t>
      </w:r>
      <w:r w:rsidR="000D17CF" w:rsidRPr="000D17CF">
        <w:rPr>
          <w:szCs w:val="26"/>
        </w:rPr>
        <w:t xml:space="preserve"> a transformace objektů odvíjejí od sekvence příkazů daného algoritmu.</w:t>
      </w:r>
      <w:r w:rsidR="00060A18">
        <w:rPr>
          <w:szCs w:val="26"/>
        </w:rPr>
        <w:t xml:space="preserve"> Třetím způsobem může být modelování pomocí skenování reálného světa. </w:t>
      </w:r>
      <w:r w:rsidR="000D17CF" w:rsidRPr="000D17CF">
        <w:rPr>
          <w:szCs w:val="26"/>
        </w:rPr>
        <w:t xml:space="preserve">Podobné rozdělení se týká například </w:t>
      </w:r>
      <w:r w:rsidR="000D17CF" w:rsidRPr="008E76F1">
        <w:rPr>
          <w:szCs w:val="26"/>
        </w:rPr>
        <w:t>i</w:t>
      </w:r>
      <w:r w:rsidR="000D17CF" w:rsidRPr="000D17CF">
        <w:rPr>
          <w:szCs w:val="26"/>
        </w:rPr>
        <w:t xml:space="preserve"> textur a dalších elementů, které scénu </w:t>
      </w:r>
      <w:r w:rsidR="001B1C27">
        <w:rPr>
          <w:szCs w:val="26"/>
        </w:rPr>
        <w:t>spoluvytvářejí</w:t>
      </w:r>
      <w:r w:rsidR="000D17CF" w:rsidRPr="000D17CF">
        <w:rPr>
          <w:szCs w:val="26"/>
        </w:rPr>
        <w:t xml:space="preserve">. Druhý ze zmíněných </w:t>
      </w:r>
      <w:r w:rsidR="002E24C8">
        <w:rPr>
          <w:szCs w:val="26"/>
        </w:rPr>
        <w:t>přístup</w:t>
      </w:r>
      <w:r w:rsidR="002E24C8" w:rsidRPr="008E76F1">
        <w:rPr>
          <w:szCs w:val="26"/>
        </w:rPr>
        <w:t>ů</w:t>
      </w:r>
      <w:r w:rsidR="000D17CF" w:rsidRPr="008E76F1">
        <w:rPr>
          <w:szCs w:val="26"/>
        </w:rPr>
        <w:t xml:space="preserve"> lze</w:t>
      </w:r>
      <w:r w:rsidR="000D17CF" w:rsidRPr="000D17CF">
        <w:rPr>
          <w:szCs w:val="26"/>
        </w:rPr>
        <w:t xml:space="preserve"> označit termínem proced</w:t>
      </w:r>
      <w:r w:rsidR="00D928F5">
        <w:rPr>
          <w:szCs w:val="26"/>
        </w:rPr>
        <w:t>urální generování obsahu</w:t>
      </w:r>
      <w:r w:rsidR="004C52D2">
        <w:rPr>
          <w:szCs w:val="26"/>
        </w:rPr>
        <w:t xml:space="preserve"> angl. procedural content generation</w:t>
      </w:r>
      <w:r w:rsidR="00D928F5">
        <w:rPr>
          <w:szCs w:val="26"/>
        </w:rPr>
        <w:t xml:space="preserve"> (PCG).</w:t>
      </w:r>
    </w:p>
    <w:p w14:paraId="1FD4501C" w14:textId="15AAFA64" w:rsidR="000D17CF" w:rsidRPr="000D17CF" w:rsidRDefault="000D17CF" w:rsidP="000D17CF">
      <w:pPr>
        <w:pStyle w:val="Standartnitext"/>
        <w:rPr>
          <w:szCs w:val="26"/>
        </w:rPr>
      </w:pPr>
      <w:r w:rsidRPr="000D17CF">
        <w:rPr>
          <w:szCs w:val="26"/>
        </w:rPr>
        <w:t xml:space="preserve">Zkratka PCG bývá skloňována především v oblasti počítačových her, kde najdou tyto algoritmy široké uplatnění. Tyto algoritmy jsou však použitelné i v rámci budování virtuálních prostředí, simulací, vizualizací, popřípadě v oblasti </w:t>
      </w:r>
      <w:r w:rsidR="00767984">
        <w:rPr>
          <w:szCs w:val="26"/>
        </w:rPr>
        <w:t xml:space="preserve">dekorativního </w:t>
      </w:r>
      <w:r w:rsidR="00767984" w:rsidRPr="008E76F1">
        <w:rPr>
          <w:szCs w:val="26"/>
        </w:rPr>
        <w:t>a</w:t>
      </w:r>
      <w:r w:rsidR="00767984">
        <w:rPr>
          <w:szCs w:val="26"/>
        </w:rPr>
        <w:t xml:space="preserve"> technického </w:t>
      </w:r>
      <w:r w:rsidRPr="000D17CF">
        <w:rPr>
          <w:szCs w:val="26"/>
        </w:rPr>
        <w:t>designu. Nutno zmínit, že PCG se ve své definici neomezuje jen na generování grafického obsahu jako takového, nýbrž se tento pojem používá i pro algoritmické generování jakéhokoliv obsahu</w:t>
      </w:r>
      <w:r w:rsidR="00912918">
        <w:rPr>
          <w:szCs w:val="26"/>
        </w:rPr>
        <w:t>.</w:t>
      </w:r>
      <w:r w:rsidRPr="000D17CF">
        <w:rPr>
          <w:szCs w:val="26"/>
        </w:rPr>
        <w:t xml:space="preserve"> </w:t>
      </w:r>
      <w:r w:rsidR="00912918">
        <w:rPr>
          <w:szCs w:val="26"/>
        </w:rPr>
        <w:t xml:space="preserve">Tím </w:t>
      </w:r>
      <w:r w:rsidR="002C5459">
        <w:rPr>
          <w:szCs w:val="26"/>
        </w:rPr>
        <w:t>může být</w:t>
      </w:r>
      <w:r w:rsidRPr="000D17CF">
        <w:rPr>
          <w:szCs w:val="26"/>
        </w:rPr>
        <w:t xml:space="preserve"> například obsah textový,</w:t>
      </w:r>
      <w:r w:rsidR="00943025">
        <w:rPr>
          <w:szCs w:val="26"/>
        </w:rPr>
        <w:t xml:space="preserve"> animovaný,</w:t>
      </w:r>
      <w:r w:rsidRPr="000D17CF">
        <w:rPr>
          <w:szCs w:val="26"/>
        </w:rPr>
        <w:t xml:space="preserve"> popřípadě hudební. </w:t>
      </w:r>
      <w:r w:rsidR="00DD2832">
        <w:rPr>
          <w:szCs w:val="26"/>
        </w:rPr>
        <w:t>Yannakis zahrnuje do oblasti PCG i generování personalizovaného obsahu, které se uplatňuje například v</w:t>
      </w:r>
      <w:r w:rsidR="00C727E8">
        <w:rPr>
          <w:szCs w:val="26"/>
        </w:rPr>
        <w:t> rozhraních pro</w:t>
      </w:r>
      <w:r w:rsidR="002A6D82">
        <w:rPr>
          <w:szCs w:val="26"/>
        </w:rPr>
        <w:t xml:space="preserve"> </w:t>
      </w:r>
      <w:r w:rsidR="00DD2832">
        <w:rPr>
          <w:szCs w:val="26"/>
        </w:rPr>
        <w:t>e-commerce</w:t>
      </w:r>
      <w:r w:rsidR="00C727E8">
        <w:rPr>
          <w:szCs w:val="26"/>
        </w:rPr>
        <w:t xml:space="preserve"> a uživatelských rozhraních obecně </w:t>
      </w:r>
      <w:r w:rsidR="00C727E8">
        <w:rPr>
          <w:szCs w:val="26"/>
        </w:rPr>
        <w:fldChar w:fldCharType="begin"/>
      </w:r>
      <w:r w:rsidR="00504230">
        <w:rPr>
          <w:szCs w:val="26"/>
        </w:rPr>
        <w:instrText xml:space="preserve"> ADDIN ZOTERO_ITEM CSL_CITATION {"citationID":"vswmLAhB","properties":{"formattedCitation":"(Yannakakis a Togelius 2011)","plainCitation":"(Yannakakis a Togelius 2011)","noteIndex":0},"citationItems":[{"id":7,"uris":["http://zotero.org/users/local/IbRhotwj/items/U9JJ3SLH"],"uri":["http://zotero.org/users/local/IbRhotwj/items/U9JJ3SLH"],"itemData":{"id":7,"type":"article-journal","title":"Experience-Driven Procedural Content Generation","container-title":"IEEE Transactions on Affective Computing","page":"147-161","volume":"2","issue":"3","source":"IEEE Xplore","abstract":"Procedural content generation (PCG) is an increasingly important area of technology within modern human-computer interaction (HCI) design. Personalization of user experience via affective and cognitive modeling, coupled with real-time adjustment of the content according to user needs and preferences are important steps toward effective and meaningful PCG. Games, Web 2.0, interface, and software design are among the most popular applications of automated content generation. The paper provides a taxonomy of PCG algorithms and introduces a framework for PCG driven by computational models of user experience. This approach, which we call Experience-Driven Procedural Content Generation (EDPCG), is generic and applicable to various subareas of HCI. We employ games as an example indicative of rich HCI and complex affect elicitation, and demonstrate the approach's effectiveness via dissimilar successful studies.","DOI":"10.1109/T-AFFC.2011.6","ISSN":"1949-3045","author":[{"family":"Yannakakis","given":"G. N."},{"family":"Togelius","given":"J."}],"issued":{"date-parts":[["2011",7]]}}}],"schema":"https://github.com/citation-style-language/schema/raw/master/csl-citation.json"} </w:instrText>
      </w:r>
      <w:r w:rsidR="00C727E8">
        <w:rPr>
          <w:szCs w:val="26"/>
        </w:rPr>
        <w:fldChar w:fldCharType="separate"/>
      </w:r>
      <w:r w:rsidR="007911EC" w:rsidRPr="007911EC">
        <w:t>(Yannakakis a Togelius 2011)</w:t>
      </w:r>
      <w:r w:rsidR="00C727E8">
        <w:rPr>
          <w:szCs w:val="26"/>
        </w:rPr>
        <w:fldChar w:fldCharType="end"/>
      </w:r>
      <w:r w:rsidR="00C727E8">
        <w:rPr>
          <w:szCs w:val="26"/>
        </w:rPr>
        <w:t>.</w:t>
      </w:r>
    </w:p>
    <w:p w14:paraId="2F12010A" w14:textId="3FE6DE60" w:rsidR="004916E8" w:rsidRDefault="000D17CF" w:rsidP="000D17CF">
      <w:pPr>
        <w:pStyle w:val="Standartnitext"/>
        <w:rPr>
          <w:szCs w:val="26"/>
        </w:rPr>
      </w:pPr>
      <w:r w:rsidRPr="000D17CF">
        <w:rPr>
          <w:szCs w:val="26"/>
        </w:rPr>
        <w:t>Univerzální vlastností většiny algoritmů pro PCG je, že ve svém těle pracují s</w:t>
      </w:r>
      <w:r w:rsidR="002A6D82">
        <w:rPr>
          <w:szCs w:val="26"/>
        </w:rPr>
        <w:t> </w:t>
      </w:r>
      <w:r w:rsidRPr="000D17CF">
        <w:rPr>
          <w:szCs w:val="26"/>
        </w:rPr>
        <w:t>faktorem nahodilosti, který je nezbytný pro zajištění diverzity obsahu.</w:t>
      </w:r>
      <w:r w:rsidR="005D561C">
        <w:rPr>
          <w:szCs w:val="26"/>
        </w:rPr>
        <w:t xml:space="preserve"> Základ</w:t>
      </w:r>
      <w:r w:rsidR="00DD2832">
        <w:rPr>
          <w:szCs w:val="26"/>
        </w:rPr>
        <w:t>ní metodou</w:t>
      </w:r>
      <w:r w:rsidR="005D561C">
        <w:rPr>
          <w:szCs w:val="26"/>
        </w:rPr>
        <w:t xml:space="preserve"> pro</w:t>
      </w:r>
      <w:r w:rsidR="00DD2832">
        <w:rPr>
          <w:szCs w:val="26"/>
        </w:rPr>
        <w:t xml:space="preserve"> naplnění tohoto kritéria</w:t>
      </w:r>
      <w:r w:rsidR="005D561C">
        <w:rPr>
          <w:szCs w:val="26"/>
        </w:rPr>
        <w:t xml:space="preserve"> </w:t>
      </w:r>
      <w:r w:rsidR="00DD2832">
        <w:rPr>
          <w:szCs w:val="26"/>
        </w:rPr>
        <w:t>je</w:t>
      </w:r>
      <w:r w:rsidR="005D561C">
        <w:rPr>
          <w:szCs w:val="26"/>
        </w:rPr>
        <w:t xml:space="preserve"> například implementace pseudonáhodných čísel v podobě šumu</w:t>
      </w:r>
      <w:r w:rsidR="00CE582B">
        <w:rPr>
          <w:szCs w:val="26"/>
        </w:rPr>
        <w:t xml:space="preserve"> </w:t>
      </w:r>
      <w:r w:rsidR="00CE582B">
        <w:rPr>
          <w:szCs w:val="26"/>
        </w:rPr>
        <w:fldChar w:fldCharType="begin"/>
      </w:r>
      <w:r w:rsidR="00C25769">
        <w:rPr>
          <w:szCs w:val="26"/>
        </w:rPr>
        <w:instrText xml:space="preserve"> ADDIN ZOTERO_ITEM CSL_CITATION {"citationID":"mOT3CUYW","properties":{"formattedCitation":"(Hendrikx et al. 2013)","plainCitation":"(Hendrikx et al. 2013)","noteIndex":0},"citationItems":[{"id":10,"uris":["http://zotero.org/users/local/IbRhotwj/items/H88KTVKI"],"uri":["http://zotero.org/users/local/IbRhotwj/items/H88KTVKI"],"itemData":{"id":10,"type":"article-journal","title":"Procedural Content Generation for Games: A Survey","container-title":"ACM Transactions on Multimedia Computing, Communications, and Applications (TOMM)","page":"24","volume":"9","issue":"1","source":"Zotero","ISSN":"1551-6857","journalAbbreviation":"TOMM","language":"en","author":[{"family":"Hendrikx","given":"Mark"},{"family":"Meijer","given":"Sebastiaan"},{"family":"Van Der Velden","given":"Joeri"},{"family":"Iosup","given":"Alexandru"}],"issued":{"date-parts":[["2013"]]}}}],"schema":"https://github.com/citation-style-language/schema/raw/master/csl-citation.json"} </w:instrText>
      </w:r>
      <w:r w:rsidR="00CE582B">
        <w:rPr>
          <w:szCs w:val="26"/>
        </w:rPr>
        <w:fldChar w:fldCharType="separate"/>
      </w:r>
      <w:r w:rsidR="00C25769" w:rsidRPr="00C25769">
        <w:t>(Hendrikx et al. 2013)</w:t>
      </w:r>
      <w:r w:rsidR="00CE582B">
        <w:rPr>
          <w:szCs w:val="26"/>
        </w:rPr>
        <w:fldChar w:fldCharType="end"/>
      </w:r>
      <w:r w:rsidR="005D561C">
        <w:rPr>
          <w:szCs w:val="26"/>
        </w:rPr>
        <w:t>.</w:t>
      </w:r>
      <w:r w:rsidRPr="000D17CF">
        <w:rPr>
          <w:szCs w:val="26"/>
        </w:rPr>
        <w:t xml:space="preserve"> </w:t>
      </w:r>
      <w:r w:rsidRPr="00DD2832">
        <w:t xml:space="preserve">Mezi další podstatné vlastnosti PCG algoritmů patří rychlost, spolehlivost, kontrolovatelnost a uvěřitelnost </w:t>
      </w:r>
      <w:r w:rsidRPr="00DD2832">
        <w:fldChar w:fldCharType="begin"/>
      </w:r>
      <w:r w:rsidR="00FF0618">
        <w:instrText xml:space="preserve"> ADDIN ZOTERO_ITEM CSL_CITATION {"citationID":"LuIzVeMb","properties":{"formattedCitation":"(Julian et al. 2016)","plainCitation":"(Julian et al. 2016)","noteIndex":0},"citationItems":[{"id":"Bx7wmUm2/B6SkafoS","uris":["http://zotero.org/users/local/DXBpxSa9/items/6WLTVEKV"],"uri":["http://zotero.org/users/local/DXBpxSa9/items/6WLTVEKV"],"itemData":{"id":22,"type":"chapter","title":"Introduction","container-title":"Procedural Content Generation in Games: A Textbook and an Overview of Current Research","publisher":"Springer","ISBN":"978-3-319-42714-0","author":[{"family":"Julian","given":"Togelius"},{"family":"Shaker","given":"Noor"},{"family":"Nelson","given":"Mark J."}],"issued":{"date-parts":[["2016"]]}}}],"schema":"https://github.com/citation-style-language/schema/raw/master/csl-citation.json"} </w:instrText>
      </w:r>
      <w:r w:rsidRPr="00DD2832">
        <w:fldChar w:fldCharType="separate"/>
      </w:r>
      <w:r w:rsidR="007911EC" w:rsidRPr="007911EC">
        <w:t>(Julian et al. 2016)</w:t>
      </w:r>
      <w:r w:rsidRPr="00DD2832">
        <w:fldChar w:fldCharType="end"/>
      </w:r>
      <w:r w:rsidR="004916E8" w:rsidRPr="00DD2832">
        <w:t xml:space="preserve">. </w:t>
      </w:r>
      <w:r w:rsidR="00D928F5">
        <w:t>Smith ve svém článk</w:t>
      </w:r>
      <w:r w:rsidR="00912918">
        <w:t>u</w:t>
      </w:r>
      <w:r w:rsidR="00D928F5">
        <w:t xml:space="preserve"> užívá v </w:t>
      </w:r>
      <w:r w:rsidRPr="00DD2832">
        <w:t>kontextu PCG výstižný pojem „řízená nahodilost“</w:t>
      </w:r>
      <w:r w:rsidR="008E454C">
        <w:t xml:space="preserve"> </w:t>
      </w:r>
      <w:r w:rsidR="008E454C">
        <w:fldChar w:fldCharType="begin"/>
      </w:r>
      <w:r w:rsidR="0061418B">
        <w:instrText xml:space="preserve"> ADDIN ZOTERO_ITEM CSL_CITATION {"citationID":"OhQwSPQL","properties":{"formattedCitation":"(Smith 2015)","plainCitation":"(Smith 2015)","noteIndex":0},"citationItems":[{"id":6,"uris":["http://zotero.org/users/local/IbRhotwj/items/INL9JPMP"],"uri":["http://zotero.org/users/local/IbRhotwj/items/INL9JPMP"],"itemData":{"id":6,"type":"paper-conference","title":"An Analog History of Procedural Content Generation","publisher-place":"Monterey","page":"6","source":"Zotero","event":"Proceedings of the 2015 Conference on the Foundations of Digital Games (FDG 2015)","event-place":"Monterey","abstract":"Procedural content generation (PCG) is typically considered a feature of digital games. Commonly cited “first” uses of PCG are usually digital games from the early 1980s: Rogue or Elite. However, when broadly construed, PCG simply means that content is generated following a formal procedure—the agent that enacts this procedure is merely assumed to be a computer. The precursors to what we now call PCG are to be found in games where it is a human who is asked to follow a procedure to generate game content, and the earliest digital uses are crude reproductions of those same games. This paper explores the role that PCG has played in analog games and how it has influenced PCG in digital games. In doing so, we can gain insight into the nature of content generation and can more easily define the boundaries of what we typically consider PCG to encompass.","language":"en","author":[{"family":"Smith","given":"Gillian"}],"issued":{"date-parts":[["2015"]]}}}],"schema":"https://github.com/citation-style-language/schema/raw/master/csl-citation.json"} </w:instrText>
      </w:r>
      <w:r w:rsidR="008E454C">
        <w:fldChar w:fldCharType="separate"/>
      </w:r>
      <w:r w:rsidR="007911EC" w:rsidRPr="007911EC">
        <w:t>(Smith 2015)</w:t>
      </w:r>
      <w:r w:rsidR="008E454C">
        <w:fldChar w:fldCharType="end"/>
      </w:r>
      <w:r w:rsidRPr="00DD2832">
        <w:t>. Nahodilost má v PCG efekt spíše na dílčí část</w:t>
      </w:r>
      <w:r w:rsidR="00912918">
        <w:t>i</w:t>
      </w:r>
      <w:r w:rsidRPr="00DD2832">
        <w:t xml:space="preserve"> negenerovaného obsahu, </w:t>
      </w:r>
      <w:r w:rsidR="008E454C">
        <w:t>než na samotný</w:t>
      </w:r>
      <w:r w:rsidRPr="00DD2832">
        <w:t xml:space="preserve"> celek, který musí být uvěřitelný, popřípadě hratelný.</w:t>
      </w:r>
      <w:r w:rsidR="005D561C" w:rsidRPr="00DD2832">
        <w:t xml:space="preserve"> Demonstrováno na příkladu</w:t>
      </w:r>
      <w:r w:rsidR="002A6D82">
        <w:t xml:space="preserve"> stromu, u kterého</w:t>
      </w:r>
      <w:r w:rsidR="005D561C" w:rsidRPr="00DD2832">
        <w:t xml:space="preserve"> </w:t>
      </w:r>
      <w:r w:rsidR="002A6D82" w:rsidRPr="00DD2832">
        <w:t xml:space="preserve">může být </w:t>
      </w:r>
      <w:r w:rsidR="005D561C" w:rsidRPr="00DD2832">
        <w:t>distribuce</w:t>
      </w:r>
      <w:r w:rsidR="001B1C27">
        <w:t xml:space="preserve"> a geometrická variabilita</w:t>
      </w:r>
      <w:r w:rsidR="005D561C" w:rsidRPr="00DD2832">
        <w:t xml:space="preserve"> jednotlivých listů náhodná do té míry, do kdy se objekt jeví stále jako objekt dané třídy, </w:t>
      </w:r>
      <w:r w:rsidR="005D561C" w:rsidRPr="00DD2832">
        <w:lastRenderedPageBreak/>
        <w:t>v</w:t>
      </w:r>
      <w:r w:rsidR="001B1C27">
        <w:t> tomto konkrétním</w:t>
      </w:r>
      <w:r w:rsidR="005D561C" w:rsidRPr="00DD2832">
        <w:t xml:space="preserve"> případě</w:t>
      </w:r>
      <w:r w:rsidR="001B1C27">
        <w:t xml:space="preserve"> -</w:t>
      </w:r>
      <w:r w:rsidR="005D561C" w:rsidRPr="00DD2832">
        <w:t xml:space="preserve"> jako strom.</w:t>
      </w:r>
      <w:r w:rsidRPr="00DD2832">
        <w:t xml:space="preserve"> Termínem „řízená“ je vystihnuto kritérium pro smysluplnost, ze kterého vyplývá další podstatná vlastnost PCG algoritmů</w:t>
      </w:r>
      <w:r w:rsidRPr="000D17CF">
        <w:rPr>
          <w:szCs w:val="26"/>
        </w:rPr>
        <w:t>, kterou je přítom</w:t>
      </w:r>
      <w:r>
        <w:rPr>
          <w:szCs w:val="26"/>
        </w:rPr>
        <w:t>nost určitých omezení</w:t>
      </w:r>
      <w:r w:rsidRPr="000D17CF">
        <w:rPr>
          <w:szCs w:val="26"/>
        </w:rPr>
        <w:t>, které v jádře algoritmu zajišťují, že obsah bude</w:t>
      </w:r>
      <w:r w:rsidR="008E454C">
        <w:rPr>
          <w:szCs w:val="26"/>
        </w:rPr>
        <w:t xml:space="preserve"> funkční a</w:t>
      </w:r>
      <w:r w:rsidRPr="000D17CF">
        <w:rPr>
          <w:szCs w:val="26"/>
        </w:rPr>
        <w:t xml:space="preserve"> </w:t>
      </w:r>
      <w:r w:rsidR="00D0759B">
        <w:rPr>
          <w:szCs w:val="26"/>
        </w:rPr>
        <w:t>uvěřitelný</w:t>
      </w:r>
      <w:r w:rsidR="00D928F5">
        <w:rPr>
          <w:szCs w:val="26"/>
        </w:rPr>
        <w:t>.</w:t>
      </w:r>
    </w:p>
    <w:p w14:paraId="60BE9F51" w14:textId="77777777" w:rsidR="00FB0812" w:rsidRDefault="00FB0812" w:rsidP="00FB0812">
      <w:pPr>
        <w:pStyle w:val="Heading2"/>
      </w:pPr>
      <w:bookmarkStart w:id="209" w:name="_Toc6218142"/>
      <w:r>
        <w:t>Klasifikace PCG algoritmů</w:t>
      </w:r>
      <w:bookmarkEnd w:id="209"/>
    </w:p>
    <w:p w14:paraId="0BF2D998" w14:textId="0EEAB506" w:rsidR="000D17CF" w:rsidRPr="00DD2832" w:rsidRDefault="000D17CF" w:rsidP="00C727E8">
      <w:pPr>
        <w:pStyle w:val="Standartnitext"/>
        <w:ind w:firstLine="708"/>
      </w:pPr>
      <w:r w:rsidRPr="000D17CF">
        <w:t xml:space="preserve">Algoritmy PCG </w:t>
      </w:r>
      <w:r w:rsidR="004916E8">
        <w:t>se dělí na parametrizovatelné</w:t>
      </w:r>
      <w:r w:rsidR="00880418">
        <w:t xml:space="preserve"> </w:t>
      </w:r>
      <w:r w:rsidR="004916E8">
        <w:t>a na ty které ke svému fungování žádnou parametrizaci nepotřebují. I minimální parametrizace</w:t>
      </w:r>
      <w:r w:rsidR="00880418">
        <w:t xml:space="preserve"> jako</w:t>
      </w:r>
      <w:r w:rsidR="004916E8">
        <w:t xml:space="preserve"> </w:t>
      </w:r>
      <w:r w:rsidR="00880418" w:rsidRPr="00DD2832">
        <w:t>například definice</w:t>
      </w:r>
      <w:r w:rsidRPr="00DD2832">
        <w:t xml:space="preserve"> </w:t>
      </w:r>
      <w:r w:rsidR="00880418" w:rsidRPr="00DD2832">
        <w:t>počtu iterací spadá do skupiny par</w:t>
      </w:r>
      <w:r w:rsidR="00FB0812" w:rsidRPr="00DD2832">
        <w:t>ametrizovatelných PCG algoritmů</w:t>
      </w:r>
      <w:r w:rsidR="00595AF0" w:rsidRPr="00DD2832">
        <w:t>, které nabízejí designérovy kontrolu nad finá</w:t>
      </w:r>
      <w:r w:rsidR="008E454C">
        <w:t>lní podobou generovaného obsahu</w:t>
      </w:r>
      <w:r w:rsidR="00880418" w:rsidRPr="00DD2832">
        <w:t xml:space="preserve"> </w:t>
      </w:r>
      <w:r w:rsidR="00880418" w:rsidRPr="00DD2832">
        <w:fldChar w:fldCharType="begin"/>
      </w:r>
      <w:r w:rsidR="00FF0618">
        <w:instrText xml:space="preserve"> ADDIN ZOTERO_ITEM CSL_CITATION {"citationID":"p5wx0JlT","properties":{"formattedCitation":"(Carli et al. 2011)","plainCitation":"(Carli et al. 2011)","noteIndex":0},"citationItems":[{"id":"Bx7wmUm2/GjMDnSB1","uris":["http://zotero.org/users/local/DXBpxSa9/items/KC6X42E4"],"uri":["http://zotero.org/users/local/DXBpxSa9/items/KC6X42E4"],"itemData":{"id":24,"type":"paper-conference","title":"A Survey of Procedural Content Generation Techniques Suitable to Game Development","container-title":"2011 Brazilian Symposium on Games and Digital Entertainment","page":"26-35","source":"IEEE Xplore","event":"2011 Brazilian Symposium on Games and Digital Entertainment","abstract":"The development of a complex game is a time consuming task that requires a significant amount of content generation, including terrains, objects, characters, etc that requires a lot of effort from the a designing team. The quality of such content impacts the project costs and budget. One of the biggest challenges concerning the content is how to improve its details and at the same time lower the creation costs. In this context procedural content generation techniques can help to reduce the costs associated with content creation. This paper presents a survey of classical and modern techniques focused on procedural content generation suitable for game development. They can be used to produce terrains, coastlines, rivers, roads and cities. All techniques are classified as assisted (require human intervention/guidance in order to produce results) or non-assisted (require few or no human intervention/guidance to produce the desired results).","DOI":"10.1109/SBGAMES.2011.15","author":[{"family":"Carli","given":"D. M. D."},{"family":"Bevilacqua","given":"F."},{"family":"Pozzer","given":"C. T."},{"family":"dOrnellas","given":"M. C."}],"issued":{"date-parts":[["2011",11]]}}}],"schema":"https://github.com/citation-style-language/schema/raw/master/csl-citation.json"} </w:instrText>
      </w:r>
      <w:r w:rsidR="00880418" w:rsidRPr="00DD2832">
        <w:fldChar w:fldCharType="separate"/>
      </w:r>
      <w:r w:rsidR="007911EC" w:rsidRPr="007911EC">
        <w:t>(Carli et al. 2011)</w:t>
      </w:r>
      <w:r w:rsidR="00880418" w:rsidRPr="00DD2832">
        <w:fldChar w:fldCharType="end"/>
      </w:r>
      <w:r w:rsidR="00FB0812" w:rsidRPr="00DD2832">
        <w:t>.</w:t>
      </w:r>
    </w:p>
    <w:p w14:paraId="4F13854F" w14:textId="1007D146" w:rsidR="00DD2832" w:rsidRDefault="002226E4" w:rsidP="00C52069">
      <w:pPr>
        <w:pStyle w:val="Standartnitext"/>
        <w:ind w:firstLine="708"/>
      </w:pPr>
      <w:r w:rsidRPr="00DD2832">
        <w:t xml:space="preserve">Další dělení </w:t>
      </w:r>
      <w:r w:rsidR="00F203C1" w:rsidRPr="00DD2832">
        <w:t xml:space="preserve">definující </w:t>
      </w:r>
      <w:r w:rsidR="006265A3" w:rsidRPr="00DD2832">
        <w:t>PCG algoritmy</w:t>
      </w:r>
      <w:r w:rsidR="005D561C" w:rsidRPr="00DD2832">
        <w:t xml:space="preserve"> se týká toho</w:t>
      </w:r>
      <w:r w:rsidR="005D561C">
        <w:t>, zda</w:t>
      </w:r>
      <w:r w:rsidR="00F203C1">
        <w:t>li</w:t>
      </w:r>
      <w:r w:rsidR="006265A3">
        <w:t xml:space="preserve"> má</w:t>
      </w:r>
      <w:r w:rsidR="00F203C1">
        <w:t xml:space="preserve"> </w:t>
      </w:r>
      <w:r w:rsidR="005D561C">
        <w:t>generování zpětnou</w:t>
      </w:r>
      <w:r w:rsidR="006265A3">
        <w:t xml:space="preserve"> vazbu </w:t>
      </w:r>
      <w:r w:rsidR="00F203C1">
        <w:t>na</w:t>
      </w:r>
      <w:r w:rsidR="006265A3">
        <w:t xml:space="preserve"> uživatelské</w:t>
      </w:r>
      <w:r w:rsidR="00F203C1">
        <w:t xml:space="preserve"> </w:t>
      </w:r>
      <w:r w:rsidR="006265A3">
        <w:t>in</w:t>
      </w:r>
      <w:r w:rsidR="00912918">
        <w:t>terakce nebo takovou vazbu nemá, p</w:t>
      </w:r>
      <w:r w:rsidR="00DB7B6E">
        <w:t>opřípadě zdali se obsah generuje při běhu aplikace (</w:t>
      </w:r>
      <w:r w:rsidR="00DB7B6E" w:rsidRPr="00DD2832">
        <w:t>online) nebo slouží pouze jako podpůrný nástro</w:t>
      </w:r>
      <w:r w:rsidR="00FB0812" w:rsidRPr="00DD2832">
        <w:t>j</w:t>
      </w:r>
      <w:r w:rsidR="00DB7B6E" w:rsidRPr="00DD2832">
        <w:t xml:space="preserve"> designu při vývoji (offline)</w:t>
      </w:r>
      <w:r w:rsidR="00595AF0" w:rsidRPr="00DD2832">
        <w:t xml:space="preserve"> </w:t>
      </w:r>
      <w:r w:rsidR="00DB7B6E" w:rsidRPr="00DD2832">
        <w:fldChar w:fldCharType="begin"/>
      </w:r>
      <w:r w:rsidR="00FF0618">
        <w:instrText xml:space="preserve"> ADDIN ZOTERO_ITEM CSL_CITATION {"citationID":"BEscX42K","properties":{"formattedCitation":"(Togelius et al. 2010)","plainCitation":"(Togelius et al. 2010)","noteIndex":0},"citationItems":[{"id":"Bx7wmUm2/C3YDmIPa","uris":["http://zotero.org/users/local/DXBpxSa9/items/NCXZPGAV"],"uri":["http://zotero.org/users/local/DXBpxSa9/items/NCXZPGAV"],"itemData":{"id":11,"type":"chapter","title":"Search-Based Procedural Content Generation","container-title":"Applications of Evolutionary Computation","publisher":"Springer Berlin Heidelberg","publisher-place":"Berlin, Heidelberg","page":"141-150","volume":"6024","source":"Crossref","event-place":"Berlin, Heidelberg","abstract":"Recently, a small number of papers have appeared in which the authors implement stochastic search algorithms, such as evolutionary computation, to generate game content, such as levels, rules and weapons. We propose a taxonomy of such approaches, centring on what sort of content is generated, how the content is represented, and how the quality of the content is evaluated. The relation between search-based and other types of procedural content generation is described, as are some of the main research challenges in this new ﬁeld. The paper ends with some successful examples of this approach.","URL":"http://link.springer.com/10.1007/978-3-642-12239-2_15","ISBN":"978-3-642-12238-5","note":"DOI: 10.1007/978-3-642-12239-2_15","language":"en","author":[{"family":"Togelius","given":"Julian"},{"family":"Yannakakis","given":"Georgios N."},{"family":"Stanley","given":"Kenneth O."},{"family":"Browne","given":"Cameron"}],"editor":[{"family":"Di Chio","given":"Cecilia"},{"family":"Cagnoni","given":"Stefano"},{"family":"Cotta","given":"Carlos"},{"family":"Ebner","given":"Marc"},{"family":"Ekárt","given":"Anikó"},{"family":"Esparcia-Alcazar","given":"Anna I."},{"family":"Goh","given":"Chi-Keong"},{"family":"Merelo","given":"Juan J."},{"family":"Neri","given":"Ferrante"},{"family":"Preuß","given":"Mike"},{"family":"Togelius","given":"Julian"},{"family":"Yannakakis","given":"Georgios N."}],"collection-editor":[{"family":"Hutchison","given":"David"},{"family":"Kanade","given":"Takeo"},{"family":"Kittler","given":"Josef"},{"family":"Kleinberg","given":"Jon M."},{"family":"Mattern","given":"Friedemann"},{"family":"Mitchell","given":"John C."},{"family":"Naor","given":"Moni"},{"family":"Nierstrasz","given":"Oscar"},{"family":"Pandu Rangan","given":"C."},{"family":"Steffen","given":"Bernhard"},{"family":"Sudan","given":"Madhu"},{"family":"Terzopoulos","given":"Demetri"},{"family":"Tygar","given":"Doug"},{"family":"Vardi","given":"Moshe Y."},{"family":"Weikum","given":"Gerhard"}],"issued":{"date-parts":[["2010"]]},"accessed":{"date-parts":[["2018",5,31]]}}}],"schema":"https://github.com/citation-style-language/schema/raw/master/csl-citation.json"} </w:instrText>
      </w:r>
      <w:r w:rsidR="00DB7B6E" w:rsidRPr="00DD2832">
        <w:fldChar w:fldCharType="separate"/>
      </w:r>
      <w:r w:rsidR="007911EC" w:rsidRPr="007911EC">
        <w:t>(Togelius et al. 2010)</w:t>
      </w:r>
      <w:r w:rsidR="00DB7B6E" w:rsidRPr="00DD2832">
        <w:fldChar w:fldCharType="end"/>
      </w:r>
      <w:r w:rsidR="00DB7B6E" w:rsidRPr="00DD2832">
        <w:t>.</w:t>
      </w:r>
      <w:r w:rsidR="002A6D82">
        <w:t xml:space="preserve"> </w:t>
      </w:r>
      <w:r w:rsidR="00DD2832">
        <w:t xml:space="preserve">Jedná-li se o algoritmus, který přímo reaguje na interakci s uživatelem </w:t>
      </w:r>
      <w:r w:rsidR="00C727E8">
        <w:t xml:space="preserve">a </w:t>
      </w:r>
      <w:r w:rsidR="00DD2832">
        <w:t>v rámci běhu aplikace</w:t>
      </w:r>
      <w:r w:rsidR="00C727E8">
        <w:t xml:space="preserve"> dotváří „personalizovaný obsah“</w:t>
      </w:r>
      <w:r w:rsidR="00DD2832">
        <w:t>, označuje ho Yannakakis zkratkou EDPCG</w:t>
      </w:r>
      <w:r w:rsidR="008E454C">
        <w:t>, kterou lze přeložit jako „Generování obsahu na základě uživatelského chování“</w:t>
      </w:r>
      <w:r w:rsidR="00DD2832">
        <w:t xml:space="preserve"> </w:t>
      </w:r>
      <w:r w:rsidR="00D0759B">
        <w:fldChar w:fldCharType="begin"/>
      </w:r>
      <w:r w:rsidR="00D0759B">
        <w:instrText xml:space="preserve"> ADDIN ZOTERO_ITEM CSL_CITATION {"citationID":"zRDx8wj3","properties":{"formattedCitation":"(Yannakakis a Togelius 2011)","plainCitation":"(Yannakakis a Togelius 2011)","noteIndex":0},"citationItems":[{"id":7,"uris":["http://zotero.org/users/local/IbRhotwj/items/U9JJ3SLH"],"uri":["http://zotero.org/users/local/IbRhotwj/items/U9JJ3SLH"],"itemData":{"id":7,"type":"article-journal","title":"Experience-Driven Procedural Content Generation","container-title":"IEEE Transactions on Affective Computing","page":"147-161","volume":"2","issue":"3","source":"IEEE Xplore","abstract":"Procedural content generation (PCG) is an increasingly important area of technology within modern human-computer interaction (HCI) design. Personalization of user experience via affective and cognitive modeling, coupled with real-time adjustment of the content according to user needs and preferences are important steps toward effective and meaningful PCG. Games, Web 2.0, interface, and software design are among the most popular applications of automated content generation. The paper provides a taxonomy of PCG algorithms and introduces a framework for PCG driven by computational models of user experience. This approach, which we call Experience-Driven Procedural Content Generation (EDPCG), is generic and applicable to various subareas of HCI. We employ games as an example indicative of rich HCI and complex affect elicitation, and demonstrate the approach's effectiveness via dissimilar successful studies.","DOI":"10.1109/T-AFFC.2011.6","ISSN":"1949-3045","author":[{"family":"Yannakakis","given":"G. N."},{"family":"Togelius","given":"J."}],"issued":{"date-parts":[["2011",7]]}}}],"schema":"https://github.com/citation-style-language/schema/raw/master/csl-citation.json"} </w:instrText>
      </w:r>
      <w:r w:rsidR="00D0759B">
        <w:fldChar w:fldCharType="separate"/>
      </w:r>
      <w:r w:rsidR="007911EC" w:rsidRPr="007911EC">
        <w:t>(Yannakakis a Togelius 2011)</w:t>
      </w:r>
      <w:r w:rsidR="00D0759B">
        <w:fldChar w:fldCharType="end"/>
      </w:r>
      <w:r w:rsidR="00D0759B">
        <w:t>.</w:t>
      </w:r>
    </w:p>
    <w:p w14:paraId="3AEE018A" w14:textId="77777777" w:rsidR="000D17CF" w:rsidRPr="000D17CF" w:rsidRDefault="000D17CF" w:rsidP="000D17CF">
      <w:pPr>
        <w:pStyle w:val="Heading2"/>
      </w:pPr>
      <w:bookmarkStart w:id="210" w:name="_Toc6218143"/>
      <w:r>
        <w:t>Tradiční metody procedurálního generování</w:t>
      </w:r>
      <w:bookmarkEnd w:id="210"/>
    </w:p>
    <w:p w14:paraId="57BDDCCE" w14:textId="3B8AA10E" w:rsidR="000D17CF" w:rsidRDefault="000D17CF" w:rsidP="000D17CF">
      <w:pPr>
        <w:pStyle w:val="Standartnitext"/>
      </w:pPr>
      <w:r w:rsidRPr="000D17CF">
        <w:rPr>
          <w:szCs w:val="26"/>
        </w:rPr>
        <w:t>Tradiční PCG algoritmy jsou založeny na poznatcích z mnoha oblastí informatiky. Pro generování grafického obsahu se užívají evoluční algoritmy, Lindenmayerov</w:t>
      </w:r>
      <w:r w:rsidR="00CB2351">
        <w:rPr>
          <w:szCs w:val="26"/>
        </w:rPr>
        <w:t>y</w:t>
      </w:r>
      <w:r w:rsidRPr="000D17CF">
        <w:rPr>
          <w:szCs w:val="26"/>
        </w:rPr>
        <w:t xml:space="preserve"> systémy, fraktály, a další specifickým způsobem aplikované postupy, které pro každý svůj běh n</w:t>
      </w:r>
      <w:r w:rsidR="008E454C">
        <w:rPr>
          <w:szCs w:val="26"/>
        </w:rPr>
        <w:t>egenerují jiný</w:t>
      </w:r>
      <w:r w:rsidRPr="000D17CF">
        <w:rPr>
          <w:szCs w:val="26"/>
        </w:rPr>
        <w:t xml:space="preserve"> monotematický obsah. K tomu lze podotknout, že</w:t>
      </w:r>
      <w:r w:rsidR="004C0032">
        <w:rPr>
          <w:szCs w:val="26"/>
        </w:rPr>
        <w:t xml:space="preserve"> </w:t>
      </w:r>
      <w:r w:rsidRPr="00AB2098">
        <w:rPr>
          <w:i/>
          <w:szCs w:val="26"/>
        </w:rPr>
        <w:t>„Všechny tyto metody mají společné to, že tyto algoritmy, parametry, omezení a cíle, které se podílí na vytváření obsahu</w:t>
      </w:r>
      <w:r w:rsidR="00FB48F9">
        <w:rPr>
          <w:i/>
          <w:szCs w:val="26"/>
        </w:rPr>
        <w:t>,</w:t>
      </w:r>
      <w:r w:rsidRPr="00AB2098">
        <w:rPr>
          <w:i/>
          <w:szCs w:val="26"/>
        </w:rPr>
        <w:t xml:space="preserve"> jsou v podstatě ručně definované svými tvůrci</w:t>
      </w:r>
      <w:r w:rsidR="00767984">
        <w:rPr>
          <w:i/>
          <w:szCs w:val="26"/>
        </w:rPr>
        <w:t>.</w:t>
      </w:r>
      <w:r w:rsidRPr="00AB2098">
        <w:rPr>
          <w:i/>
          <w:szCs w:val="26"/>
        </w:rPr>
        <w:t>“</w:t>
      </w:r>
      <w:r w:rsidRPr="000D17CF">
        <w:rPr>
          <w:szCs w:val="26"/>
        </w:rPr>
        <w:t xml:space="preserve"> </w:t>
      </w:r>
      <w:r w:rsidRPr="00DD2832">
        <w:fldChar w:fldCharType="begin"/>
      </w:r>
      <w:r w:rsidR="00FF0618">
        <w:instrText xml:space="preserve"> ADDIN ZOTERO_ITEM CSL_CITATION {"citationID":"Zqhs2ljz","properties":{"formattedCitation":"(Summerville et al. 2017)","plainCitation":"(Summerville et al. 2017)","noteIndex":0},"citationItems":[{"id":"Bx7wmUm2/SLMjWyp8","uris":["http://zotero.org/users/local/DXBpxSa9/items/YXC6SJCI"],"uri":["http://zotero.org/users/local/DXBpxSa9/items/YXC6SJCI"],"itemData":{"id":2,"type":"article-journal","title":"Procedural Content Generation via Machine Learning (PCGML)","container-title":"arXiv:1702.00539 [cs]","source":"arXiv.org","abstract":"This survey explores Procedural Content Generation via Machine Learning (PCGML), defined as the generation of game content using machine learning models trained on existing content. As the importance of PCG for game development increases, researchers explore new avenues for generating high-quality content with or without human involvement; this paper addresses the relatively new paradigm of using machine learning (in contrast with search-based, solver-based, and constructive methods). We focus on what is most often considered functional game content such as platformer levels, game maps, interactive fiction stories, and cards in collectible card games, as opposed to cosmetic content such as sprites and sound effects. In addition to using PCG for autonomous generation, co-creativity, mixed-initiative design, and compression, PCGML is suited for repair, critique, and content analysis because of its focus on modeling existing content. We discuss various data sources and representations that affect the resulting generated content. Multiple PCGML methods are covered, including neural networks, long short-term memory (LSTM) networks, autoencoders, and deep convolutional networks; Markov models, $n$-grams, and multi-dimensional Markov chains; clustering; and matrix factorization. Finally, we discuss open problems in the application of PCGML, including learning from small datasets, lack of training data, multi-layered learning, style-transfer, parameter tuning, and PCG as a game mechanic.","URL":"http://arxiv.org/abs/1702.00539","note":"arXiv: 1702.00539","author":[{"family":"Summerville","given":"Adam"},{"family":"Snodgrass","given":"Sam"},{"family":"Guzdial","given":"Matthew"},{"family":"Holmgård","given":"Christoffer"},{"family":"Hoover","given":"Amy K."},{"family":"Isaksen","given":"Aaron"},{"family":"Nealen","given":"Andy"},{"family":"Togelius","given":"Julian"}],"issued":{"date-parts":[["2017",2,1]]},"accessed":{"date-parts":[["2018",5,31]]}}}],"schema":"https://github.com/citation-style-language/schema/raw/master/csl-citation.json"} </w:instrText>
      </w:r>
      <w:r w:rsidRPr="00DD2832">
        <w:fldChar w:fldCharType="separate"/>
      </w:r>
      <w:r w:rsidR="007911EC" w:rsidRPr="007911EC">
        <w:t>(Summerville et al. 2017)</w:t>
      </w:r>
      <w:r w:rsidRPr="00DD2832">
        <w:fldChar w:fldCharType="end"/>
      </w:r>
      <w:r w:rsidR="00D928F5">
        <w:t>.</w:t>
      </w:r>
      <w:r w:rsidR="00EC4E37">
        <w:t xml:space="preserve"> Příkladem</w:t>
      </w:r>
      <w:r w:rsidR="00FF0618">
        <w:t xml:space="preserve"> takového</w:t>
      </w:r>
      <w:r w:rsidR="00EC4E37">
        <w:t xml:space="preserve"> produktu generování je </w:t>
      </w:r>
      <w:r w:rsidR="00FF0618">
        <w:fldChar w:fldCharType="begin"/>
      </w:r>
      <w:r w:rsidR="00FF0618">
        <w:instrText xml:space="preserve"> REF _Ref5958118 \h </w:instrText>
      </w:r>
      <w:r w:rsidR="00FF0618">
        <w:fldChar w:fldCharType="separate"/>
      </w:r>
      <w:r w:rsidR="00FF0618">
        <w:t xml:space="preserve">Obr. </w:t>
      </w:r>
      <w:r w:rsidR="00FF0618">
        <w:rPr>
          <w:noProof/>
        </w:rPr>
        <w:t>6</w:t>
      </w:r>
      <w:r w:rsidR="00FF0618">
        <w:fldChar w:fldCharType="end"/>
      </w:r>
      <w:r w:rsidR="00EC4E37">
        <w:t>, kde je vyobrazena bonsai vygenerovaná pomocí systému</w:t>
      </w:r>
      <w:r w:rsidR="00FF0618">
        <w:t xml:space="preserve"> založeném na</w:t>
      </w:r>
      <w:r w:rsidR="00EC4E37">
        <w:t xml:space="preserve"> Lindenmayerov</w:t>
      </w:r>
      <w:r w:rsidR="00FF0618">
        <w:t>ě</w:t>
      </w:r>
      <w:r w:rsidR="00EC4E37">
        <w:t xml:space="preserve"> systému a programové nadstavb</w:t>
      </w:r>
      <w:r w:rsidR="00FF0618">
        <w:t xml:space="preserve">ě </w:t>
      </w:r>
      <w:r w:rsidR="00FF0618">
        <w:fldChar w:fldCharType="begin"/>
      </w:r>
      <w:r w:rsidR="00FF0618">
        <w:instrText xml:space="preserve"> ADDIN ZOTERO_ITEM CSL_CITATION {"citationID":"3GAFDdtl","properties":{"formattedCitation":"(Boudon et al. 2003)","plainCitation":"(Boudon et al. 2003)","noteIndex":0},"citationItems":[{"id":994,"uris":["http://zotero.org/users/local/IbRhotwj/items/78F8AA55"],"uri":["http://zotero.org/users/local/IbRhotwj/items/78F8AA55"],"itemData":{"id":994,"type":"article-journal","title":"Interactive Design of Bonsai Tree Models","container-title":"Computer Graphics Forum","page":"591-599","volume":"22","issue":"3","source":"DOI.org (Crossref)","abstract":"Because of their complexity, plant models used in computer graphics are commonly created with procedural methods. A difficult problem is the user control of these models: a small number of parameters is insufficient to specify plant characteristics in detail, while large numbers of parameters are tedious to manipulate and difficult to comprehend. To address this problem, we propose a method for managing parameters involved in plant model manipulation. Specifically, we introduce decomposition graphs as multiscale representations of plant structures and present interactive tools for designing trees that operate on decomposition graphs. The supported operations include browsing of the parameter space, editing of generailized parameters (scalars, functions, and branching system silhouettes), and the definition of dependencies between parameters. We illustrate our method by creating models of bonsai trees.","DOI":"10.1111/1467-8659.t01-2-00707","ISSN":"0167-7055, 1467-8659","language":"en","author":[{"family":"Boudon","given":"Frederic"},{"family":"Prusinkiewicz","given":"Przemyslaw"},{"family":"Federl","given":"Pavol"},{"family":"Godin","given":"Christophe"},{"family":"Karwowski","given":"Radoslaw"}],"issued":{"date-parts":[["2003",9]]}}}],"schema":"https://github.com/citation-style-language/schema/raw/master/csl-citation.json"} </w:instrText>
      </w:r>
      <w:r w:rsidR="00FF0618">
        <w:fldChar w:fldCharType="separate"/>
      </w:r>
      <w:r w:rsidR="00FF0618" w:rsidRPr="00FF0618">
        <w:t>(Boudon et al. 2003)</w:t>
      </w:r>
      <w:r w:rsidR="00FF0618">
        <w:fldChar w:fldCharType="end"/>
      </w:r>
      <w:r w:rsidR="00FF0618">
        <w:t>.</w:t>
      </w:r>
    </w:p>
    <w:p w14:paraId="2642C695" w14:textId="0FF921B7" w:rsidR="00FF0618" w:rsidRDefault="00FF0618" w:rsidP="00FF0618">
      <w:pPr>
        <w:pStyle w:val="Obrzek"/>
      </w:pPr>
      <w:r>
        <w:lastRenderedPageBreak/>
        <w:drawing>
          <wp:inline distT="0" distB="0" distL="0" distR="0" wp14:anchorId="28707F8B" wp14:editId="1E888E7E">
            <wp:extent cx="2369794" cy="1749005"/>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384250" cy="1759674"/>
                    </a:xfrm>
                    <a:prstGeom prst="rect">
                      <a:avLst/>
                    </a:prstGeom>
                  </pic:spPr>
                </pic:pic>
              </a:graphicData>
            </a:graphic>
          </wp:inline>
        </w:drawing>
      </w:r>
    </w:p>
    <w:p w14:paraId="638F165C" w14:textId="735B5ABF" w:rsidR="00FF0618" w:rsidRPr="00EC4E37" w:rsidRDefault="00FF0618" w:rsidP="00FF0618">
      <w:pPr>
        <w:pStyle w:val="CAPITION"/>
      </w:pPr>
      <w:bookmarkStart w:id="211" w:name="_Ref5958118"/>
      <w:r>
        <w:t xml:space="preserve">Obr. </w:t>
      </w:r>
      <w:r w:rsidR="00CC21F4">
        <w:rPr>
          <w:noProof/>
        </w:rPr>
        <w:fldChar w:fldCharType="begin"/>
      </w:r>
      <w:r w:rsidR="00CC21F4">
        <w:rPr>
          <w:noProof/>
        </w:rPr>
        <w:instrText xml:space="preserve"> SEQ Obr. \* ARABIC </w:instrText>
      </w:r>
      <w:r w:rsidR="00CC21F4">
        <w:rPr>
          <w:noProof/>
        </w:rPr>
        <w:fldChar w:fldCharType="separate"/>
      </w:r>
      <w:r w:rsidR="00E25B52">
        <w:rPr>
          <w:noProof/>
        </w:rPr>
        <w:t>6</w:t>
      </w:r>
      <w:r w:rsidR="00CC21F4">
        <w:rPr>
          <w:noProof/>
        </w:rPr>
        <w:fldChar w:fldCharType="end"/>
      </w:r>
      <w:bookmarkEnd w:id="211"/>
      <w:r>
        <w:t>: Vlevo reference, dle které Boudon postupoval. Vpravo nagenerovaný produkt. Převzato z</w:t>
      </w:r>
      <w:r w:rsidR="00CC21F4">
        <w:t> </w:t>
      </w:r>
      <w:r>
        <w:fldChar w:fldCharType="begin"/>
      </w:r>
      <w:r>
        <w:instrText xml:space="preserve"> ADDIN ZOTERO_ITEM CSL_CITATION {"citationID":"nqRZYxno","properties":{"formattedCitation":"(Boudon et al. 2003)","plainCitation":"(Boudon et al. 2003)","noteIndex":0},"citationItems":[{"id":994,"uris":["http://zotero.org/users/local/IbRhotwj/items/78F8AA55"],"uri":["http://zotero.org/users/local/IbRhotwj/items/78F8AA55"],"itemData":{"id":994,"type":"article-journal","title":"Interactive Design of Bonsai Tree Models","container-title":"Computer Graphics Forum","page":"591-599","volume":"22","issue":"3","source":"DOI.org (Crossref)","abstract":"Because of their complexity, plant models used in computer graphics are commonly created with procedural methods. A difficult problem is the user control of these models: a small number of parameters is insufficient to specify plant characteristics in detail, while large numbers of parameters are tedious to manipulate and difficult to comprehend. To address this problem, we propose a method for managing parameters involved in plant model manipulation. Specifically, we introduce decomposition graphs as multiscale representations of plant structures and present interactive tools for designing trees that operate on decomposition graphs. The supported operations include browsing of the parameter space, editing of generailized parameters (scalars, functions, and branching system silhouettes), and the definition of dependencies between parameters. We illustrate our method by creating models of bonsai trees.","DOI":"10.1111/1467-8659.t01-2-00707","ISSN":"0167-7055, 1467-8659","language":"en","author":[{"family":"Boudon","given":"Frederic"},{"family":"Prusinkiewicz","given":"Przemyslaw"},{"family":"Federl","given":"Pavol"},{"family":"Godin","given":"Christophe"},{"family":"Karwowski","given":"Radoslaw"}],"issued":{"date-parts":[["2003",9]]}}}],"schema":"https://github.com/citation-style-language/schema/raw/master/csl-citation.json"} </w:instrText>
      </w:r>
      <w:r>
        <w:fldChar w:fldCharType="separate"/>
      </w:r>
      <w:r w:rsidRPr="00FF0618">
        <w:t>(Boudon et al. 2003)</w:t>
      </w:r>
      <w:r>
        <w:fldChar w:fldCharType="end"/>
      </w:r>
    </w:p>
    <w:p w14:paraId="29CCA43A" w14:textId="46F5299B" w:rsidR="00E95442" w:rsidRPr="00595AF0" w:rsidRDefault="00E95442" w:rsidP="00595AF0">
      <w:pPr>
        <w:pStyle w:val="Standartnitext"/>
        <w:ind w:firstLine="708"/>
      </w:pPr>
      <w:r>
        <w:t>Stěžejní proměnou PCG algoritmů je podoba reprezentace obecných genotypů, na základě kterých vzniká vždy originální entita (fenotyp). Takové genotypy mohou reprezentovat jak obecné geometrie objektů, tak například obecné vztahy mezi nimi. Tato biologická paralela vychází z často aplikované metody PCG, kte</w:t>
      </w:r>
      <w:r w:rsidR="00D928F5">
        <w:t>rou jsou genetické algoritmy.</w:t>
      </w:r>
    </w:p>
    <w:p w14:paraId="2AC5134C" w14:textId="1BC81956" w:rsidR="000D17CF" w:rsidRDefault="00D0759B" w:rsidP="000D17CF">
      <w:pPr>
        <w:pStyle w:val="Heading2"/>
      </w:pPr>
      <w:bookmarkStart w:id="212" w:name="_Toc6218144"/>
      <w:r>
        <w:t>Motivace</w:t>
      </w:r>
      <w:r w:rsidR="00880418">
        <w:t>,</w:t>
      </w:r>
      <w:r w:rsidR="000D17CF">
        <w:t xml:space="preserve"> účel</w:t>
      </w:r>
      <w:r w:rsidR="00880418">
        <w:t xml:space="preserve"> a vize</w:t>
      </w:r>
      <w:r>
        <w:t xml:space="preserve"> používání</w:t>
      </w:r>
      <w:r w:rsidR="000D17CF">
        <w:t xml:space="preserve"> </w:t>
      </w:r>
      <w:r w:rsidR="00880418">
        <w:t>PCG</w:t>
      </w:r>
      <w:bookmarkEnd w:id="212"/>
    </w:p>
    <w:p w14:paraId="6582165C" w14:textId="3944B6B6" w:rsidR="004916E8" w:rsidRDefault="004916E8" w:rsidP="004916E8">
      <w:pPr>
        <w:pStyle w:val="Standartnitext"/>
      </w:pPr>
      <w:r>
        <w:t>Klíčovou součástí moderních</w:t>
      </w:r>
      <w:r w:rsidR="00FC113B">
        <w:t xml:space="preserve"> grafických</w:t>
      </w:r>
      <w:r>
        <w:t xml:space="preserve"> </w:t>
      </w:r>
      <w:r w:rsidR="00FC113B">
        <w:t>aplikací</w:t>
      </w:r>
      <w:r w:rsidR="00880418">
        <w:t>,</w:t>
      </w:r>
      <w:r>
        <w:t xml:space="preserve"> popřípadě počítačových her jsou namodelované objekty plnící buď </w:t>
      </w:r>
      <w:r w:rsidR="00FB48F9">
        <w:t>vi</w:t>
      </w:r>
      <w:r w:rsidR="00CB2351">
        <w:t>z</w:t>
      </w:r>
      <w:r w:rsidR="00FB48F9">
        <w:t xml:space="preserve">uální </w:t>
      </w:r>
      <w:r w:rsidR="00880418">
        <w:t>či</w:t>
      </w:r>
      <w:r>
        <w:t xml:space="preserve"> interaktivní funkc</w:t>
      </w:r>
      <w:r w:rsidR="00912918">
        <w:t>i</w:t>
      </w:r>
      <w:r>
        <w:t xml:space="preserve">. </w:t>
      </w:r>
      <w:r w:rsidR="00880418">
        <w:t xml:space="preserve">Nevyužije-li se v rámci produkce PCG metod je všechen obsah modelován ručně. Taková praxe výrazně zvyšuje cenu produktu a prodlužuje dobu jeho vývoje. </w:t>
      </w:r>
      <w:r w:rsidR="000C1BB6">
        <w:t>Na druhé straně je možné potenciál PCG použít pouze tam, kde prvek náhody dotváří funkci herního mechanismu nebo vytváří diverzitu, která nenarušuje účel obsahu</w:t>
      </w:r>
      <w:r w:rsidR="00FB0812">
        <w:t xml:space="preserve"> (nebrání například v</w:t>
      </w:r>
      <w:r w:rsidR="00767984">
        <w:t> </w:t>
      </w:r>
      <w:r w:rsidR="00FB0812">
        <w:t>postupu</w:t>
      </w:r>
      <w:r w:rsidR="00767984">
        <w:t xml:space="preserve"> </w:t>
      </w:r>
      <w:r w:rsidR="00F451CE">
        <w:t>či jinak nemate uživatele</w:t>
      </w:r>
      <w:r w:rsidR="00FB0812">
        <w:t>)</w:t>
      </w:r>
      <w:r w:rsidR="000C1BB6">
        <w:t xml:space="preserve">. </w:t>
      </w:r>
      <w:r w:rsidR="00FB0812">
        <w:t>Generovaný obsah tedy může být na základě tohoto kritéria rozdělen na funkční a</w:t>
      </w:r>
      <w:r w:rsidR="008E454C">
        <w:t xml:space="preserve"> čistě</w:t>
      </w:r>
      <w:r w:rsidR="00FB0812">
        <w:t xml:space="preserve"> kosmetický </w:t>
      </w:r>
      <w:r w:rsidR="00FB0812">
        <w:fldChar w:fldCharType="begin"/>
      </w:r>
      <w:r w:rsidR="00FF0618">
        <w:instrText xml:space="preserve"> ADDIN ZOTERO_ITEM CSL_CITATION {"citationID":"x9IwyJNB","properties":{"formattedCitation":"(Togelius et al. 2010)","plainCitation":"(Togelius et al. 2010)","noteIndex":0},"citationItems":[{"id":"Bx7wmUm2/C3YDmIPa","uris":["http://zotero.org/users/local/DXBpxSa9/items/NCXZPGAV"],"uri":["http://zotero.org/users/local/DXBpxSa9/items/NCXZPGAV"],"itemData":{"id":11,"type":"chapter","title":"Search-Based Procedural Content Generation","container-title":"Applications of Evolutionary Computation","publisher":"Springer Berlin Heidelberg","publisher-place":"Berlin, Heidelberg","page":"141-150","volume":"6024","source":"Crossref","event-place":"Berlin, Heidelberg","abstract":"Recently, a small number of papers have appeared in which the authors implement stochastic search algorithms, such as evolutionary computation, to generate game content, such as levels, rules and weapons. We propose a taxonomy of such approaches, centring on what sort of content is generated, how the content is represented, and how the quality of the content is evaluated. The relation between search-based and other types of procedural content generation is described, as are some of the main research challenges in this new ﬁeld. The paper ends with some successful examples of this approach.","URL":"http://link.springer.com/10.1007/978-3-642-12239-2_15","ISBN":"978-3-642-12238-5","note":"DOI: 10.1007/978-3-642-12239-2_15","language":"en","author":[{"family":"Togelius","given":"Julian"},{"family":"Yannakakis","given":"Georgios N."},{"family":"Stanley","given":"Kenneth O."},{"family":"Browne","given":"Cameron"}],"editor":[{"family":"Di Chio","given":"Cecilia"},{"family":"Cagnoni","given":"Stefano"},{"family":"Cotta","given":"Carlos"},{"family":"Ebner","given":"Marc"},{"family":"Ekárt","given":"Anikó"},{"family":"Esparcia-Alcazar","given":"Anna I."},{"family":"Goh","given":"Chi-Keong"},{"family":"Merelo","given":"Juan J."},{"family":"Neri","given":"Ferrante"},{"family":"Preuß","given":"Mike"},{"family":"Togelius","given":"Julian"},{"family":"Yannakakis","given":"Georgios N."}],"collection-editor":[{"family":"Hutchison","given":"David"},{"family":"Kanade","given":"Takeo"},{"family":"Kittler","given":"Josef"},{"family":"Kleinberg","given":"Jon M."},{"family":"Mattern","given":"Friedemann"},{"family":"Mitchell","given":"John C."},{"family":"Naor","given":"Moni"},{"family":"Nierstrasz","given":"Oscar"},{"family":"Pandu Rangan","given":"C."},{"family":"Steffen","given":"Bernhard"},{"family":"Sudan","given":"Madhu"},{"family":"Terzopoulos","given":"Demetri"},{"family":"Tygar","given":"Doug"},{"family":"Vardi","given":"Moshe Y."},{"family":"Weikum","given":"Gerhard"}],"issued":{"date-parts":[["2010"]]},"accessed":{"date-parts":[["2018",5,31]]}}}],"schema":"https://github.com/citation-style-language/schema/raw/master/csl-citation.json"} </w:instrText>
      </w:r>
      <w:r w:rsidR="00FB0812">
        <w:fldChar w:fldCharType="separate"/>
      </w:r>
      <w:r w:rsidR="007911EC" w:rsidRPr="007911EC">
        <w:t>(Togelius et al. 2010)</w:t>
      </w:r>
      <w:r w:rsidR="00FB0812">
        <w:fldChar w:fldCharType="end"/>
      </w:r>
      <w:r w:rsidR="00FB0812">
        <w:t>.</w:t>
      </w:r>
    </w:p>
    <w:p w14:paraId="4AA0B9C3" w14:textId="39322DBF" w:rsidR="000C1BB6" w:rsidRDefault="000C1BB6" w:rsidP="004916E8">
      <w:pPr>
        <w:pStyle w:val="Standartnitext"/>
      </w:pPr>
      <w:r>
        <w:t>Vize a cíle současného bá</w:t>
      </w:r>
      <w:r w:rsidR="006265A3">
        <w:t>d</w:t>
      </w:r>
      <w:r w:rsidR="00912918">
        <w:t>á</w:t>
      </w:r>
      <w:r w:rsidR="006265A3">
        <w:t>ní</w:t>
      </w:r>
      <w:r>
        <w:t xml:space="preserve"> PCG</w:t>
      </w:r>
      <w:r w:rsidR="006265A3">
        <w:t xml:space="preserve"> v gr</w:t>
      </w:r>
      <w:r w:rsidR="00DB7B6E">
        <w:t>a</w:t>
      </w:r>
      <w:r w:rsidR="006265A3">
        <w:t>fické oblasti</w:t>
      </w:r>
      <w:r>
        <w:t xml:space="preserve"> definuje ve svém článku Julian Togelius. </w:t>
      </w:r>
      <w:r w:rsidR="002226E4">
        <w:t>Jako první vize je</w:t>
      </w:r>
      <w:r w:rsidR="00DB7B6E">
        <w:t xml:space="preserve"> nadneseně</w:t>
      </w:r>
      <w:r w:rsidR="002226E4">
        <w:t xml:space="preserve"> představena</w:t>
      </w:r>
      <w:r w:rsidR="00DB7B6E">
        <w:t xml:space="preserve"> </w:t>
      </w:r>
      <w:r w:rsidR="002226E4">
        <w:t>univerzální metoda na vytvoření komplexních virtuálních světů určitého žánru.</w:t>
      </w:r>
      <w:r w:rsidR="00D928F5">
        <w:t xml:space="preserve"> I v </w:t>
      </w:r>
      <w:r w:rsidR="006265A3">
        <w:t>případě, že by se jednalo pouze o statický grafický obsah takového světa dá se</w:t>
      </w:r>
      <w:r w:rsidR="00DB7B6E">
        <w:t xml:space="preserve"> společně s Togeliusem konstatovat, že podobný algoritmus je </w:t>
      </w:r>
      <w:r w:rsidR="002226E4">
        <w:t xml:space="preserve">nerealizovatelný i v rámci vzdálené budoucnosti. </w:t>
      </w:r>
      <w:r w:rsidR="006265A3">
        <w:t xml:space="preserve">Komplexita takového úkolu je enormní. </w:t>
      </w:r>
      <w:r w:rsidR="00DB7B6E">
        <w:t>Problémů, které stojí v</w:t>
      </w:r>
      <w:r w:rsidR="00D928F5">
        <w:t xml:space="preserve"> </w:t>
      </w:r>
      <w:r w:rsidR="00DB7B6E">
        <w:t>cestě takovému zadání je</w:t>
      </w:r>
      <w:r w:rsidR="00D67434">
        <w:t xml:space="preserve"> hned</w:t>
      </w:r>
      <w:r w:rsidR="00DB7B6E">
        <w:t xml:space="preserve"> n</w:t>
      </w:r>
      <w:r w:rsidR="00D928F5">
        <w:t xml:space="preserve">ěkolik a tvoří primární úkoly v </w:t>
      </w:r>
      <w:r w:rsidR="00DB7B6E">
        <w:t>rámci výzkumu PCG</w:t>
      </w:r>
      <w:r w:rsidR="00FC113B">
        <w:t xml:space="preserve"> </w:t>
      </w:r>
      <w:r w:rsidR="00FC113B">
        <w:fldChar w:fldCharType="begin"/>
      </w:r>
      <w:r w:rsidR="00FC113B">
        <w:instrText xml:space="preserve"> ADDIN ZOTERO_ITEM CSL_CITATION {"citationID":"956eeUvf","properties":{"formattedCitation":"(Togelius et al. 2013)","plainCitation":"(Togelius et al. 2013)","noteIndex":0},"citationItems":[{"id":20,"uris":["http://zotero.org/users/local/IbRhotwj/items/Y5YQSCBM"],"uri":["http://zotero.org/users/local/IbRhotwj/items/Y5YQSCBM"],"itemData":{"id":20,"type":"chapter","title":"Procedural Content Generation: Goals, Challenges and Actionable Steps","container-title":"Artificial and Computational Intelligence in Games","collection-title":"Dagstuhl Follow-Ups","publisher":"Schloss Dagstuhl–Leibniz-Zentrum fuer Informatik","publisher-place":"Dagstuhl, Germany","page":"61–75","volume":"6","source":"Dagstuhl Research Online Publication Server","event-place":"Dagstuhl, Germany","URL":"http://drops.dagstuhl.de/opus/volltexte/2013/4336","ISBN":"978-3-939897-62-0","note":"DOI: 10.4230/DFU.Vol6.12191.61","shortTitle":"Procedural Content Generation","author":[{"family":"Togelius","given":"Julian"},{"family":"Champandard","given":"Alex J."},{"family":"Lanzi","given":"Pier Luca"},{"family":"Mateas","given":"Michael"},{"family":"Paiva","given":"Ana"},{"family":"Preuss","given":"Mike"},{"family":"Stanley","given":"Kenneth O."}],"editor":[{"family":"Lucas","given":"Simon M."},{"family":"Mateas","given":"Michael"},{"family":"Preuss","given":"Mike"},{"family":"Spronck","given":"Pieter"},{"family":"Togelius","given":"Julian"}],"issued":{"date-parts":[["2013"]]},"accessed":{"date-parts":[["2018",5,31]]}}}],"schema":"https://github.com/citation-style-language/schema/raw/master/csl-citation.json"} </w:instrText>
      </w:r>
      <w:r w:rsidR="00FC113B">
        <w:fldChar w:fldCharType="separate"/>
      </w:r>
      <w:r w:rsidR="00FC113B" w:rsidRPr="00FC113B">
        <w:t>(Togelius et al. 2013)</w:t>
      </w:r>
      <w:r w:rsidR="00FC113B">
        <w:fldChar w:fldCharType="end"/>
      </w:r>
      <w:r w:rsidR="0063395F">
        <w:t>.</w:t>
      </w:r>
    </w:p>
    <w:p w14:paraId="13034EBA" w14:textId="65208B0A" w:rsidR="000375AE" w:rsidRDefault="00DB7B6E" w:rsidP="00FB0812">
      <w:pPr>
        <w:pStyle w:val="Standartnitext"/>
      </w:pPr>
      <w:r>
        <w:lastRenderedPageBreak/>
        <w:t>Generovaný obsah se potýká s</w:t>
      </w:r>
      <w:r w:rsidR="00D928F5">
        <w:t xml:space="preserve"> </w:t>
      </w:r>
      <w:r w:rsidR="00D67434">
        <w:t>originalitou,</w:t>
      </w:r>
      <w:r>
        <w:t xml:space="preserve"> nedosta</w:t>
      </w:r>
      <w:r w:rsidR="00D67434">
        <w:t>te</w:t>
      </w:r>
      <w:r w:rsidR="008E454C">
        <w:t>čnou diverzitou</w:t>
      </w:r>
      <w:r w:rsidR="008E454C">
        <w:rPr>
          <w:lang w:val="en-US"/>
        </w:rPr>
        <w:t xml:space="preserve"> </w:t>
      </w:r>
      <w:r w:rsidR="008E454C" w:rsidRPr="00CB2351">
        <w:rPr>
          <w:lang w:val="en-US"/>
        </w:rPr>
        <w:t>a</w:t>
      </w:r>
      <w:r w:rsidR="004C0032">
        <w:rPr>
          <w:lang w:val="en-US"/>
        </w:rPr>
        <w:t xml:space="preserve"> </w:t>
      </w:r>
      <w:r w:rsidR="008E454C" w:rsidRPr="00C52069">
        <w:t>kontextuální smysluplností</w:t>
      </w:r>
      <w:r w:rsidRPr="00FB48F9">
        <w:t>.</w:t>
      </w:r>
      <w:r w:rsidR="00D928F5" w:rsidRPr="00FB48F9">
        <w:t xml:space="preserve"> To vše</w:t>
      </w:r>
      <w:r w:rsidR="00D928F5">
        <w:t xml:space="preserve"> jsou znaky kreativity v </w:t>
      </w:r>
      <w:r w:rsidR="00D67434">
        <w:t>rámci ručního modelování.</w:t>
      </w:r>
      <w:r>
        <w:t xml:space="preserve"> </w:t>
      </w:r>
      <w:r w:rsidR="00D67434">
        <w:t>Klíčová otázka zní, zdali se v případě PCG d</w:t>
      </w:r>
      <w:r w:rsidR="00D928F5">
        <w:t xml:space="preserve">á kreativita algoritmizovat a v </w:t>
      </w:r>
      <w:r w:rsidR="00D67434">
        <w:t>případě generování prostřednictvím strojového učení stochasticky modelovat</w:t>
      </w:r>
      <w:r w:rsidR="00D928F5">
        <w:t xml:space="preserve"> i v </w:t>
      </w:r>
      <w:r w:rsidR="00DF05B9">
        <w:t>rámci komplexních celků</w:t>
      </w:r>
      <w:r w:rsidR="00D67434">
        <w:t>.</w:t>
      </w:r>
      <w:r w:rsidR="000375AE">
        <w:t xml:space="preserve"> Kritéri</w:t>
      </w:r>
      <w:r w:rsidR="000E1A3D">
        <w:t>a</w:t>
      </w:r>
      <w:r w:rsidR="000375AE">
        <w:t xml:space="preserve"> výpočetní kreativity, kter</w:t>
      </w:r>
      <w:r w:rsidR="000E1A3D">
        <w:t>á</w:t>
      </w:r>
      <w:r w:rsidR="000375AE">
        <w:t xml:space="preserve"> význam</w:t>
      </w:r>
      <w:r w:rsidR="00912918">
        <w:t>n</w:t>
      </w:r>
      <w:r w:rsidR="000375AE">
        <w:t xml:space="preserve">ě korelují s požadavky na PCG definoval ve své práci Pereira. </w:t>
      </w:r>
      <w:r w:rsidR="008434FA">
        <w:t xml:space="preserve">Hlavní znaky spatřuje v </w:t>
      </w:r>
      <w:r w:rsidR="00EA4416">
        <w:t>uchování modelu znalostí o dané třídě, schopnost redistribuce znalosti do nových spojení, schop</w:t>
      </w:r>
      <w:r w:rsidR="00D0759B">
        <w:t>n</w:t>
      </w:r>
      <w:r w:rsidR="00EA4416">
        <w:t>ost kriticky zhodnotit produkt</w:t>
      </w:r>
      <w:r w:rsidR="00F079C6">
        <w:t xml:space="preserve"> (validace)</w:t>
      </w:r>
      <w:r w:rsidR="00EA4416">
        <w:t>, uvážení kontextu</w:t>
      </w:r>
      <w:r w:rsidR="00912918">
        <w:t>,</w:t>
      </w:r>
      <w:r w:rsidR="00EA4416">
        <w:t xml:space="preserve"> do kterého je tvorba zasazena a užití konvergentních i divergentních postupů při kreaci </w:t>
      </w:r>
      <w:r w:rsidR="00EA4416">
        <w:fldChar w:fldCharType="begin"/>
      </w:r>
      <w:r w:rsidR="00504230">
        <w:instrText xml:space="preserve"> ADDIN ZOTERO_ITEM CSL_CITATION {"citationID":"HtgKV9ul","properties":{"formattedCitation":"(Pereira 2008)","plainCitation":"(Pereira 2008)","noteIndex":0},"citationItems":[{"id":189,"uris":["http://zotero.org/users/local/IbRhotwj/items/QSHR8F33"],"uri":["http://zotero.org/users/local/IbRhotwj/items/QSHR8F33"],"itemData":{"id":189,"type":"book","title":"Creativity and AI: A Conceptual Blending approach","publisher":"University of Coimbra","publisher-place":"Portugal","event-place":"Portugal","ISBN":"978-3-11-019856-0","author":[{"family":"Pereira","given":"Francisco Camara"}],"issued":{"date-parts":[["2008"]]}}}],"schema":"https://github.com/citation-style-language/schema/raw/master/csl-citation.json"} </w:instrText>
      </w:r>
      <w:r w:rsidR="00EA4416">
        <w:fldChar w:fldCharType="separate"/>
      </w:r>
      <w:r w:rsidR="007911EC" w:rsidRPr="007911EC">
        <w:t>(Pereira 2008)</w:t>
      </w:r>
      <w:r w:rsidR="00EA4416">
        <w:fldChar w:fldCharType="end"/>
      </w:r>
      <w:r w:rsidR="00EA4416">
        <w:t xml:space="preserve">. </w:t>
      </w:r>
      <w:r w:rsidR="0044131E">
        <w:t>Všechny tyto podmínky, které Pereira postuluje pro svůj model (</w:t>
      </w:r>
      <w:r w:rsidR="00F451CE">
        <w:t>„</w:t>
      </w:r>
      <w:r w:rsidR="0044131E">
        <w:t>Creative general problem solver</w:t>
      </w:r>
      <w:r w:rsidR="00F451CE">
        <w:t>“</w:t>
      </w:r>
      <w:r w:rsidR="0044131E">
        <w:t xml:space="preserve">) jsou realizovatelné a byly realizovány prostřednictvím generativních modelů strojového učení například </w:t>
      </w:r>
      <w:r w:rsidR="00AB2098">
        <w:t>za použi</w:t>
      </w:r>
      <w:r w:rsidR="00D0759B">
        <w:t>t</w:t>
      </w:r>
      <w:r w:rsidR="00AB2098">
        <w:t>í</w:t>
      </w:r>
      <w:r w:rsidR="0044131E">
        <w:t xml:space="preserve"> </w:t>
      </w:r>
      <w:r w:rsidR="00D928F5">
        <w:t>GAN architektur neuronových sítí</w:t>
      </w:r>
      <w:r w:rsidR="00412E60">
        <w:t xml:space="preserve"> v oblasti rastrových obrázků</w:t>
      </w:r>
      <w:r w:rsidR="0044131E">
        <w:t>.</w:t>
      </w:r>
      <w:r w:rsidR="00412E60">
        <w:t xml:space="preserve"> Jako příklad může sloužit GAN model pro generování lidských tváří ve vysokém rozlišení </w:t>
      </w:r>
      <w:r w:rsidR="00412E60">
        <w:fldChar w:fldCharType="begin"/>
      </w:r>
      <w:r w:rsidR="00412E60">
        <w:instrText xml:space="preserve"> ADDIN ZOTERO_ITEM CSL_CITATION {"citationID":"INS1rhWg","properties":{"formattedCitation":"(Karras et al. 2018)","plainCitation":"(Karras et al. 2018)","noteIndex":0},"citationItems":[{"id":976,"uris":["http://zotero.org/users/local/IbRhotwj/items/DRD7I4GR"],"uri":["http://zotero.org/users/local/IbRhotwj/items/DRD7I4GR"],"itemData":{"id":976,"type":"article-journal","title":"A Style-Based Generator Architecture for Generative Adversarial Networks","container-title":"arXiv:1812.04948 [cs, stat]","source":"arXiv.org","abstract":"We propose an alternative generator architecture for generative adversarial networks, borrowing from style transfer literature. The new architecture leads to an automatically learned, unsupervised separation of high-level attributes (e.g., pose and identity when trained on human faces) and stochastic variation in the generated images (e.g., freckles, hair), and it enables intuitive, scale-specific control of the synthesis. The new generator improves the state-of-the-art in terms of traditional distribution quality metrics, leads to demonstrably better interpolation properties, and also better disentangles the latent factors of variation. To quantify interpolation quality and disentanglement, we propose two new, automated methods that are applicable to any generator architecture. Finally, we introduce a new, highly varied and high-quality dataset of human faces.","URL":"http://arxiv.org/abs/1812.04948","note":"arXiv: 1812.04948","author":[{"family":"Karras","given":"Tero"},{"family":"Laine","given":"Samuli"},{"family":"Aila","given":"Timo"}],"issued":{"date-parts":[["2018",12,12]]},"accessed":{"date-parts":[["2019",3,21]]}}}],"schema":"https://github.com/citation-style-language/schema/raw/master/csl-citation.json"} </w:instrText>
      </w:r>
      <w:r w:rsidR="00412E60">
        <w:fldChar w:fldCharType="separate"/>
      </w:r>
      <w:r w:rsidR="00412E60" w:rsidRPr="00412E60">
        <w:t>(Karras et al. 2018)</w:t>
      </w:r>
      <w:r w:rsidR="00412E60">
        <w:fldChar w:fldCharType="end"/>
      </w:r>
      <w:r w:rsidR="00412E60">
        <w:t xml:space="preserve">. </w:t>
      </w:r>
    </w:p>
    <w:p w14:paraId="00EFE3BB" w14:textId="680EDB5F" w:rsidR="000D17CF" w:rsidRDefault="00DF05B9" w:rsidP="000375AE">
      <w:pPr>
        <w:pStyle w:val="Standartnitext"/>
        <w:ind w:firstLine="708"/>
      </w:pPr>
      <w:r>
        <w:t xml:space="preserve">Togelius </w:t>
      </w:r>
      <w:r w:rsidR="000E1A3D">
        <w:t>ve svém článku nadále</w:t>
      </w:r>
      <w:r>
        <w:t xml:space="preserve"> </w:t>
      </w:r>
      <w:r w:rsidR="000E1A3D">
        <w:t>vybízí k syntéze</w:t>
      </w:r>
      <w:r>
        <w:t xml:space="preserve"> metod, které byly vynalezeny v rámci generování jednotlivých objektů</w:t>
      </w:r>
      <w:r w:rsidR="00595AF0">
        <w:t xml:space="preserve"> jako například terénu, budov či interiéru</w:t>
      </w:r>
      <w:r>
        <w:t>, do komplexního parametrizovatelného generátoru.</w:t>
      </w:r>
      <w:r w:rsidR="005D561C">
        <w:t xml:space="preserve"> </w:t>
      </w:r>
      <w:r w:rsidR="005F6FDA">
        <w:t>Interakci mezi jednotlivými generátory podtrhuje</w:t>
      </w:r>
      <w:r w:rsidR="000375AE">
        <w:t xml:space="preserve"> ve svém článku</w:t>
      </w:r>
      <w:r w:rsidR="000E1A3D">
        <w:t xml:space="preserve"> i Hendrikx</w:t>
      </w:r>
      <w:r w:rsidR="001B1C27">
        <w:t xml:space="preserve"> </w:t>
      </w:r>
      <w:r w:rsidR="001B1C27">
        <w:fldChar w:fldCharType="begin"/>
      </w:r>
      <w:r w:rsidR="00C25769">
        <w:instrText xml:space="preserve"> ADDIN ZOTERO_ITEM CSL_CITATION {"citationID":"3sA38uBC","properties":{"formattedCitation":"(Hendrikx et al. 2013)","plainCitation":"(Hendrikx et al. 2013)","noteIndex":0},"citationItems":[{"id":10,"uris":["http://zotero.org/users/local/IbRhotwj/items/H88KTVKI"],"uri":["http://zotero.org/users/local/IbRhotwj/items/H88KTVKI"],"itemData":{"id":10,"type":"article-journal","title":"Procedural Content Generation for Games: A Survey","container-title":"ACM Transactions on Multimedia Computing, Communications, and Applications (TOMM)","page":"24","volume":"9","issue":"1","source":"Zotero","ISSN":"1551-6857","journalAbbreviation":"TOMM","language":"en","author":[{"family":"Hendrikx","given":"Mark"},{"family":"Meijer","given":"Sebastiaan"},{"family":"Van Der Velden","given":"Joeri"},{"family":"Iosup","given":"Alexandru"}],"issued":{"date-parts":[["2013"]]}}}],"schema":"https://github.com/citation-style-language/schema/raw/master/csl-citation.json"} </w:instrText>
      </w:r>
      <w:r w:rsidR="001B1C27">
        <w:fldChar w:fldCharType="separate"/>
      </w:r>
      <w:r w:rsidR="00C25769" w:rsidRPr="00C25769">
        <w:t>(Hendrikx et al. 2013)</w:t>
      </w:r>
      <w:r w:rsidR="001B1C27">
        <w:fldChar w:fldCharType="end"/>
      </w:r>
      <w:r w:rsidR="00943025">
        <w:t>. Výstupy jednotlivých generátorů by tedy měly být vzájemně kompatibilní a ve vztahu, který dodává generovanému celku přidanou hodnotu.</w:t>
      </w:r>
    </w:p>
    <w:p w14:paraId="37AD0510" w14:textId="33C5EF9F" w:rsidR="00D67434" w:rsidRDefault="00D67434" w:rsidP="00FB48F9">
      <w:pPr>
        <w:pStyle w:val="Standartnitext"/>
      </w:pPr>
      <w:r>
        <w:t xml:space="preserve">Tradiční metody PCG jsou často aplikovány ad hoc ke konkrétnímu použití. Znovupoužitelnost </w:t>
      </w:r>
      <w:r w:rsidR="00DF05B9">
        <w:t>je realizovatelná pouze principi</w:t>
      </w:r>
      <w:r w:rsidR="00FB48F9">
        <w:t>á</w:t>
      </w:r>
      <w:r w:rsidR="00DF05B9">
        <w:t>lně a jen stěží se dají stejné algoritmy použít napříč různými aplikacemi.</w:t>
      </w:r>
      <w:r w:rsidR="00943025">
        <w:t xml:space="preserve"> I to je </w:t>
      </w:r>
      <w:r w:rsidR="00943025" w:rsidRPr="001F6B6B">
        <w:t>nedostatek</w:t>
      </w:r>
      <w:r w:rsidR="0027124C" w:rsidRPr="001F6B6B">
        <w:rPr>
          <w:rPrChange w:id="213" w:author="Pepa Sládek" w:date="2019-04-16T14:15:00Z">
            <w:rPr>
              <w:highlight w:val="yellow"/>
            </w:rPr>
          </w:rPrChange>
        </w:rPr>
        <w:t>,</w:t>
      </w:r>
      <w:r w:rsidR="00943025">
        <w:t xml:space="preserve"> na který Togelius poukazuje </w:t>
      </w:r>
      <w:r w:rsidR="00943025">
        <w:fldChar w:fldCharType="begin"/>
      </w:r>
      <w:r w:rsidR="00504230">
        <w:instrText xml:space="preserve"> ADDIN ZOTERO_ITEM CSL_CITATION {"citationID":"PzYxYpQT","properties":{"formattedCitation":"(Togelius et al. 2013)","plainCitation":"(Togelius et al. 2013)","noteIndex":0},"citationItems":[{"id":20,"uris":["http://zotero.org/users/local/IbRhotwj/items/Y5YQSCBM"],"uri":["http://zotero.org/users/local/IbRhotwj/items/Y5YQSCBM"],"itemData":{"id":20,"type":"chapter","title":"Procedural Content Generation: Goals, Challenges and Actionable Steps","container-title":"Artificial and Computational Intelligence in Games","collection-title":"Dagstuhl Follow-Ups","publisher":"Schloss Dagstuhl–Leibniz-Zentrum fuer Informatik","publisher-place":"Dagstuhl, Germany","page":"61–75","volume":"6","source":"Dagstuhl Research Online Publication Server","event-place":"Dagstuhl, Germany","URL":"http://drops.dagstuhl.de/opus/volltexte/2013/4336","ISBN":"978-3-939897-62-0","note":"DOI: 10.4230/DFU.Vol6.12191.61","shortTitle":"Procedural Content Generation","author":[{"family":"Togelius","given":"Julian"},{"family":"Champandard","given":"Alex J."},{"family":"Lanzi","given":"Pier Luca"},{"family":"Mateas","given":"Michael"},{"family":"Paiva","given":"Ana"},{"family":"Preuss","given":"Mike"},{"family":"Stanley","given":"Kenneth O."}],"editor":[{"family":"Lucas","given":"Simon M."},{"family":"Mateas","given":"Michael"},{"family":"Preuss","given":"Mike"},{"family":"Spronck","given":"Pieter"},{"family":"Togelius","given":"Julian"}],"issued":{"date-parts":[["2013"]]},"accessed":{"date-parts":[["2018",5,31]]}}}],"schema":"https://github.com/citation-style-language/schema/raw/master/csl-citation.json"} </w:instrText>
      </w:r>
      <w:r w:rsidR="00943025">
        <w:fldChar w:fldCharType="separate"/>
      </w:r>
      <w:r w:rsidR="007911EC" w:rsidRPr="007911EC">
        <w:t>(Togelius et al. 2013)</w:t>
      </w:r>
      <w:r w:rsidR="00943025">
        <w:fldChar w:fldCharType="end"/>
      </w:r>
      <w:r w:rsidR="00032470">
        <w:t>.</w:t>
      </w:r>
      <w:r w:rsidR="00FB48F9">
        <w:t xml:space="preserve"> </w:t>
      </w:r>
      <w:r w:rsidR="00032470">
        <w:t xml:space="preserve">Uvážíme-li Togeliusův nárok na komplexní </w:t>
      </w:r>
      <w:r w:rsidR="00BE283E">
        <w:t>procedurální generátor, je nutné do něj zahrnout i dynamickou stránku scénu</w:t>
      </w:r>
      <w:r w:rsidR="008434FA">
        <w:t>,</w:t>
      </w:r>
      <w:r w:rsidR="00BE283E">
        <w:t xml:space="preserve"> tj. animační. Procedurální animování je další oblast</w:t>
      </w:r>
      <w:r w:rsidR="008434FA">
        <w:t>í</w:t>
      </w:r>
      <w:r w:rsidR="00BE283E">
        <w:t xml:space="preserve">, v rámci které probíhá aktivní výzkum </w:t>
      </w:r>
      <w:r w:rsidR="00BE283E">
        <w:fldChar w:fldCharType="begin"/>
      </w:r>
      <w:r w:rsidR="00504230">
        <w:instrText xml:space="preserve"> ADDIN ZOTERO_ITEM CSL_CITATION {"citationID":"3jKlqy6y","properties":{"formattedCitation":"(Togelius et al. 2013)","plainCitation":"(Togelius et al. 2013)","noteIndex":0},"citationItems":[{"id":20,"uris":["http://zotero.org/users/local/IbRhotwj/items/Y5YQSCBM"],"uri":["http://zotero.org/users/local/IbRhotwj/items/Y5YQSCBM"],"itemData":{"id":20,"type":"chapter","title":"Procedural Content Generation: Goals, Challenges and Actionable Steps","container-title":"Artificial and Computational Intelligence in Games","collection-title":"Dagstuhl Follow-Ups","publisher":"Schloss Dagstuhl–Leibniz-Zentrum fuer Informatik","publisher-place":"Dagstuhl, Germany","page":"61–75","volume":"6","source":"Dagstuhl Research Online Publication Server","event-place":"Dagstuhl, Germany","URL":"http://drops.dagstuhl.de/opus/volltexte/2013/4336","ISBN":"978-3-939897-62-0","note":"DOI: 10.4230/DFU.Vol6.12191.61","shortTitle":"Procedural Content Generation","author":[{"family":"Togelius","given":"Julian"},{"family":"Champandard","given":"Alex J."},{"family":"Lanzi","given":"Pier Luca"},{"family":"Mateas","given":"Michael"},{"family":"Paiva","given":"Ana"},{"family":"Preuss","given":"Mike"},{"family":"Stanley","given":"Kenneth O."}],"editor":[{"family":"Lucas","given":"Simon M."},{"family":"Mateas","given":"Michael"},{"family":"Preuss","given":"Mike"},{"family":"Spronck","given":"Pieter"},{"family":"Togelius","given":"Julian"}],"issued":{"date-parts":[["2013"]]},"accessed":{"date-parts":[["2018",5,31]]}}}],"schema":"https://github.com/citation-style-language/schema/raw/master/csl-citation.json"} </w:instrText>
      </w:r>
      <w:r w:rsidR="00BE283E">
        <w:fldChar w:fldCharType="separate"/>
      </w:r>
      <w:r w:rsidR="007911EC" w:rsidRPr="007911EC">
        <w:t>(Togelius et al. 2013)</w:t>
      </w:r>
      <w:r w:rsidR="00BE283E">
        <w:fldChar w:fldCharType="end"/>
      </w:r>
      <w:r w:rsidR="00D928F5">
        <w:t>.</w:t>
      </w:r>
    </w:p>
    <w:p w14:paraId="3D0FC6C7" w14:textId="3C1DF917" w:rsidR="002B2140" w:rsidRDefault="00C30F23" w:rsidP="00FB0812">
      <w:pPr>
        <w:pStyle w:val="Standartnitext"/>
      </w:pPr>
      <w:r>
        <w:t>Jako obecný trend v rámci PCG lze tedy primárně identifikovat směřování k</w:t>
      </w:r>
      <w:r w:rsidR="008434FA">
        <w:t> </w:t>
      </w:r>
      <w:r>
        <w:t>univerzálním</w:t>
      </w:r>
      <w:r w:rsidR="008434FA">
        <w:t>,</w:t>
      </w:r>
      <w:r>
        <w:t xml:space="preserve"> navzájem propojeným generátorům.</w:t>
      </w:r>
      <w:r w:rsidR="000E1A3D">
        <w:t xml:space="preserve"> </w:t>
      </w:r>
      <w:r w:rsidR="00F516E5">
        <w:t>Na základě provedené rešerše lze konstatovat, že se</w:t>
      </w:r>
      <w:r w:rsidR="000E1A3D">
        <w:t xml:space="preserve"> výzkumníci v</w:t>
      </w:r>
      <w:r w:rsidR="00BE283E">
        <w:t> </w:t>
      </w:r>
      <w:r w:rsidR="000E1A3D">
        <w:t>oblasti PCG</w:t>
      </w:r>
      <w:r w:rsidR="00BE283E">
        <w:t xml:space="preserve"> často</w:t>
      </w:r>
      <w:r w:rsidR="000E1A3D">
        <w:t xml:space="preserve"> uchylují k metodám strojového učení, jež má </w:t>
      </w:r>
      <w:r w:rsidR="0044131E">
        <w:t>v návaznosti na současné cíle</w:t>
      </w:r>
      <w:r w:rsidR="000E1A3D">
        <w:t> PCG velký potenciál</w:t>
      </w:r>
      <w:r w:rsidR="00F516E5">
        <w:t>.</w:t>
      </w:r>
      <w:r w:rsidR="00BE283E">
        <w:t xml:space="preserve"> </w:t>
      </w:r>
      <w:r w:rsidR="00F516E5">
        <w:t>U</w:t>
      </w:r>
      <w:r w:rsidR="00BE283E">
        <w:t>možňuje</w:t>
      </w:r>
      <w:r w:rsidR="00F516E5">
        <w:t xml:space="preserve"> totiž</w:t>
      </w:r>
      <w:r w:rsidR="001B1C27">
        <w:t xml:space="preserve"> nalezení modelu</w:t>
      </w:r>
      <w:r w:rsidR="00BE283E">
        <w:t xml:space="preserve"> </w:t>
      </w:r>
      <w:r w:rsidR="001B1C27">
        <w:t>složitých</w:t>
      </w:r>
      <w:r w:rsidR="00BE283E">
        <w:t xml:space="preserve"> datových distribucí</w:t>
      </w:r>
      <w:r w:rsidR="001B1C27">
        <w:t xml:space="preserve">. </w:t>
      </w:r>
      <w:r w:rsidR="002B2140">
        <w:t>Takovým modelem není obvykle funkce</w:t>
      </w:r>
      <m:oMath>
        <m:r>
          <w:rPr>
            <w:rFonts w:ascii="Cambria Math" w:hAnsi="Cambria Math"/>
          </w:rPr>
          <m:t xml:space="preserve"> y=f(x)</m:t>
        </m:r>
      </m:oMath>
      <w:r w:rsidR="00490A79">
        <w:rPr>
          <w:rFonts w:eastAsiaTheme="minorEastAsia"/>
        </w:rPr>
        <w:t xml:space="preserve"> tradičního diskriminativního modelu</w:t>
      </w:r>
      <w:r w:rsidR="00CB2351">
        <w:t>,</w:t>
      </w:r>
      <w:r w:rsidR="00460BB6">
        <w:t xml:space="preserve"> </w:t>
      </w:r>
      <w:r w:rsidR="00CB2351">
        <w:t xml:space="preserve">nýbrž </w:t>
      </w:r>
      <w:r w:rsidR="00490A79">
        <w:t>je v</w:t>
      </w:r>
      <w:r w:rsidR="008434FA">
        <w:t xml:space="preserve">hodnější najít </w:t>
      </w:r>
      <w:r w:rsidR="002B2140">
        <w:lastRenderedPageBreak/>
        <w:t>generativní pravděpodobnostní datov</w:t>
      </w:r>
      <w:r w:rsidR="00490A79">
        <w:t>ý model, který</w:t>
      </w:r>
      <w:r w:rsidR="00460BB6">
        <w:t xml:space="preserve"> v rámci svého učení</w:t>
      </w:r>
      <w:r w:rsidR="006A7513">
        <w:t xml:space="preserve"> algoritmicky hled</w:t>
      </w:r>
      <w:r w:rsidR="00490A79">
        <w:t>á</w:t>
      </w:r>
      <w:r w:rsidR="006A7513">
        <w:t xml:space="preserve"> parametry</w:t>
      </w:r>
      <w:r w:rsidR="00460BB6">
        <w:t xml:space="preserve"> pro</w:t>
      </w:r>
      <w:r w:rsidR="006A7513">
        <w:t xml:space="preserve"> </w:t>
      </w:r>
      <m:oMath>
        <m:r>
          <w:rPr>
            <w:rFonts w:ascii="Cambria Math" w:hAnsi="Cambria Math"/>
          </w:rPr>
          <m:t>p</m:t>
        </m:r>
        <m:d>
          <m:dPr>
            <m:ctrlPr>
              <w:rPr>
                <w:rFonts w:ascii="Cambria Math" w:hAnsi="Cambria Math"/>
                <w:i/>
              </w:rPr>
            </m:ctrlPr>
          </m:dPr>
          <m:e>
            <m:r>
              <w:rPr>
                <w:rFonts w:ascii="Cambria Math" w:hAnsi="Cambria Math"/>
              </w:rPr>
              <m:t>y</m:t>
            </m:r>
          </m:e>
          <m:e>
            <m:r>
              <w:rPr>
                <w:rFonts w:ascii="Cambria Math" w:hAnsi="Cambria Math"/>
              </w:rPr>
              <m:t>x</m:t>
            </m:r>
          </m:e>
        </m:d>
      </m:oMath>
      <w:r w:rsidR="000D6660">
        <w:rPr>
          <w:rFonts w:eastAsiaTheme="minorEastAsia"/>
        </w:rPr>
        <w:t xml:space="preserve">, kde </w:t>
      </w:r>
      <m:oMath>
        <m:r>
          <w:rPr>
            <w:rFonts w:ascii="Cambria Math" w:eastAsiaTheme="minorEastAsia" w:hAnsi="Cambria Math"/>
          </w:rPr>
          <m:t>x</m:t>
        </m:r>
      </m:oMath>
      <w:r w:rsidR="000D6660">
        <w:rPr>
          <w:rFonts w:eastAsiaTheme="minorEastAsia"/>
        </w:rPr>
        <w:t xml:space="preserve"> jsou vstupní data</w:t>
      </w:r>
      <w:r w:rsidR="006A7513">
        <w:rPr>
          <w:rFonts w:eastAsiaTheme="minorEastAsia"/>
        </w:rPr>
        <w:t xml:space="preserve">. </w:t>
      </w:r>
      <w:r w:rsidR="000D6660">
        <w:rPr>
          <w:rFonts w:eastAsiaTheme="minorEastAsia"/>
        </w:rPr>
        <w:t>Takovými parametry</w:t>
      </w:r>
      <w:r w:rsidR="00460BB6">
        <w:rPr>
          <w:rFonts w:eastAsiaTheme="minorEastAsia"/>
        </w:rPr>
        <w:t xml:space="preserve"> mohou být například </w:t>
      </w:r>
      <w:r w:rsidR="000D6660">
        <w:rPr>
          <w:rFonts w:eastAsiaTheme="minorEastAsia"/>
        </w:rPr>
        <w:t>proměnné</w:t>
      </w:r>
      <w:r w:rsidR="00460BB6">
        <w:rPr>
          <w:rFonts w:eastAsiaTheme="minorEastAsia"/>
        </w:rPr>
        <w:t xml:space="preserve"> normálního rozdělení</w:t>
      </w:r>
      <m:oMath>
        <m:r>
          <w:rPr>
            <w:rFonts w:ascii="Cambria Math" w:eastAsiaTheme="minorEastAsia" w:hAnsi="Cambria Math"/>
          </w:rPr>
          <m:t xml:space="preserve"> </m:t>
        </m:r>
        <m:r>
          <m:rPr>
            <m:sty m:val="p"/>
          </m:rPr>
          <w:rPr>
            <w:rFonts w:ascii="Cambria Math" w:eastAsiaTheme="minorEastAsia" w:hAnsi="Cambria Math"/>
          </w:rPr>
          <m:t>Ν</m:t>
        </m:r>
        <m:r>
          <w:rPr>
            <w:rFonts w:ascii="Cambria Math" w:eastAsiaTheme="minorEastAsia" w:hAnsi="Cambria Math"/>
          </w:rPr>
          <m:t>(μ,σ)</m:t>
        </m:r>
      </m:oMath>
      <w:r w:rsidR="00460BB6">
        <w:rPr>
          <w:rFonts w:eastAsiaTheme="minorEastAsia"/>
        </w:rPr>
        <w:t xml:space="preserve">. Pro generování nových dat založených na této distribuci </w:t>
      </w:r>
      <w:r w:rsidR="005E0E28">
        <w:rPr>
          <w:rFonts w:eastAsiaTheme="minorEastAsia"/>
        </w:rPr>
        <w:t>lze</w:t>
      </w:r>
      <w:r w:rsidR="00460BB6">
        <w:rPr>
          <w:rFonts w:eastAsiaTheme="minorEastAsia"/>
        </w:rPr>
        <w:t xml:space="preserve"> pak uplatnit vztah </w:t>
      </w:r>
      <m:oMath>
        <m:r>
          <w:rPr>
            <w:rFonts w:ascii="Cambria Math" w:eastAsiaTheme="minorEastAsia" w:hAnsi="Cambria Math"/>
          </w:rPr>
          <m:t>y=μ+σϵ</m:t>
        </m:r>
      </m:oMath>
      <w:r w:rsidR="00460BB6">
        <w:rPr>
          <w:rFonts w:eastAsiaTheme="minorEastAsia"/>
        </w:rPr>
        <w:t xml:space="preserve">, kde </w:t>
      </w:r>
      <m:oMath>
        <m:r>
          <w:rPr>
            <w:rFonts w:ascii="Cambria Math" w:eastAsiaTheme="minorEastAsia" w:hAnsi="Cambria Math"/>
          </w:rPr>
          <m:t>ϵ∈N</m:t>
        </m:r>
        <m:d>
          <m:dPr>
            <m:ctrlPr>
              <w:rPr>
                <w:rFonts w:ascii="Cambria Math" w:eastAsiaTheme="minorEastAsia" w:hAnsi="Cambria Math"/>
                <w:i/>
              </w:rPr>
            </m:ctrlPr>
          </m:dPr>
          <m:e>
            <m:r>
              <w:rPr>
                <w:rFonts w:ascii="Cambria Math" w:eastAsiaTheme="minorEastAsia" w:hAnsi="Cambria Math"/>
              </w:rPr>
              <m:t>0,1</m:t>
            </m:r>
          </m:e>
        </m:d>
        <m:r>
          <w:rPr>
            <w:rFonts w:ascii="Cambria Math" w:eastAsiaTheme="minorEastAsia" w:hAnsi="Cambria Math"/>
          </w:rPr>
          <m:t>.</m:t>
        </m:r>
      </m:oMath>
      <w:r w:rsidR="00460BB6">
        <w:rPr>
          <w:rFonts w:eastAsiaTheme="minorEastAsia"/>
        </w:rPr>
        <w:t xml:space="preserve"> </w:t>
      </w:r>
      <w:r w:rsidR="00D94B6F">
        <w:rPr>
          <w:rFonts w:eastAsiaTheme="minorEastAsia"/>
        </w:rPr>
        <w:t xml:space="preserve">Tento konkrétní postup je zde popsán na základě Kingmem </w:t>
      </w:r>
      <w:r w:rsidR="00EF71B4">
        <w:rPr>
          <w:rFonts w:eastAsiaTheme="minorEastAsia"/>
        </w:rPr>
        <w:t>popsané</w:t>
      </w:r>
      <w:r w:rsidR="00D94B6F">
        <w:rPr>
          <w:rFonts w:eastAsiaTheme="minorEastAsia"/>
        </w:rPr>
        <w:t xml:space="preserve"> generativní architektury neuronových sítí známé jako variační autoenkodér </w:t>
      </w:r>
      <w:r w:rsidR="00D94B6F">
        <w:rPr>
          <w:rFonts w:eastAsiaTheme="minorEastAsia"/>
        </w:rPr>
        <w:fldChar w:fldCharType="begin"/>
      </w:r>
      <w:r w:rsidR="0061418B">
        <w:rPr>
          <w:rFonts w:eastAsiaTheme="minorEastAsia"/>
        </w:rPr>
        <w:instrText xml:space="preserve"> ADDIN ZOTERO_ITEM CSL_CITATION {"citationID":"kaQnUQve","properties":{"formattedCitation":"(Kingma a Welling 2013)","plainCitation":"(Kingma a Welling 2013)","noteIndex":0},"citationItems":[{"id":972,"uris":["http://zotero.org/users/local/IbRhotwj/items/6USPAMFY"],"uri":["http://zotero.org/users/local/IbRhotwj/items/6USPAMFY"],"itemData":{"id":972,"type":"article-journal","title":"Auto-Encoding Variational Bayes","container-title":"arXiv:1312.6114 [cs, stat]","source":"arXiv.org","abstract":"How can we perform efficient inference and learning in directed probabilistic models, in the presence of continuous latent variables with intractable posterior distributions, and large datasets? We introduce a stochastic variational inference and learning algorithm that scales to large datasets and, under some mild differentiability conditions, even works in the intractable case. Our contributions is two-fold. First, we show that a reparameterization of the variational lower bound yields a lower bound estimator that can be straightforwardly optimized using standard stochastic gradient methods. Second, we show that for i.i.d. datasets with continuous latent variables per datapoint, posterior inference can be made especially efficient by fitting an approximate inference model (also called a recognition model) to the intractable posterior using the proposed lower bound estimator. Theoretical advantages are reflected in experimental results.","URL":"http://arxiv.org/abs/1312.6114","note":"arXiv: 1312.6114","author":[{"family":"Kingma","given":"Diederik P."},{"family":"Welling","given":"Max"}],"issued":{"date-parts":[["2013",12,20]]},"accessed":{"date-parts":[["2019",3,19]]}}}],"schema":"https://github.com/citation-style-language/schema/raw/master/csl-citation.json"} </w:instrText>
      </w:r>
      <w:r w:rsidR="00D94B6F">
        <w:rPr>
          <w:rFonts w:eastAsiaTheme="minorEastAsia"/>
        </w:rPr>
        <w:fldChar w:fldCharType="separate"/>
      </w:r>
      <w:r w:rsidR="007911EC" w:rsidRPr="007911EC">
        <w:t>(Kingma a Welling 2013)</w:t>
      </w:r>
      <w:r w:rsidR="00D94B6F">
        <w:rPr>
          <w:rFonts w:eastAsiaTheme="minorEastAsia"/>
        </w:rPr>
        <w:fldChar w:fldCharType="end"/>
      </w:r>
      <w:r w:rsidR="00D94B6F">
        <w:rPr>
          <w:rFonts w:eastAsiaTheme="minorEastAsia"/>
        </w:rPr>
        <w:t>.</w:t>
      </w:r>
    </w:p>
    <w:p w14:paraId="52475517" w14:textId="706A7EC2" w:rsidR="000D17CF" w:rsidRDefault="000D17CF" w:rsidP="00E37186">
      <w:pPr>
        <w:pStyle w:val="Heading1"/>
      </w:pPr>
      <w:bookmarkStart w:id="214" w:name="_Toc6218145"/>
      <w:r>
        <w:lastRenderedPageBreak/>
        <w:t>Procedurální generování prostřednictvím strojového učení</w:t>
      </w:r>
      <w:bookmarkEnd w:id="214"/>
    </w:p>
    <w:p w14:paraId="408DBD8E" w14:textId="36BEB47D" w:rsidR="00AB2098" w:rsidRPr="00AB2098" w:rsidRDefault="00AB2098" w:rsidP="00AB2098">
      <w:pPr>
        <w:pStyle w:val="Standartnitext"/>
        <w:ind w:firstLine="708"/>
        <w:rPr>
          <w:rFonts w:ascii="Calibri" w:hAnsi="Calibri" w:cs="Calibri"/>
        </w:rPr>
      </w:pPr>
      <w:r w:rsidRPr="000D17CF">
        <w:t>Tradiční P</w:t>
      </w:r>
      <w:r w:rsidR="00D928F5">
        <w:t xml:space="preserve">CG přistupuje k tvorbě obsahu s konkrétní referencí </w:t>
      </w:r>
      <w:r w:rsidR="008434FA">
        <w:t>ve vztahu</w:t>
      </w:r>
      <w:r w:rsidR="00D928F5">
        <w:t xml:space="preserve"> k </w:t>
      </w:r>
      <w:r w:rsidRPr="000D17CF">
        <w:t>cíli. Tato reference však není součástí samotného algoritmu, ale figuruje pouze jako inspirace toho, kdo algoritmu</w:t>
      </w:r>
      <w:r w:rsidR="00D928F5">
        <w:t xml:space="preserve">s navrhuje. Znamená to, že </w:t>
      </w:r>
      <w:r w:rsidR="00412E60">
        <w:t>primární část návrhu takového</w:t>
      </w:r>
      <w:r w:rsidRPr="000D17CF">
        <w:t xml:space="preserve"> algoritmu</w:t>
      </w:r>
      <w:r w:rsidR="00412E60">
        <w:t xml:space="preserve"> tvoří</w:t>
      </w:r>
      <w:r w:rsidRPr="000D17CF">
        <w:t xml:space="preserve"> </w:t>
      </w:r>
      <w:r w:rsidR="00412E60">
        <w:t>hledání pravidel, abstrakcí</w:t>
      </w:r>
      <w:r w:rsidRPr="000D17CF">
        <w:t xml:space="preserve"> a omezení, která pomohou aproximovat žádoucí obsah. </w:t>
      </w:r>
      <w:r w:rsidR="00412E60">
        <w:t>Toto hledání figuruje i v rámci procedurálního generování prostřednictvím strojového učení, avšak s tím podstatným rozdílem, že toto hledání neprobíhá na straně vývoj</w:t>
      </w:r>
      <w:r w:rsidR="008434FA">
        <w:t>á</w:t>
      </w:r>
      <w:r w:rsidR="00412E60">
        <w:t>ře, nýbrž na straně výpočetního stroje. Ten</w:t>
      </w:r>
      <w:r w:rsidR="00D06213">
        <w:t xml:space="preserve"> s pomocí obecně laděných algoritmů strojového učení a vhodně zpracovaných</w:t>
      </w:r>
      <w:r w:rsidRPr="000D17CF">
        <w:t xml:space="preserve"> </w:t>
      </w:r>
      <w:r w:rsidR="00D06213">
        <w:t>vstupních dat</w:t>
      </w:r>
      <w:r w:rsidRPr="000D17CF">
        <w:t xml:space="preserve"> vytvoří model, pomocí kterého</w:t>
      </w:r>
      <w:r w:rsidR="00D06213">
        <w:t xml:space="preserve"> je možné</w:t>
      </w:r>
      <w:r w:rsidRPr="000D17CF">
        <w:t xml:space="preserve"> </w:t>
      </w:r>
      <w:r w:rsidR="00490A79">
        <w:t>generovat</w:t>
      </w:r>
      <w:r w:rsidRPr="000D17CF">
        <w:t xml:space="preserve"> obsah. Tak</w:t>
      </w:r>
      <w:r w:rsidR="00D06213">
        <w:t xml:space="preserve"> ve zkratce</w:t>
      </w:r>
      <w:r w:rsidRPr="000D17CF">
        <w:t xml:space="preserve"> def</w:t>
      </w:r>
      <w:r>
        <w:t>inuje PCGML Summerville</w:t>
      </w:r>
      <w:r w:rsidRPr="000D17CF">
        <w:t xml:space="preserve"> </w:t>
      </w:r>
      <w:r w:rsidRPr="00473287">
        <w:fldChar w:fldCharType="begin"/>
      </w:r>
      <w:r w:rsidR="00FF0618">
        <w:instrText xml:space="preserve"> ADDIN ZOTERO_ITEM CSL_CITATION {"citationID":"li7K3DkY","properties":{"formattedCitation":"(Summerville et al. 2017)","plainCitation":"(Summerville et al. 2017)","noteIndex":0},"citationItems":[{"id":"Bx7wmUm2/SLMjWyp8","uris":["http://zotero.org/users/local/DXBpxSa9/items/YXC6SJCI"],"uri":["http://zotero.org/users/local/DXBpxSa9/items/YXC6SJCI"],"itemData":{"id":2,"type":"article-journal","title":"Procedural Content Generation via Machine Learning (PCGML)","container-title":"arXiv:1702.00539 [cs]","source":"arXiv.org","abstract":"This survey explores Procedural Content Generation via Machine Learning (PCGML), defined as the generation of game content using machine learning models trained on existing content. As the importance of PCG for game development increases, researchers explore new avenues for generating high-quality content with or without human involvement; this paper addresses the relatively new paradigm of using machine learning (in contrast with search-based, solver-based, and constructive methods). We focus on what is most often considered functional game content such as platformer levels, game maps, interactive fiction stories, and cards in collectible card games, as opposed to cosmetic content such as sprites and sound effects. In addition to using PCG for autonomous generation, co-creativity, mixed-initiative design, and compression, PCGML is suited for repair, critique, and content analysis because of its focus on modeling existing content. We discuss various data sources and representations that affect the resulting generated content. Multiple PCGML methods are covered, including neural networks, long short-term memory (LSTM) networks, autoencoders, and deep convolutional networks; Markov models, $n$-grams, and multi-dimensional Markov chains; clustering; and matrix factorization. Finally, we discuss open problems in the application of PCGML, including learning from small datasets, lack of training data, multi-layered learning, style-transfer, parameter tuning, and PCG as a game mechanic.","URL":"http://arxiv.org/abs/1702.00539","note":"arXiv: 1702.00539","author":[{"family":"Summerville","given":"Adam"},{"family":"Snodgrass","given":"Sam"},{"family":"Guzdial","given":"Matthew"},{"family":"Holmgård","given":"Christoffer"},{"family":"Hoover","given":"Amy K."},{"family":"Isaksen","given":"Aaron"},{"family":"Nealen","given":"Andy"},{"family":"Togelius","given":"Julian"}],"issued":{"date-parts":[["2017",2,1]]},"accessed":{"date-parts":[["2018",5,31]]}}}],"schema":"https://github.com/citation-style-language/schema/raw/master/csl-citation.json"} </w:instrText>
      </w:r>
      <w:r w:rsidRPr="00473287">
        <w:fldChar w:fldCharType="separate"/>
      </w:r>
      <w:r w:rsidR="007911EC" w:rsidRPr="007911EC">
        <w:t>(Summerville et al. 2017)</w:t>
      </w:r>
      <w:r w:rsidRPr="00473287">
        <w:fldChar w:fldCharType="end"/>
      </w:r>
      <w:r w:rsidRPr="00473287">
        <w:t>.</w:t>
      </w:r>
    </w:p>
    <w:p w14:paraId="15984327" w14:textId="170D7F18" w:rsidR="00D71B7E" w:rsidRPr="00D71B7E" w:rsidRDefault="00D71B7E" w:rsidP="00D71B7E">
      <w:pPr>
        <w:pStyle w:val="Standartnitext"/>
        <w:ind w:firstLine="708"/>
      </w:pPr>
      <w:r>
        <w:t>Definice strojového uč</w:t>
      </w:r>
      <w:r w:rsidR="00D928F5">
        <w:t xml:space="preserve">ení od Toma </w:t>
      </w:r>
      <w:r w:rsidR="00D928F5" w:rsidRPr="00CB2351">
        <w:t>Mitchella</w:t>
      </w:r>
      <w:r w:rsidR="004F3E8B" w:rsidRPr="00CB2351">
        <w:t>,</w:t>
      </w:r>
      <w:r w:rsidR="00D928F5" w:rsidRPr="00CB2351">
        <w:t xml:space="preserve"> uvedená v </w:t>
      </w:r>
      <w:r w:rsidR="00D0759B" w:rsidRPr="00CB2351">
        <w:t>první</w:t>
      </w:r>
      <w:r w:rsidR="008434FA" w:rsidRPr="00CB2351">
        <w:t xml:space="preserve"> kapitole</w:t>
      </w:r>
      <w:r w:rsidR="004F3E8B" w:rsidRPr="00CB2351">
        <w:t>,</w:t>
      </w:r>
      <w:r w:rsidR="008434FA">
        <w:t xml:space="preserve"> </w:t>
      </w:r>
      <w:r w:rsidRPr="00D71B7E">
        <w:t xml:space="preserve">je aplikovatelná rovněž pro PCGML, kdy zadáním </w:t>
      </w:r>
      <w:r w:rsidRPr="00D71B7E">
        <w:rPr>
          <w:i/>
          <w:iCs/>
        </w:rPr>
        <w:t>T</w:t>
      </w:r>
      <w:r w:rsidRPr="00D71B7E">
        <w:t xml:space="preserve"> je generování konkrétní třídy obsahu na základě zkušenosti </w:t>
      </w:r>
      <w:r w:rsidRPr="00D71B7E">
        <w:rPr>
          <w:i/>
          <w:iCs/>
        </w:rPr>
        <w:t>E</w:t>
      </w:r>
      <w:r w:rsidRPr="00D71B7E">
        <w:t>, která je tvořena množinou ručně modelovaných obsahů (v</w:t>
      </w:r>
      <w:r w:rsidR="00AF268C">
        <w:t> </w:t>
      </w:r>
      <w:r w:rsidRPr="00D71B7E">
        <w:t>případě učení s učitelem). Měření úspěšnost</w:t>
      </w:r>
      <w:r w:rsidR="004F3E8B" w:rsidRPr="00CB2351">
        <w:t>i</w:t>
      </w:r>
      <w:r w:rsidRPr="00D71B7E">
        <w:t xml:space="preserve"> </w:t>
      </w:r>
      <w:r w:rsidRPr="00D71B7E">
        <w:rPr>
          <w:i/>
          <w:iCs/>
        </w:rPr>
        <w:t>P</w:t>
      </w:r>
      <w:r w:rsidRPr="00D71B7E">
        <w:t xml:space="preserve"> může být v</w:t>
      </w:r>
      <w:r w:rsidR="00D06213">
        <w:t>zhledem k žádoucí variabilitě</w:t>
      </w:r>
      <w:r w:rsidRPr="00D71B7E">
        <w:t xml:space="preserve"> </w:t>
      </w:r>
      <w:r w:rsidR="00D06213">
        <w:t xml:space="preserve">výsledků </w:t>
      </w:r>
      <w:r w:rsidRPr="00D71B7E">
        <w:t>značně komplikované a může v konečné fázi spočívat v</w:t>
      </w:r>
      <w:r w:rsidR="00AF268C">
        <w:t> </w:t>
      </w:r>
      <w:r w:rsidRPr="00D71B7E">
        <w:t>subjektivním posouzení omezeného množství n</w:t>
      </w:r>
      <w:r>
        <w:t>a</w:t>
      </w:r>
      <w:r w:rsidRPr="00D71B7E">
        <w:t xml:space="preserve">generovaného obsahu. Příkladem implementace takové metriky jsou dotazníky vyplněné testery, na jejichž základě byly evaluovány hratelnosti </w:t>
      </w:r>
      <w:commentRangeStart w:id="215"/>
      <w:commentRangeStart w:id="216"/>
      <w:r w:rsidRPr="00D71B7E">
        <w:t xml:space="preserve">procedurálně </w:t>
      </w:r>
      <w:commentRangeEnd w:id="215"/>
      <w:r w:rsidR="00AF268C">
        <w:rPr>
          <w:rStyle w:val="CommentReference"/>
          <w:rFonts w:asciiTheme="minorHAnsi" w:hAnsiTheme="minorHAnsi" w:cstheme="minorBidi"/>
        </w:rPr>
        <w:commentReference w:id="215"/>
      </w:r>
      <w:commentRangeEnd w:id="216"/>
      <w:r w:rsidR="00312BA2">
        <w:rPr>
          <w:rStyle w:val="CommentReference"/>
          <w:rFonts w:asciiTheme="minorHAnsi" w:hAnsiTheme="minorHAnsi" w:cstheme="minorBidi"/>
        </w:rPr>
        <w:commentReference w:id="216"/>
      </w:r>
      <w:r w:rsidRPr="00D71B7E">
        <w:t>n</w:t>
      </w:r>
      <w:r>
        <w:t>a</w:t>
      </w:r>
      <w:r w:rsidRPr="00D71B7E">
        <w:t>generovaných</w:t>
      </w:r>
      <w:r w:rsidR="00D06213">
        <w:t xml:space="preserve"> levelů a tedy celého algoritmu</w:t>
      </w:r>
      <w:r w:rsidRPr="00D71B7E">
        <w:t xml:space="preserve"> (Roberts a Chen 2015). Pro posouzení většího vzorku dat je třeba implementace algoritmů, jejichž funkcí je evaluace generovaného obsahu na </w:t>
      </w:r>
      <w:r w:rsidR="00D928F5">
        <w:t>základě příslušných kritérií.</w:t>
      </w:r>
    </w:p>
    <w:p w14:paraId="0D54E2F2" w14:textId="7BADFB5E" w:rsidR="00943025" w:rsidRPr="00C60F15" w:rsidRDefault="000D17CF" w:rsidP="00C60F15">
      <w:pPr>
        <w:pStyle w:val="Standartnitext"/>
        <w:rPr>
          <w:szCs w:val="26"/>
        </w:rPr>
      </w:pPr>
      <w:r w:rsidRPr="000D17CF">
        <w:rPr>
          <w:szCs w:val="26"/>
        </w:rPr>
        <w:t>Ne všechny metody strojového učení, které se jinak výborně hodí pr</w:t>
      </w:r>
      <w:r w:rsidR="004920A3">
        <w:rPr>
          <w:szCs w:val="26"/>
        </w:rPr>
        <w:t xml:space="preserve">o klasifikaci či predikci, jsou </w:t>
      </w:r>
      <w:r w:rsidRPr="000D17CF">
        <w:rPr>
          <w:szCs w:val="26"/>
        </w:rPr>
        <w:t xml:space="preserve">vhodné pro generování nového obsahu. </w:t>
      </w:r>
      <w:r w:rsidR="003B49CF">
        <w:rPr>
          <w:szCs w:val="26"/>
        </w:rPr>
        <w:t>Odpovídá tomu i</w:t>
      </w:r>
      <w:r w:rsidR="002D628D">
        <w:rPr>
          <w:szCs w:val="26"/>
        </w:rPr>
        <w:t xml:space="preserve"> zmíněné</w:t>
      </w:r>
      <w:r w:rsidR="003B49CF">
        <w:rPr>
          <w:szCs w:val="26"/>
        </w:rPr>
        <w:t xml:space="preserve"> rozdělení metod strojového učení na diskriminativní a generativní modely. </w:t>
      </w:r>
      <w:r w:rsidR="00D928F5">
        <w:rPr>
          <w:szCs w:val="26"/>
        </w:rPr>
        <w:t>Z</w:t>
      </w:r>
      <w:r w:rsidR="00AF268C">
        <w:rPr>
          <w:szCs w:val="26"/>
        </w:rPr>
        <w:t> </w:t>
      </w:r>
      <w:r w:rsidR="003B49CF">
        <w:rPr>
          <w:szCs w:val="26"/>
        </w:rPr>
        <w:t>generativních</w:t>
      </w:r>
      <w:r w:rsidRPr="000D17CF">
        <w:rPr>
          <w:szCs w:val="26"/>
        </w:rPr>
        <w:t xml:space="preserve"> </w:t>
      </w:r>
      <w:r w:rsidR="002D628D">
        <w:rPr>
          <w:szCs w:val="26"/>
        </w:rPr>
        <w:t>modelů</w:t>
      </w:r>
      <w:r w:rsidRPr="000D17CF">
        <w:rPr>
          <w:szCs w:val="26"/>
        </w:rPr>
        <w:t xml:space="preserve"> strojového učení </w:t>
      </w:r>
      <w:r>
        <w:rPr>
          <w:szCs w:val="26"/>
        </w:rPr>
        <w:t>vyzdvihuje</w:t>
      </w:r>
      <w:r w:rsidRPr="000D17CF">
        <w:rPr>
          <w:szCs w:val="26"/>
        </w:rPr>
        <w:t xml:space="preserve"> Summerville jako vhodné zejména</w:t>
      </w:r>
      <w:r w:rsidR="002D628D">
        <w:rPr>
          <w:szCs w:val="26"/>
        </w:rPr>
        <w:t>,</w:t>
      </w:r>
      <w:r w:rsidRPr="000D17CF">
        <w:rPr>
          <w:szCs w:val="26"/>
        </w:rPr>
        <w:t xml:space="preserve"> n-gramy, </w:t>
      </w:r>
      <w:r w:rsidR="00AF268C">
        <w:rPr>
          <w:szCs w:val="26"/>
        </w:rPr>
        <w:t>M</w:t>
      </w:r>
      <w:r w:rsidRPr="000D17CF">
        <w:rPr>
          <w:szCs w:val="26"/>
        </w:rPr>
        <w:t>arko</w:t>
      </w:r>
      <w:r w:rsidR="00AF268C">
        <w:rPr>
          <w:szCs w:val="26"/>
        </w:rPr>
        <w:t>vo</w:t>
      </w:r>
      <w:r w:rsidRPr="000D17CF">
        <w:rPr>
          <w:szCs w:val="26"/>
        </w:rPr>
        <w:t>vy modely</w:t>
      </w:r>
      <w:r w:rsidR="00D0759B">
        <w:rPr>
          <w:szCs w:val="26"/>
        </w:rPr>
        <w:t>, současné generativní modely hlubokého učení (GAN)</w:t>
      </w:r>
      <w:r w:rsidRPr="000D17CF">
        <w:rPr>
          <w:szCs w:val="26"/>
        </w:rPr>
        <w:t xml:space="preserve"> a specifické architektury</w:t>
      </w:r>
      <w:r w:rsidR="006B4EE9">
        <w:rPr>
          <w:szCs w:val="26"/>
        </w:rPr>
        <w:t xml:space="preserve"> rekurentních neuronových sítí </w:t>
      </w:r>
      <w:r w:rsidRPr="002D628D">
        <w:t>(Summerville et al. 2017).</w:t>
      </w:r>
    </w:p>
    <w:p w14:paraId="0C932519" w14:textId="676E7B9D" w:rsidR="00466BD0" w:rsidRDefault="00573DA7" w:rsidP="00466BD0">
      <w:pPr>
        <w:pStyle w:val="Heading2"/>
      </w:pPr>
      <w:bookmarkStart w:id="217" w:name="_Ref5709122"/>
      <w:bookmarkStart w:id="218" w:name="_Toc6218146"/>
      <w:r>
        <w:lastRenderedPageBreak/>
        <w:t xml:space="preserve">Současné experimenty </w:t>
      </w:r>
      <w:r w:rsidR="00DA0D83">
        <w:t>PCGML</w:t>
      </w:r>
      <w:bookmarkEnd w:id="217"/>
      <w:bookmarkEnd w:id="218"/>
    </w:p>
    <w:p w14:paraId="4388FFD7" w14:textId="0D25BA87" w:rsidR="00D0759B" w:rsidRDefault="00D0759B" w:rsidP="00D0759B">
      <w:pPr>
        <w:pStyle w:val="Standartnitext"/>
        <w:ind w:firstLine="432"/>
      </w:pPr>
      <w:r>
        <w:t>Následující kapitola prezentuje</w:t>
      </w:r>
      <w:r w:rsidR="0051552B">
        <w:t xml:space="preserve"> vybrané</w:t>
      </w:r>
      <w:r w:rsidR="00C46A53">
        <w:t xml:space="preserve"> aplikace a metody v </w:t>
      </w:r>
      <w:r>
        <w:t xml:space="preserve">oblasti PCGML. Některé </w:t>
      </w:r>
      <w:r w:rsidR="00AF268C">
        <w:t xml:space="preserve">uvedené </w:t>
      </w:r>
      <w:r>
        <w:t>příklady posloužil</w:t>
      </w:r>
      <w:r w:rsidR="00DA0D83">
        <w:t>y</w:t>
      </w:r>
      <w:r w:rsidR="00C46A53">
        <w:t xml:space="preserve"> jako motivace k </w:t>
      </w:r>
      <w:r>
        <w:t xml:space="preserve">sepsání této bakalářské </w:t>
      </w:r>
      <w:r w:rsidRPr="00CB2351">
        <w:t>práce a</w:t>
      </w:r>
      <w:r w:rsidR="00501FF8" w:rsidRPr="00CB2351">
        <w:t xml:space="preserve"> vytvoření metody</w:t>
      </w:r>
      <w:r w:rsidR="00C46A53" w:rsidRPr="00CB2351">
        <w:t xml:space="preserve"> užité v </w:t>
      </w:r>
      <w:r w:rsidRPr="00CB2351">
        <w:t>její praktické části.</w:t>
      </w:r>
      <w:r w:rsidR="00C46A53" w:rsidRPr="00CB2351">
        <w:t xml:space="preserve"> V </w:t>
      </w:r>
      <w:r w:rsidR="00DA0D83" w:rsidRPr="00CB2351">
        <w:t>kontextu strojového učení se všechny tyto aplikace musely po svém způsobu vypořádat</w:t>
      </w:r>
      <w:r w:rsidR="00C46A53" w:rsidRPr="00CB2351">
        <w:t xml:space="preserve"> s pro</w:t>
      </w:r>
      <w:r w:rsidR="00162545" w:rsidRPr="00CB2351">
        <w:t>blémem</w:t>
      </w:r>
      <w:r w:rsidR="00DA0D83" w:rsidRPr="00CB2351">
        <w:t xml:space="preserve"> </w:t>
      </w:r>
      <w:r w:rsidR="00162545" w:rsidRPr="00CB2351">
        <w:t>malé datové sady</w:t>
      </w:r>
      <w:r w:rsidR="00DA0D83" w:rsidRPr="00CB2351">
        <w:t xml:space="preserve"> a</w:t>
      </w:r>
      <w:r w:rsidR="008434FA">
        <w:t xml:space="preserve"> s</w:t>
      </w:r>
      <w:r w:rsidR="00AF268C">
        <w:t> </w:t>
      </w:r>
      <w:r w:rsidR="00DA0D83">
        <w:t>požadavkem na použitelnost nagenerovaných vzorků.</w:t>
      </w:r>
    </w:p>
    <w:p w14:paraId="55510997" w14:textId="31416185" w:rsidR="000610F5" w:rsidRDefault="000610F5" w:rsidP="000610F5">
      <w:pPr>
        <w:pStyle w:val="Standartnitext"/>
        <w:ind w:firstLine="432"/>
      </w:pPr>
      <w:r>
        <w:t>Silným nástrojem pro generování jednoduchého obsahu se ukázala být nejjednodu</w:t>
      </w:r>
      <w:r w:rsidR="008434FA">
        <w:t>š</w:t>
      </w:r>
      <w:r>
        <w:t xml:space="preserve">ší varianta </w:t>
      </w:r>
      <w:r w:rsidR="00AF268C">
        <w:t>M</w:t>
      </w:r>
      <w:r>
        <w:t xml:space="preserve">arkovova řetězce ve </w:t>
      </w:r>
      <w:r w:rsidR="00C46A53">
        <w:t xml:space="preserve">spojení s n-gramy. </w:t>
      </w:r>
      <w:r>
        <w:t>Markovovův řetězec je graf, jehož vrch</w:t>
      </w:r>
      <w:r w:rsidR="0051552B">
        <w:t xml:space="preserve">oly reprezentují </w:t>
      </w:r>
      <w:r w:rsidR="00DA0D83">
        <w:t>ur</w:t>
      </w:r>
      <w:r w:rsidR="005E0E28">
        <w:t>čitý</w:t>
      </w:r>
      <w:r w:rsidR="00DA0D83">
        <w:t xml:space="preserve"> stavový prostor</w:t>
      </w:r>
      <w:r w:rsidR="0051552B">
        <w:t xml:space="preserve">. Mezi vrcholy existují ohodnocené hrany, a ty vyjadřují </w:t>
      </w:r>
      <w:r>
        <w:t xml:space="preserve">pravděpodobnost přechodu mezi jednotlivými </w:t>
      </w:r>
      <w:r w:rsidR="00DA0D83">
        <w:t>stavy</w:t>
      </w:r>
      <w:r w:rsidR="00CA5095">
        <w:t xml:space="preserve"> systému</w:t>
      </w:r>
      <w:r>
        <w:t xml:space="preserve"> </w:t>
      </w:r>
      <w:r>
        <w:fldChar w:fldCharType="begin"/>
      </w:r>
      <w:r w:rsidR="00AB0419">
        <w:instrText xml:space="preserve"> ADDIN ZOTERO_ITEM CSL_CITATION {"citationID":"yRDsel5X","properties":{"formattedCitation":"(Gagnius 2017)","plainCitation":"(Gagnius 2017)","noteIndex":0},"citationItems":[{"id":937,"uris":["http://zotero.org/users/local/IbRhotwj/items/LIHXDESM"],"uri":["http://zotero.org/users/local/IbRhotwj/items/LIHXDESM"],"itemData":{"id":937,"type":"book","title":"Markov Chains: From Theory to Implementation and Experimentation","publisher":"Wiley","number-of-pages":"256","edition":"1","ISBN":"1-119-38755-8","author":[{"family":"Gagnius","given":"Paul"}],"issued":{"date-parts":[["2017"]]}}}],"schema":"https://github.com/citation-style-language/schema/raw/master/csl-citation.json"} </w:instrText>
      </w:r>
      <w:r>
        <w:fldChar w:fldCharType="separate"/>
      </w:r>
      <w:r w:rsidR="007911EC" w:rsidRPr="007911EC">
        <w:t>(Gagnius 2017)</w:t>
      </w:r>
      <w:r>
        <w:fldChar w:fldCharType="end"/>
      </w:r>
      <w:r>
        <w:t xml:space="preserve">. </w:t>
      </w:r>
      <w:r w:rsidR="0051552B">
        <w:t>N-gram je s</w:t>
      </w:r>
      <w:r w:rsidR="00C46A53">
        <w:t xml:space="preserve">truktura, která vyjadřuje jaké </w:t>
      </w:r>
      <m:oMath>
        <m:r>
          <w:rPr>
            <w:rFonts w:ascii="Cambria Math" w:hAnsi="Cambria Math"/>
          </w:rPr>
          <m:t>y</m:t>
        </m:r>
      </m:oMath>
      <w:r w:rsidR="00C46A53">
        <w:t xml:space="preserve"> bude následovat v případě, že pole </w:t>
      </w:r>
      <m:oMath>
        <m:r>
          <w:rPr>
            <w:rFonts w:ascii="Cambria Math" w:hAnsi="Cambria Math"/>
          </w:rPr>
          <m:t>x</m:t>
        </m:r>
      </m:oMath>
      <w:r w:rsidR="00C46A53">
        <w:t xml:space="preserve"> délky </w:t>
      </w:r>
      <m:oMath>
        <m:r>
          <w:rPr>
            <w:rFonts w:ascii="Cambria Math" w:hAnsi="Cambria Math"/>
          </w:rPr>
          <m:t>n</m:t>
        </m:r>
      </m:oMath>
      <w:r w:rsidR="0051552B">
        <w:t xml:space="preserve"> obsahuje </w:t>
      </w:r>
      <w:r w:rsidR="002965B1">
        <w:t>nějaké konkrétní</w:t>
      </w:r>
      <w:r w:rsidR="0051552B">
        <w:t xml:space="preserve"> hodnoty. Technika tohoto typu se dá dobře využít pro generování jednoduchých lev</w:t>
      </w:r>
      <w:r w:rsidR="00833DD2">
        <w:t>e</w:t>
      </w:r>
      <w:r w:rsidR="0051552B">
        <w:t>lů</w:t>
      </w:r>
      <w:r w:rsidR="0069492E">
        <w:t xml:space="preserve"> viz </w:t>
      </w:r>
      <w:r w:rsidR="00D06213">
        <w:fldChar w:fldCharType="begin"/>
      </w:r>
      <w:r w:rsidR="00D06213">
        <w:instrText xml:space="preserve"> REF _Ref4053873 \h </w:instrText>
      </w:r>
      <w:r w:rsidR="00D06213">
        <w:fldChar w:fldCharType="separate"/>
      </w:r>
      <w:r w:rsidR="00D06213">
        <w:t xml:space="preserve">Obr. </w:t>
      </w:r>
      <w:r w:rsidR="00D06213">
        <w:rPr>
          <w:noProof/>
        </w:rPr>
        <w:t>4</w:t>
      </w:r>
      <w:r w:rsidR="00D06213">
        <w:fldChar w:fldCharType="end"/>
      </w:r>
      <w:r w:rsidR="00D06213">
        <w:t xml:space="preserve">. </w:t>
      </w:r>
      <w:r w:rsidR="0069492E">
        <w:t>V tomto experimentu byla vstupní data nejprve indexována a rozřezána na sloupce. Poté byl na základě n-gramů vytvořen pravděpodobnostní model, který iterativně predikoval další sloupec podmíněně k </w:t>
      </w:r>
      <m:oMath>
        <m:r>
          <w:rPr>
            <w:rFonts w:ascii="Cambria Math" w:hAnsi="Cambria Math"/>
          </w:rPr>
          <m:t>n</m:t>
        </m:r>
      </m:oMath>
      <w:r w:rsidR="00162545">
        <w:t xml:space="preserve"> posledním sloupcům</w:t>
      </w:r>
      <w:r w:rsidR="0051552B">
        <w:t xml:space="preserve"> </w:t>
      </w:r>
      <w:r w:rsidR="0051552B">
        <w:fldChar w:fldCharType="begin"/>
      </w:r>
      <w:r w:rsidR="00FF0618">
        <w:instrText xml:space="preserve"> ADDIN ZOTERO_ITEM CSL_CITATION {"citationID":"gvdjCrlv","properties":{"formattedCitation":"(Summerville et al. 2017)","plainCitation":"(Summerville et al. 2017)","noteIndex":0},"citationItems":[{"id":"Bx7wmUm2/SLMjWyp8","uris":["http://zotero.org/users/local/DXBpxSa9/items/YXC6SJCI"],"uri":["http://zotero.org/users/local/DXBpxSa9/items/YXC6SJCI"],"itemData":{"id":"PBkE28RW/KiVnssBY","type":"article-journal","title":"Procedural Content Generation via Machine Learning (PCGML)","container-title":"arXiv:1702.00539 [cs]","source":"arXiv.org","abstract":"This survey explores Procedural Content Generation via Machine Learning (PCGML), defined as the generation of game content using machine learning models trained on existing content. As the importance of PCG for game development increases, researchers explore new avenues for generating high-quality content with or without human involvement; this paper addresses the relatively new paradigm of using machine learning (in contrast with search-based, solver-based, and constructive methods). We focus on what is most often considered functional game content such as platformer levels, game maps, interactive fiction stories, and cards in collectible card games, as opposed to cosmetic content such as sprites and sound effects. In addition to using PCG for autonomous generation, co-creativity, mixed-initiative design, and compression, PCGML is suited for repair, critique, and content analysis because of its focus on modeling existing content. We discuss various data sources and representations that affect the resulting generated content. Multiple PCGML methods are covered, including neural networks, long short-term memory (LSTM) networks, autoencoders, and deep convolutional networks; Markov models, $n$-grams, and multi-dimensional Markov chains; clustering; and matrix factorization. Finally, we discuss open problems in the application of PCGML, including learning from small datasets, lack of training data, multi-layered learning, style-transfer, parameter tuning, and PCG as a game mechanic.","URL":"http://arxiv.org/abs/1702.00539","note":"arXiv: 1702.00539","author":[{"family":"Summerville","given":"Adam"},{"family":"Snodgrass","given":"Sam"},{"family":"Guzdial","given":"Matthew"},{"family":"Holmgård","given":"Christoffer"},{"family":"Hoover","given":"Amy K."},{"family":"Isaksen","given":"Aaron"},{"family":"Nealen","given":"Andy"},{"family":"Togelius","given":"Julian"}],"issued":{"date-parts":[["2017",2,1]]},"accessed":{"date-parts":[["2018",5,31]]}}}],"schema":"https://github.com/citation-style-language/schema/raw/master/csl-citation.json"} </w:instrText>
      </w:r>
      <w:r w:rsidR="0051552B">
        <w:fldChar w:fldCharType="separate"/>
      </w:r>
      <w:r w:rsidR="007911EC" w:rsidRPr="007911EC">
        <w:t>(Summerville et al. 2017)</w:t>
      </w:r>
      <w:r w:rsidR="0051552B">
        <w:fldChar w:fldCharType="end"/>
      </w:r>
      <w:r w:rsidR="0051552B">
        <w:t>.</w:t>
      </w:r>
    </w:p>
    <w:p w14:paraId="7D95AD98" w14:textId="1AB2AFA7" w:rsidR="0051552B" w:rsidRDefault="0051552B" w:rsidP="00C46A53">
      <w:pPr>
        <w:pStyle w:val="Obrzek"/>
      </w:pPr>
      <w:r>
        <w:drawing>
          <wp:inline distT="0" distB="0" distL="0" distR="0" wp14:anchorId="4BB47FC7" wp14:editId="52AD4A4A">
            <wp:extent cx="3917950" cy="2594736"/>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65030" cy="2625916"/>
                    </a:xfrm>
                    <a:prstGeom prst="rect">
                      <a:avLst/>
                    </a:prstGeom>
                  </pic:spPr>
                </pic:pic>
              </a:graphicData>
            </a:graphic>
          </wp:inline>
        </w:drawing>
      </w:r>
    </w:p>
    <w:p w14:paraId="540962F2" w14:textId="16CCAF49" w:rsidR="0051552B" w:rsidRDefault="00C46A53" w:rsidP="00C46A53">
      <w:pPr>
        <w:pStyle w:val="CAPITION"/>
      </w:pPr>
      <w:bookmarkStart w:id="219" w:name="_Ref4053873"/>
      <w:bookmarkStart w:id="220" w:name="_Ref4051403"/>
      <w:r>
        <w:t xml:space="preserve">Obr. </w:t>
      </w:r>
      <w:r w:rsidR="009A0142">
        <w:rPr>
          <w:noProof/>
        </w:rPr>
        <w:fldChar w:fldCharType="begin"/>
      </w:r>
      <w:r w:rsidR="009A0142">
        <w:rPr>
          <w:noProof/>
        </w:rPr>
        <w:instrText xml:space="preserve"> SEQ Obr. \* ARABIC </w:instrText>
      </w:r>
      <w:r w:rsidR="009A0142">
        <w:rPr>
          <w:noProof/>
        </w:rPr>
        <w:fldChar w:fldCharType="separate"/>
      </w:r>
      <w:r w:rsidR="00E25B52">
        <w:rPr>
          <w:noProof/>
        </w:rPr>
        <w:t>7</w:t>
      </w:r>
      <w:r w:rsidR="009A0142">
        <w:rPr>
          <w:noProof/>
        </w:rPr>
        <w:fldChar w:fldCharType="end"/>
      </w:r>
      <w:bookmarkEnd w:id="219"/>
      <w:r>
        <w:t>:</w:t>
      </w:r>
      <w:r w:rsidR="0051552B">
        <w:t xml:space="preserve"> Výsledné nagenerované levely pro jednotlivá n, vstupní data byla rozdělena na sloupce a za pomocí n-gramů transformována do Markovova řetězce</w:t>
      </w:r>
      <w:bookmarkEnd w:id="220"/>
      <w:r w:rsidR="00C25769">
        <w:t xml:space="preserve">. Převzato z </w:t>
      </w:r>
      <w:r w:rsidR="00C25769">
        <w:fldChar w:fldCharType="begin"/>
      </w:r>
      <w:r w:rsidR="00FF0618">
        <w:instrText xml:space="preserve"> ADDIN ZOTERO_ITEM CSL_CITATION {"citationID":"CJLQcZKg","properties":{"formattedCitation":"(Summerville et al. 2017)","plainCitation":"(Summerville et al. 2017)","noteIndex":0},"citationItems":[{"id":"Bx7wmUm2/SLMjWyp8","uris":["http://zotero.org/users/local/DXBpxSa9/items/YXC6SJCI"],"uri":["http://zotero.org/users/local/DXBpxSa9/items/YXC6SJCI"],"itemData":{"id":"BOU5UhpW/WFsDhS55","type":"article-journal","title":"Procedural Content Generation via Machine Learning (PCGML)","container-title":"arXiv:1702.00539 [cs]","source":"arXiv.org","abstract":"This survey explores Procedural Content Generation via Machine Learning (PCGML), defined as the generation of game content using machine learning models trained on existing content. As the importance of PCG for game development increases, researchers explore new avenues for generating high-quality content with or without human involvement; this paper addresses the relatively new paradigm of using machine learning (in contrast with search-based, solver-based, and constructive methods). We focus on what is most often considered functional game content such as platformer levels, game maps, interactive fiction stories, and cards in collectible card games, as opposed to cosmetic content such as sprites and sound effects. In addition to using PCG for autonomous generation, co-creativity, mixed-initiative design, and compression, PCGML is suited for repair, critique, and content analysis because of its focus on modeling existing content. We discuss various data sources and representations that affect the resulting generated content. Multiple PCGML methods are covered, including neural networks, long short-term memory (LSTM) networks, autoencoders, and deep convolutional networks; Markov models, $n$-grams, and multi-dimensional Markov chains; clustering; and matrix factorization. Finally, we discuss open problems in the application of PCGML, including learning from small datasets, lack of training data, multi-layered learning, style-transfer, parameter tuning, and PCG as a game mechanic.","URL":"http://arxiv.org/abs/1702.00539","note":"arXiv: 1702.00539","author":[{"family":"Summerville","given":"Adam"},{"family":"Snodgrass","given":"Sam"},{"family":"Guzdial","given":"Matthew"},{"family":"Holmgård","given":"Christoffer"},{"family":"Hoover","given":"Amy K."},{"family":"Isaksen","given":"Aaron"},{"family":"Nealen","given":"Andy"},{"family":"Togelius","given":"Julian"}],"issued":{"date-parts":[["2017",2,1]]},"accessed":{"date-parts":[["2018",5,31]]}}}],"schema":"https://github.com/citation-style-language/schema/raw/master/csl-citation.json"} </w:instrText>
      </w:r>
      <w:r w:rsidR="00C25769">
        <w:fldChar w:fldCharType="separate"/>
      </w:r>
      <w:r w:rsidR="00C25769" w:rsidRPr="00C25769">
        <w:t>(Summerville et al. 2017)</w:t>
      </w:r>
      <w:r w:rsidR="00C25769">
        <w:fldChar w:fldCharType="end"/>
      </w:r>
      <w:r w:rsidR="00C25769">
        <w:t xml:space="preserve">. </w:t>
      </w:r>
    </w:p>
    <w:p w14:paraId="0402F8FE" w14:textId="7C36394F" w:rsidR="00466BD0" w:rsidRDefault="0051552B" w:rsidP="00573DA7">
      <w:pPr>
        <w:pStyle w:val="Standartnitext"/>
      </w:pPr>
      <w:r>
        <w:t xml:space="preserve">Komplexnější alternativou pro dosažení </w:t>
      </w:r>
      <w:r w:rsidR="00911ACF">
        <w:t>obdobného cíle je užití</w:t>
      </w:r>
      <w:r w:rsidR="00C25769">
        <w:t xml:space="preserve"> hlubokých</w:t>
      </w:r>
      <w:r w:rsidR="00911ACF">
        <w:t xml:space="preserve"> neuronových sítí, a to konkrétně rekure</w:t>
      </w:r>
      <w:r w:rsidR="00AF268C">
        <w:t>n</w:t>
      </w:r>
      <w:r w:rsidR="00911ACF">
        <w:t xml:space="preserve">tních architektur. </w:t>
      </w:r>
      <w:r w:rsidR="00C46A53">
        <w:t xml:space="preserve">V </w:t>
      </w:r>
      <w:r w:rsidR="0069492E">
        <w:t>tomto přístupu se už generování neodehrává na úrovni sloupců</w:t>
      </w:r>
      <w:r w:rsidR="008434FA">
        <w:t>,</w:t>
      </w:r>
      <w:r w:rsidR="0069492E">
        <w:t xml:space="preserve"> nýbrž na úrovni jednotlivých políček</w:t>
      </w:r>
      <w:r w:rsidR="00DA0D83">
        <w:t xml:space="preserve"> </w:t>
      </w:r>
      <w:r w:rsidR="00C46A53">
        <w:t>třinácti</w:t>
      </w:r>
      <w:r w:rsidR="00DA0D83">
        <w:t xml:space="preserve"> kategorií</w:t>
      </w:r>
      <w:r w:rsidR="00461341">
        <w:t>.</w:t>
      </w:r>
      <w:r w:rsidR="00DA0D83">
        <w:t xml:space="preserve"> Kromě těchto políček byla do algoritmu zahrnuta i informace </w:t>
      </w:r>
      <w:r w:rsidR="00DA0D83">
        <w:lastRenderedPageBreak/>
        <w:t>o</w:t>
      </w:r>
      <w:r w:rsidR="00AF268C">
        <w:t> </w:t>
      </w:r>
      <w:r w:rsidR="00DA0D83">
        <w:t>pohybu hráče uvnitř vstupních dat (levelů).</w:t>
      </w:r>
      <w:r w:rsidR="00EF71B4">
        <w:t xml:space="preserve"> </w:t>
      </w:r>
      <w:r w:rsidR="00DA0D83">
        <w:t xml:space="preserve">Účelem tohoto kroku byla reálná hratelnost negenerovaných </w:t>
      </w:r>
      <w:r w:rsidR="002965B1">
        <w:t>úrovní</w:t>
      </w:r>
      <w:r w:rsidR="00DA0D83">
        <w:t>.</w:t>
      </w:r>
      <w:r w:rsidR="002965B1">
        <w:t xml:space="preserve"> </w:t>
      </w:r>
      <w:r w:rsidR="00573DA7">
        <w:t>Generování levelů probíh</w:t>
      </w:r>
      <w:r w:rsidR="00C46A53">
        <w:t>alo tedy iterativně v</w:t>
      </w:r>
      <w:r w:rsidR="00AF268C">
        <w:t> </w:t>
      </w:r>
      <w:r w:rsidR="00573DA7">
        <w:t xml:space="preserve">prostoru </w:t>
      </w:r>
      <m:oMath>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x</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n</m:t>
            </m:r>
          </m:e>
          <m:sub>
            <m:r>
              <w:rPr>
                <w:rFonts w:ascii="Cambria Math" w:hAnsi="Cambria Math"/>
              </w:rPr>
              <m:t>y</m:t>
            </m:r>
          </m:sub>
        </m:sSub>
        <m:r>
          <m:rPr>
            <m:sty m:val="p"/>
          </m:rPr>
          <w:rPr>
            <w:rFonts w:ascii="Cambria Math" w:hAnsi="Cambria Math"/>
          </w:rPr>
          <m:t xml:space="preserve">] </m:t>
        </m:r>
      </m:oMath>
      <w:r w:rsidR="00573DA7">
        <w:t xml:space="preserve">od pomyslného </w:t>
      </w:r>
      <m:oMath>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0</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x</m:t>
            </m:r>
          </m:e>
          <m:sub>
            <m:r>
              <w:rPr>
                <w:rFonts w:ascii="Cambria Math" w:hAnsi="Cambria Math"/>
              </w:rPr>
              <m:t>0</m:t>
            </m:r>
          </m:sub>
        </m:sSub>
        <m:r>
          <m:rPr>
            <m:sty m:val="p"/>
          </m:rPr>
          <w:rPr>
            <w:rFonts w:ascii="Cambria Math" w:hAnsi="Cambria Math"/>
          </w:rPr>
          <m:t xml:space="preserve">] </m:t>
        </m:r>
      </m:oMath>
      <w:r w:rsidR="00C46A53">
        <w:t xml:space="preserve"> k </w:t>
      </w:r>
      <m:oMath>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n</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x</m:t>
            </m:r>
          </m:e>
          <m:sub>
            <m:r>
              <w:rPr>
                <w:rFonts w:ascii="Cambria Math" w:hAnsi="Cambria Math"/>
              </w:rPr>
              <m:t>0</m:t>
            </m:r>
          </m:sub>
        </m:sSub>
        <m:r>
          <w:rPr>
            <w:rFonts w:ascii="Cambria Math" w:hAnsi="Cambria Math"/>
          </w:rPr>
          <m:t>]</m:t>
        </m:r>
      </m:oMath>
      <w:r w:rsidR="005E0E28">
        <w:rPr>
          <w:rFonts w:eastAsiaTheme="minorEastAsia"/>
        </w:rPr>
        <w:t xml:space="preserve"> </w:t>
      </w:r>
      <w:r w:rsidR="00573DA7">
        <w:t xml:space="preserve">zase zpátky dolů od </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n</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x</m:t>
                </m:r>
              </m:e>
              <m:sub>
                <m:r>
                  <w:rPr>
                    <w:rFonts w:ascii="Cambria Math" w:hAnsi="Cambria Math"/>
                  </w:rPr>
                  <m:t>1</m:t>
                </m:r>
              </m:sub>
            </m:sSub>
          </m:e>
        </m:d>
      </m:oMath>
      <w:r w:rsidR="005E0E28">
        <w:rPr>
          <w:rFonts w:eastAsiaTheme="minorEastAsia"/>
        </w:rPr>
        <w:t xml:space="preserve"> </w:t>
      </w:r>
      <w:r w:rsidR="008434FA">
        <w:rPr>
          <w:rFonts w:eastAsiaTheme="minorEastAsia"/>
        </w:rPr>
        <w:br/>
      </w:r>
      <w:r w:rsidR="00C46A53">
        <w:t xml:space="preserve">k </w:t>
      </w:r>
      <m:oMath>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0</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x</m:t>
            </m:r>
          </m:e>
          <m:sub>
            <m:r>
              <w:rPr>
                <w:rFonts w:ascii="Cambria Math" w:hAnsi="Cambria Math"/>
              </w:rPr>
              <m:t>1</m:t>
            </m:r>
          </m:sub>
        </m:sSub>
        <m:r>
          <m:rPr>
            <m:sty m:val="p"/>
          </m:rPr>
          <w:rPr>
            <w:rFonts w:ascii="Cambria Math" w:hAnsi="Cambria Math"/>
          </w:rPr>
          <m:t>]</m:t>
        </m:r>
      </m:oMath>
      <w:r w:rsidR="00C46A53">
        <w:t xml:space="preserve">. To vše s </w:t>
      </w:r>
      <w:r w:rsidR="00573DA7">
        <w:t xml:space="preserve">paměťovou stopou na předtím vygenerovaná pole o délce zhruba 200 polí </w:t>
      </w:r>
      <w:r w:rsidR="00573DA7">
        <w:fldChar w:fldCharType="begin"/>
      </w:r>
      <w:r w:rsidR="0061418B">
        <w:instrText xml:space="preserve"> ADDIN ZOTERO_ITEM CSL_CITATION {"citationID":"Rl7oehhG","properties":{"formattedCitation":"(Summerville a Mateas 2016)","plainCitation":"(Summerville a Mateas 2016)","noteIndex":0},"citationItems":[{"id":939,"uris":["http://zotero.org/users/local/IbRhotwj/items/D6TBIS7F"],"uri":["http://zotero.org/users/local/IbRhotwj/items/D6TBIS7F"],"itemData":{"id":939,"type":"paper-conference","title":"Super Mario as a String: Platformer Level Generation Via LSTMs","source":"arXiv.org","abstract":"The procedural generation of video game levels has existed for at least 30 years, but only recently have machine learning approaches been used to generate levels without specifying the rules for generation. A number of these have looked at platformer levels as a sequence of characters and performed generation using Markov chains. In this paper we examine the use of Long ShortTerm Memory recurrent neural networks (LSTMs) for the purpose of generating levels trained from a corpus of Super Mario Brothers levels. We analyze a number of different data representations and how the generated levels ﬁt into the space of human authored Super Mario Brothers levels.","URL":"http://arxiv.org/abs/1603.00930","note":"arXiv: 1603.00930","shortTitle":"Super Mario as a String","language":"en","author":[{"family":"Summerville","given":"Adam"},{"family":"Mateas","given":"Michael"}],"issued":{"date-parts":[["2016",3,2]]},"accessed":{"date-parts":[["2019",3,10]]}}}],"schema":"https://github.com/citation-style-language/schema/raw/master/csl-citation.json"} </w:instrText>
      </w:r>
      <w:r w:rsidR="00573DA7">
        <w:fldChar w:fldCharType="separate"/>
      </w:r>
      <w:r w:rsidR="007911EC" w:rsidRPr="007911EC">
        <w:t>(Summerville a Mateas 2016)</w:t>
      </w:r>
      <w:r w:rsidR="00573DA7">
        <w:fldChar w:fldCharType="end"/>
      </w:r>
      <w:r w:rsidR="00C46A53">
        <w:t>.</w:t>
      </w:r>
    </w:p>
    <w:p w14:paraId="71D09FE5" w14:textId="0EC9A789" w:rsidR="007911EC" w:rsidRDefault="009566C9" w:rsidP="007911EC">
      <w:pPr>
        <w:pStyle w:val="Standartnitext"/>
      </w:pPr>
      <w:r>
        <w:t>Zakódovaný d</w:t>
      </w:r>
      <w:r w:rsidR="007911EC">
        <w:t>ataset použitý Summervillem byl východiskem i pro Jainův tým, který však namísto rekurentních neuronových sítí využil architektury</w:t>
      </w:r>
      <w:r w:rsidR="006D00BA">
        <w:t xml:space="preserve"> klasického</w:t>
      </w:r>
      <w:r w:rsidR="008434FA">
        <w:t xml:space="preserve"> autoenko</w:t>
      </w:r>
      <w:r w:rsidR="007911EC">
        <w:t xml:space="preserve">deru </w:t>
      </w:r>
      <w:r w:rsidR="007911EC">
        <w:fldChar w:fldCharType="begin"/>
      </w:r>
      <w:r w:rsidR="007911EC">
        <w:instrText xml:space="preserve"> ADDIN ZOTERO_ITEM CSL_CITATION {"citationID":"OSvbY1Tt","properties":{"formattedCitation":"(Jain et al. 2016)","plainCitation":"(Jain et al. 2016)","noteIndex":0},"citationItems":[{"id":961,"uris":["http://zotero.org/users/local/IbRhotwj/items/ECT77VBK"],"uri":["http://zotero.org/users/local/IbRhotwj/items/ECT77VBK"],"itemData":{"id":961,"type":"article-journal","title":"Autoencoders for Level Generation, Repair, and Recognition","container-title":"Proceedings of the ICCC Workshop on Computational Creativity and Games","page":"9","source":"Zotero","abstract":"Autoencoders are neural networks for unsupervised learning and dimensionality reduction which have recently been used for generating and modeling images. In this paper we argue for the use of autoencoders in game content generation, recognition and repair, and describe proof-of-concept implementations of autoencoders for these tasks for Super Mario Bros levels. Concretely, we train autoencoders to reproduce levels from the original Super Mario Bros game, and then use these networks to discriminate generated levels from original levels, and to generate new levels as transformation from noise. We believe these methods will generalize to other types of two-dimensional game content.","journalAbbreviation":"ICCC","language":"en","author":[{"family":"Jain","given":"Rishabh"},{"family":"Isaksen","given":"Aaron"},{"family":"Holmga","given":"Christoffer"},{"family":"Togelius","given":"Julian"}],"issued":{"date-parts":[["2016"]]}}}],"schema":"https://github.com/citation-style-language/schema/raw/master/csl-citation.json"} </w:instrText>
      </w:r>
      <w:r w:rsidR="007911EC">
        <w:fldChar w:fldCharType="separate"/>
      </w:r>
      <w:r w:rsidR="007911EC" w:rsidRPr="007911EC">
        <w:t>(Jain et al. 2016)</w:t>
      </w:r>
      <w:r w:rsidR="007911EC">
        <w:fldChar w:fldCharType="end"/>
      </w:r>
      <w:r w:rsidR="007911EC">
        <w:t xml:space="preserve">. </w:t>
      </w:r>
      <w:r w:rsidR="006D00BA">
        <w:t xml:space="preserve">Jedná se o neuronovou síť, ve které se počet vstupních </w:t>
      </w:r>
      <w:r w:rsidR="00365FBD">
        <w:t xml:space="preserve">neuronů rovná počtu výstupních. Skryté vrstvy jsou nadefinovány tak, aby nejprve došlo ke </w:t>
      </w:r>
      <w:r w:rsidR="00312BA2">
        <w:t>„</w:t>
      </w:r>
      <w:r w:rsidR="00365FBD">
        <w:t>komprimaci</w:t>
      </w:r>
      <w:r w:rsidR="00312BA2">
        <w:t>“</w:t>
      </w:r>
      <w:r w:rsidR="00365FBD">
        <w:t xml:space="preserve"> informace a její následné </w:t>
      </w:r>
      <w:r w:rsidR="00312BA2">
        <w:t>„</w:t>
      </w:r>
      <w:r w:rsidR="00365FBD">
        <w:t>dekomprimaci</w:t>
      </w:r>
      <w:r w:rsidR="00312BA2">
        <w:t>“</w:t>
      </w:r>
      <w:r w:rsidR="00365FBD">
        <w:t>. Toho je dosaženo postupným snižováním počtu neuronů</w:t>
      </w:r>
      <w:r>
        <w:t xml:space="preserve"> v jednotlivých vrstvách</w:t>
      </w:r>
      <w:r w:rsidR="00365FBD">
        <w:t xml:space="preserve"> na přijatelné minimum směrem do středu </w:t>
      </w:r>
      <m:oMath>
        <m:r>
          <w:rPr>
            <w:rFonts w:ascii="Cambria Math" w:hAnsi="Cambria Math"/>
          </w:rPr>
          <m:t>h</m:t>
        </m:r>
      </m:oMath>
      <w:r w:rsidR="00365FBD">
        <w:rPr>
          <w:rFonts w:eastAsiaTheme="minorEastAsia"/>
        </w:rPr>
        <w:t xml:space="preserve"> a jejich následnému zvyšování směrem od středu</w:t>
      </w:r>
      <w:r w:rsidR="00B1784C">
        <w:rPr>
          <w:rFonts w:eastAsiaTheme="minorEastAsia"/>
        </w:rPr>
        <w:t xml:space="preserve"> viz </w:t>
      </w:r>
      <w:r w:rsidR="00B1784C">
        <w:rPr>
          <w:rFonts w:eastAsiaTheme="minorEastAsia"/>
        </w:rPr>
        <w:fldChar w:fldCharType="begin"/>
      </w:r>
      <w:r w:rsidR="00B1784C">
        <w:rPr>
          <w:rFonts w:eastAsiaTheme="minorEastAsia"/>
        </w:rPr>
        <w:instrText xml:space="preserve"> REF _Ref3897868 \h </w:instrText>
      </w:r>
      <w:r w:rsidR="00B1784C">
        <w:rPr>
          <w:rFonts w:eastAsiaTheme="minorEastAsia"/>
        </w:rPr>
      </w:r>
      <w:r w:rsidR="00B1784C">
        <w:rPr>
          <w:rFonts w:eastAsiaTheme="minorEastAsia"/>
        </w:rPr>
        <w:fldChar w:fldCharType="separate"/>
      </w:r>
      <w:r w:rsidR="00B1784C">
        <w:t xml:space="preserve">Obr. </w:t>
      </w:r>
      <w:r w:rsidR="00B1784C">
        <w:rPr>
          <w:noProof/>
        </w:rPr>
        <w:t>5</w:t>
      </w:r>
      <w:r w:rsidR="00B1784C">
        <w:rPr>
          <w:rFonts w:eastAsiaTheme="minorEastAsia"/>
        </w:rPr>
        <w:fldChar w:fldCharType="end"/>
      </w:r>
      <w:r w:rsidR="00365FBD">
        <w:rPr>
          <w:rFonts w:eastAsiaTheme="minorEastAsia"/>
        </w:rPr>
        <w:t>. Tyto sítě byly aplikovány především v oblasti zpracování obrazu (škálování obrazu, odšumění a další)</w:t>
      </w:r>
      <w:r w:rsidR="00E922D8">
        <w:rPr>
          <w:rFonts w:eastAsiaTheme="minorEastAsia"/>
        </w:rPr>
        <w:t xml:space="preserve"> </w:t>
      </w:r>
      <w:r w:rsidR="00E922D8">
        <w:rPr>
          <w:rFonts w:eastAsiaTheme="minorEastAsia"/>
        </w:rPr>
        <w:fldChar w:fldCharType="begin"/>
      </w:r>
      <w:r w:rsidR="00E922D8">
        <w:rPr>
          <w:rFonts w:eastAsiaTheme="minorEastAsia"/>
        </w:rPr>
        <w:instrText xml:space="preserve"> ADDIN ZOTERO_ITEM CSL_CITATION {"citationID":"cNHT24BR","properties":{"formattedCitation":"(Goodfellow et al. 2016)","plainCitation":"(Goodfellow et al. 2016)","noteIndex":0},"citationItems":[{"id":883,"uris":["http://zotero.org/users/local/IbRhotwj/items/US4UNA6C"],"uri":["http://zotero.org/users/local/IbRhotwj/items/US4UNA6C"],"itemData":{"id":883,"type":"book","title":"Deep Learning","publisher":"MIT Press","URL":"http://www.deeplearningbook.org","author":[{"family":"Goodfellow","given":"Ian"},{"family":"Benigo","given":"Yoshua"},{"family":"Courville","given":"Aaron"}],"issued":{"date-parts":[["2016"]]}}}],"schema":"https://github.com/citation-style-language/schema/raw/master/csl-citation.json"} </w:instrText>
      </w:r>
      <w:r w:rsidR="00E922D8">
        <w:rPr>
          <w:rFonts w:eastAsiaTheme="minorEastAsia"/>
        </w:rPr>
        <w:fldChar w:fldCharType="separate"/>
      </w:r>
      <w:r w:rsidR="00E922D8" w:rsidRPr="00365FBD">
        <w:t>(Goodfellow et al. 2016)</w:t>
      </w:r>
      <w:r w:rsidR="00E922D8">
        <w:rPr>
          <w:rFonts w:eastAsiaTheme="minorEastAsia"/>
        </w:rPr>
        <w:fldChar w:fldCharType="end"/>
      </w:r>
      <w:r w:rsidR="00E922D8">
        <w:rPr>
          <w:rFonts w:eastAsiaTheme="minorEastAsia"/>
        </w:rPr>
        <w:t>. Obecně tato síť umožňuje funkčně mapovat</w:t>
      </w:r>
      <w:r w:rsidR="00D06213">
        <w:rPr>
          <w:rFonts w:eastAsiaTheme="minorEastAsia"/>
        </w:rPr>
        <w:t xml:space="preserve"> transformaci vstupů</w:t>
      </w:r>
      <w:r w:rsidR="00E922D8">
        <w:rPr>
          <w:rFonts w:eastAsiaTheme="minorEastAsia"/>
        </w:rPr>
        <w:t xml:space="preserve"> na výst</w:t>
      </w:r>
      <w:r w:rsidR="00D06213">
        <w:rPr>
          <w:rFonts w:eastAsiaTheme="minorEastAsia"/>
        </w:rPr>
        <w:t>upy</w:t>
      </w:r>
      <w:r w:rsidR="00E922D8">
        <w:rPr>
          <w:rFonts w:eastAsiaTheme="minorEastAsia"/>
        </w:rPr>
        <w:t xml:space="preserve"> o stejné dimenzi.</w:t>
      </w:r>
    </w:p>
    <w:p w14:paraId="0CACA529" w14:textId="651726E9" w:rsidR="00A61949" w:rsidRDefault="007911EC" w:rsidP="007911EC">
      <w:pPr>
        <w:pStyle w:val="Obrzek"/>
      </w:pPr>
      <w:r w:rsidRPr="007911EC">
        <w:drawing>
          <wp:inline distT="0" distB="0" distL="0" distR="0" wp14:anchorId="2069ADCB" wp14:editId="6301EB1E">
            <wp:extent cx="3952983" cy="23685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79674" cy="2384543"/>
                    </a:xfrm>
                    <a:prstGeom prst="rect">
                      <a:avLst/>
                    </a:prstGeom>
                  </pic:spPr>
                </pic:pic>
              </a:graphicData>
            </a:graphic>
          </wp:inline>
        </w:drawing>
      </w:r>
    </w:p>
    <w:p w14:paraId="1C56C3FD" w14:textId="6C77FF5F" w:rsidR="00A61949" w:rsidRDefault="007911EC" w:rsidP="007911EC">
      <w:pPr>
        <w:pStyle w:val="CAPITION"/>
      </w:pPr>
      <w:bookmarkStart w:id="221" w:name="_Ref3897868"/>
      <w:r>
        <w:t xml:space="preserve">Obr. </w:t>
      </w:r>
      <w:r w:rsidR="009A0142">
        <w:rPr>
          <w:noProof/>
        </w:rPr>
        <w:fldChar w:fldCharType="begin"/>
      </w:r>
      <w:r w:rsidR="009A0142">
        <w:rPr>
          <w:noProof/>
        </w:rPr>
        <w:instrText xml:space="preserve"> SEQ Obr. \* ARABIC </w:instrText>
      </w:r>
      <w:r w:rsidR="009A0142">
        <w:rPr>
          <w:noProof/>
        </w:rPr>
        <w:fldChar w:fldCharType="separate"/>
      </w:r>
      <w:r w:rsidR="00E25B52">
        <w:rPr>
          <w:noProof/>
        </w:rPr>
        <w:t>8</w:t>
      </w:r>
      <w:r w:rsidR="009A0142">
        <w:rPr>
          <w:noProof/>
        </w:rPr>
        <w:fldChar w:fldCharType="end"/>
      </w:r>
      <w:bookmarkEnd w:id="221"/>
      <w:r>
        <w:t xml:space="preserve">: Schéma autoenkóderu. Převzato z </w:t>
      </w:r>
      <w:r>
        <w:fldChar w:fldCharType="begin"/>
      </w:r>
      <w:r>
        <w:instrText xml:space="preserve"> ADDIN ZOTERO_ITEM CSL_CITATION {"citationID":"TD2A5eoz","properties":{"formattedCitation":"(Jain et al. 2016)","plainCitation":"(Jain et al. 2016)","noteIndex":0},"citationItems":[{"id":961,"uris":["http://zotero.org/users/local/IbRhotwj/items/ECT77VBK"],"uri":["http://zotero.org/users/local/IbRhotwj/items/ECT77VBK"],"itemData":{"id":961,"type":"article-journal","title":"Autoencoders for Level Generation, Repair, and Recognition","container-title":"Proceedings of the ICCC Workshop on Computational Creativity and Games","page":"9","source":"Zotero","abstract":"Autoencoders are neural networks for unsupervised learning and dimensionality reduction which have recently been used for generating and modeling images. In this paper we argue for the use of autoencoders in game content generation, recognition and repair, and describe proof-of-concept implementations of autoencoders for these tasks for Super Mario Bros levels. Concretely, we train autoencoders to reproduce levels from the original Super Mario Bros game, and then use these networks to discriminate generated levels from original levels, and to generate new levels as transformation from noise. We believe these methods will generalize to other types of two-dimensional game content.","journalAbbreviation":"ICCC","language":"en","author":[{"family":"Jain","given":"Rishabh"},{"family":"Isaksen","given":"Aaron"},{"family":"Holmga","given":"Christoffer"},{"family":"Togelius","given":"Julian"}],"issued":{"date-parts":[["2016"]]}}}],"schema":"https://github.com/citation-style-language/schema/raw/master/csl-citation.json"} </w:instrText>
      </w:r>
      <w:r>
        <w:fldChar w:fldCharType="separate"/>
      </w:r>
      <w:r w:rsidRPr="007911EC">
        <w:t>(Jain et al. 2016)</w:t>
      </w:r>
      <w:r>
        <w:fldChar w:fldCharType="end"/>
      </w:r>
      <w:r w:rsidR="006E0144">
        <w:t>.</w:t>
      </w:r>
    </w:p>
    <w:p w14:paraId="1F99CA01" w14:textId="2B712A3C" w:rsidR="00045669" w:rsidRDefault="009566C9" w:rsidP="00045669">
      <w:pPr>
        <w:pStyle w:val="Standartnitext"/>
      </w:pPr>
      <w:r>
        <w:t>Aby Jain dosáhl požadované nahodilosti</w:t>
      </w:r>
      <w:r w:rsidR="00045669">
        <w:t xml:space="preserve">, zaznamenal distribuci hodnot vnitřní autoenkodérové vrstvy </w:t>
      </w:r>
      <m:oMath>
        <m:r>
          <w:rPr>
            <w:rFonts w:ascii="Cambria Math" w:hAnsi="Cambria Math"/>
          </w:rPr>
          <m:t>h</m:t>
        </m:r>
      </m:oMath>
      <w:r w:rsidR="00045669">
        <w:t xml:space="preserve"> napříč trénovanými daty</w:t>
      </w:r>
      <w:r>
        <w:t>.</w:t>
      </w:r>
      <w:r w:rsidR="00045669">
        <w:t xml:space="preserve"> Ve fázi generování poté reinterpretoval tuto vrstvu jako vstupní a tuto distribuci varioval za pomocí šumu</w:t>
      </w:r>
      <w:r w:rsidR="00D06213">
        <w:t xml:space="preserve"> </w:t>
      </w:r>
      <w:r w:rsidR="00D06213">
        <w:fldChar w:fldCharType="begin"/>
      </w:r>
      <w:r w:rsidR="00D06213">
        <w:instrText xml:space="preserve"> ADDIN ZOTERO_ITEM CSL_CITATION {"citationID":"tXzr8qrV","properties":{"formattedCitation":"(Jain et al. 2016)","plainCitation":"(Jain et al. 2016)","noteIndex":0},"citationItems":[{"id":961,"uris":["http://zotero.org/users/local/IbRhotwj/items/ECT77VBK"],"uri":["http://zotero.org/users/local/IbRhotwj/items/ECT77VBK"],"itemData":{"id":961,"type":"article-journal","title":"Autoencoders for Level Generation, Repair, and Recognition","container-title":"Proceedings of the ICCC Workshop on Computational Creativity and Games","page":"9","source":"Zotero","abstract":"Autoencoders are neural networks for unsupervised learning and dimensionality reduction which have recently been used for generating and modeling images. In this paper we argue for the use of autoencoders in game content generation, recognition and repair, and describe proof-of-concept implementations of autoencoders for these tasks for Super Mario Bros levels. Concretely, we train autoencoders to reproduce levels from the original Super Mario Bros game, and then use these networks to discriminate generated levels from original levels, and to generate new levels as transformation from noise. We believe these methods will generalize to other types of two-dimensional game content.","journalAbbreviation":"ICCC","language":"en","author":[{"family":"Jain","given":"Rishabh"},{"family":"Isaksen","given":"Aaron"},{"family":"Holmga","given":"Christoffer"},{"family":"Togelius","given":"Julian"}],"issued":{"date-parts":[["2016"]]}}}],"schema":"https://github.com/citation-style-language/schema/raw/master/csl-citation.json"} </w:instrText>
      </w:r>
      <w:r w:rsidR="00D06213">
        <w:fldChar w:fldCharType="separate"/>
      </w:r>
      <w:r w:rsidR="00D06213" w:rsidRPr="00D06213">
        <w:t>(Jain et al. 2016)</w:t>
      </w:r>
      <w:r w:rsidR="00D06213">
        <w:fldChar w:fldCharType="end"/>
      </w:r>
      <w:r w:rsidR="00045669">
        <w:t>. Binárně kódované levely jsou ukázán</w:t>
      </w:r>
      <w:r w:rsidR="00AF268C">
        <w:t>y</w:t>
      </w:r>
      <w:r w:rsidR="00045669">
        <w:t xml:space="preserve"> na </w:t>
      </w:r>
      <w:r w:rsidR="00045669">
        <w:fldChar w:fldCharType="begin"/>
      </w:r>
      <w:r w:rsidR="00045669">
        <w:instrText xml:space="preserve"> REF _Ref3900754 \h </w:instrText>
      </w:r>
      <w:r w:rsidR="00045669">
        <w:fldChar w:fldCharType="separate"/>
      </w:r>
      <w:r w:rsidR="00045669">
        <w:t xml:space="preserve">Obr. </w:t>
      </w:r>
      <w:r w:rsidR="00045669">
        <w:rPr>
          <w:noProof/>
        </w:rPr>
        <w:t>6</w:t>
      </w:r>
      <w:r w:rsidR="00045669">
        <w:fldChar w:fldCharType="end"/>
      </w:r>
      <w:r w:rsidR="00045669">
        <w:t>.</w:t>
      </w:r>
    </w:p>
    <w:p w14:paraId="43A329CB" w14:textId="241929BB" w:rsidR="009566C9" w:rsidRDefault="00045669" w:rsidP="00045669">
      <w:pPr>
        <w:pStyle w:val="Obrzek"/>
      </w:pPr>
      <w:r>
        <w:lastRenderedPageBreak/>
        <w:drawing>
          <wp:inline distT="0" distB="0" distL="0" distR="0" wp14:anchorId="5F3BE56D" wp14:editId="535CC24E">
            <wp:extent cx="5579745" cy="1885950"/>
            <wp:effectExtent l="0" t="0" r="190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79745" cy="1885950"/>
                    </a:xfrm>
                    <a:prstGeom prst="rect">
                      <a:avLst/>
                    </a:prstGeom>
                  </pic:spPr>
                </pic:pic>
              </a:graphicData>
            </a:graphic>
          </wp:inline>
        </w:drawing>
      </w:r>
    </w:p>
    <w:p w14:paraId="618D9D70" w14:textId="30E7F1B1" w:rsidR="00045669" w:rsidRDefault="00045669" w:rsidP="00045669">
      <w:pPr>
        <w:pStyle w:val="Caption"/>
      </w:pPr>
      <w:bookmarkStart w:id="222" w:name="_Ref3900754"/>
      <w:r>
        <w:t xml:space="preserve">Obr. </w:t>
      </w:r>
      <w:r w:rsidR="009A0142">
        <w:rPr>
          <w:noProof/>
        </w:rPr>
        <w:fldChar w:fldCharType="begin"/>
      </w:r>
      <w:r w:rsidR="009A0142">
        <w:rPr>
          <w:noProof/>
        </w:rPr>
        <w:instrText xml:space="preserve"> SEQ Obr. \* ARABIC </w:instrText>
      </w:r>
      <w:r w:rsidR="009A0142">
        <w:rPr>
          <w:noProof/>
        </w:rPr>
        <w:fldChar w:fldCharType="separate"/>
      </w:r>
      <w:r w:rsidR="00E25B52">
        <w:rPr>
          <w:noProof/>
        </w:rPr>
        <w:t>9</w:t>
      </w:r>
      <w:r w:rsidR="009A0142">
        <w:rPr>
          <w:noProof/>
        </w:rPr>
        <w:fldChar w:fldCharType="end"/>
      </w:r>
      <w:bookmarkEnd w:id="222"/>
      <w:r>
        <w:t>: Generování levelů při aplika</w:t>
      </w:r>
      <w:r w:rsidRPr="00CB2351">
        <w:t>c</w:t>
      </w:r>
      <w:r w:rsidR="004F3E8B" w:rsidRPr="00CB2351">
        <w:t>i</w:t>
      </w:r>
      <w:r>
        <w:t xml:space="preserve"> náhodného šumu s rozptylem 0,01</w:t>
      </w:r>
      <w:del w:id="223" w:author="Ježek Bruno" w:date="2019-03-28T09:42:00Z">
        <w:r w:rsidDel="00AF268C">
          <w:delText xml:space="preserve"> </w:delText>
        </w:r>
      </w:del>
      <w:r>
        <w:t>; 0,1</w:t>
      </w:r>
      <w:del w:id="224" w:author="Ježek Bruno" w:date="2019-03-28T09:42:00Z">
        <w:r w:rsidDel="00AF268C">
          <w:delText xml:space="preserve"> </w:delText>
        </w:r>
      </w:del>
      <w:r>
        <w:t>; 0,3</w:t>
      </w:r>
      <w:del w:id="225" w:author="Ježek Bruno" w:date="2019-03-28T09:42:00Z">
        <w:r w:rsidDel="00AF268C">
          <w:delText xml:space="preserve"> </w:delText>
        </w:r>
      </w:del>
      <w:r>
        <w:t xml:space="preserve">; 0,6. </w:t>
      </w:r>
      <w:r w:rsidR="008434FA">
        <w:br/>
      </w:r>
      <w:r>
        <w:t xml:space="preserve">Převzato z </w:t>
      </w:r>
      <w:r>
        <w:fldChar w:fldCharType="begin"/>
      </w:r>
      <w:r>
        <w:instrText xml:space="preserve"> ADDIN ZOTERO_ITEM CSL_CITATION {"citationID":"P1OTOc9z","properties":{"formattedCitation":"(Jain et al. 2016)","plainCitation":"(Jain et al. 2016)","noteIndex":0},"citationItems":[{"id":961,"uris":["http://zotero.org/users/local/IbRhotwj/items/ECT77VBK"],"uri":["http://zotero.org/users/local/IbRhotwj/items/ECT77VBK"],"itemData":{"id":961,"type":"article-journal","title":"Autoencoders for Level Generation, Repair, and Recognition","container-title":"Proceedings of the ICCC Workshop on Computational Creativity and Games","page":"9","source":"Zotero","abstract":"Autoencoders are neural networks for unsupervised learning and dimensionality reduction which have recently been used for generating and modeling images. In this paper we argue for the use of autoencoders in game content generation, recognition and repair, and describe proof-of-concept implementations of autoencoders for these tasks for Super Mario Bros levels. Concretely, we train autoencoders to reproduce levels from the original Super Mario Bros game, and then use these networks to discriminate generated levels from original levels, and to generate new levels as transformation from noise. We believe these methods will generalize to other types of two-dimensional game content.","journalAbbreviation":"ICCC","language":"en","author":[{"family":"Jain","given":"Rishabh"},{"family":"Isaksen","given":"Aaron"},{"family":"Holmga","given":"Christoffer"},{"family":"Togelius","given":"Julian"}],"issued":{"date-parts":[["2016"]]}}}],"schema":"https://github.com/citation-style-language/schema/raw/master/csl-citation.json"} </w:instrText>
      </w:r>
      <w:r>
        <w:fldChar w:fldCharType="separate"/>
      </w:r>
      <w:r w:rsidRPr="00045669">
        <w:t>(Jain et al. 2016)</w:t>
      </w:r>
      <w:r>
        <w:fldChar w:fldCharType="end"/>
      </w:r>
      <w:r w:rsidR="00312BA2">
        <w:t>.</w:t>
      </w:r>
    </w:p>
    <w:p w14:paraId="292CD062" w14:textId="5758A634" w:rsidR="003C0299" w:rsidRDefault="00FA714E" w:rsidP="00573DA7">
      <w:pPr>
        <w:pStyle w:val="Standartnitext"/>
      </w:pPr>
      <w:r>
        <w:t xml:space="preserve">Jako </w:t>
      </w:r>
      <w:r w:rsidR="00A61949">
        <w:t>čtvrtý</w:t>
      </w:r>
      <w:r>
        <w:t xml:space="preserve"> příklad, </w:t>
      </w:r>
      <w:r w:rsidR="00C46A53">
        <w:t xml:space="preserve">který lze označit za výsledek v </w:t>
      </w:r>
      <w:r>
        <w:t>PCGML, je zde uveden Fisherův pokus o syntézu žánrových scén do modelu s</w:t>
      </w:r>
      <w:r w:rsidR="00C46A53">
        <w:t>chopného tyto scény generovat v</w:t>
      </w:r>
      <w:r w:rsidR="00AF268C">
        <w:t> </w:t>
      </w:r>
      <w:r>
        <w:t>četnýc</w:t>
      </w:r>
      <w:r w:rsidR="00C46A53">
        <w:t>h variacích. Konkrétně se jedná</w:t>
      </w:r>
      <w:r>
        <w:t xml:space="preserve"> o sc</w:t>
      </w:r>
      <w:r w:rsidR="00C46A53">
        <w:t xml:space="preserve">énu stolu obklopeném objekty. K </w:t>
      </w:r>
      <w:r>
        <w:t xml:space="preserve">učení algoritmu </w:t>
      </w:r>
      <w:r w:rsidR="00C46A53">
        <w:t xml:space="preserve">byly použito 130 </w:t>
      </w:r>
      <w:r>
        <w:t xml:space="preserve">manuálně vymodelovaných prostředí interiéru, ve kterých </w:t>
      </w:r>
      <w:r w:rsidR="00AF268C">
        <w:t xml:space="preserve">bylo </w:t>
      </w:r>
      <w:r>
        <w:t>dohromady znovu</w:t>
      </w:r>
      <w:r w:rsidR="00AF268C">
        <w:t xml:space="preserve"> použito </w:t>
      </w:r>
      <w:r>
        <w:t>1723</w:t>
      </w:r>
      <w:r w:rsidR="003C0299">
        <w:t xml:space="preserve"> kategorizovaných</w:t>
      </w:r>
      <w:r>
        <w:t xml:space="preserve"> objektů. </w:t>
      </w:r>
      <w:r w:rsidR="003C0299">
        <w:t xml:space="preserve">Variace objektů bylo dosaženo implementací takzvaných kontextuálních kategorií. </w:t>
      </w:r>
      <w:commentRangeStart w:id="226"/>
      <w:r w:rsidR="003C0299">
        <w:t>Variování</w:t>
      </w:r>
      <w:commentRangeEnd w:id="226"/>
      <w:r w:rsidR="00AF268C">
        <w:rPr>
          <w:rStyle w:val="CommentReference"/>
          <w:rFonts w:asciiTheme="minorHAnsi" w:hAnsiTheme="minorHAnsi" w:cstheme="minorBidi"/>
        </w:rPr>
        <w:commentReference w:id="226"/>
      </w:r>
      <w:r w:rsidR="003C0299">
        <w:t xml:space="preserve"> </w:t>
      </w:r>
      <w:commentRangeStart w:id="227"/>
      <w:r w:rsidR="003C0299">
        <w:t>tak</w:t>
      </w:r>
      <w:commentRangeEnd w:id="227"/>
      <w:r w:rsidR="00EB2D8C">
        <w:rPr>
          <w:rStyle w:val="CommentReference"/>
          <w:rFonts w:asciiTheme="minorHAnsi" w:hAnsiTheme="minorHAnsi" w:cstheme="minorBidi"/>
        </w:rPr>
        <w:commentReference w:id="227"/>
      </w:r>
      <w:r w:rsidR="003C0299">
        <w:t xml:space="preserve"> neprobíhá pouze na základě příslušnosti objektu k určité kategorii, ale je založené na pozičním kontextu objektu. Druhým modelem pro finální generování je model okurence, </w:t>
      </w:r>
      <w:r w:rsidR="003A4AC7">
        <w:t>který je založen na</w:t>
      </w:r>
      <w:r w:rsidR="0000163C">
        <w:t xml:space="preserve"> bayesovsk</w:t>
      </w:r>
      <w:r w:rsidR="00C46A53">
        <w:t xml:space="preserve">ých sítích, a který </w:t>
      </w:r>
      <w:r w:rsidR="003A4AC7">
        <w:t>řeší pravděpodobnost možné přítomnosti obje</w:t>
      </w:r>
      <w:r w:rsidR="00C46A53">
        <w:t xml:space="preserve">ktu vzhledem k již přítomným. V </w:t>
      </w:r>
      <w:r w:rsidR="003A4AC7">
        <w:t>rámci modelu okurence byl</w:t>
      </w:r>
      <w:r w:rsidR="00CA5095">
        <w:t>a</w:t>
      </w:r>
      <w:r w:rsidR="003A4AC7">
        <w:t xml:space="preserve"> rovněž implementován</w:t>
      </w:r>
      <w:r w:rsidR="008434FA">
        <w:t>a</w:t>
      </w:r>
      <w:r w:rsidR="003A4AC7">
        <w:t xml:space="preserve"> umělá omezení, za účelem zavedení informace o r</w:t>
      </w:r>
      <w:r w:rsidR="00C46A53">
        <w:t xml:space="preserve">elaci „x je na y“ to znamená „y </w:t>
      </w:r>
      <w:r w:rsidR="003A4AC7">
        <w:t>podpírá x“. Poslední složkou je pozicovací model, který řeší finální umístění a natočení objektu</w:t>
      </w:r>
      <w:r w:rsidR="008434FA">
        <w:t>. Z</w:t>
      </w:r>
      <w:r w:rsidR="003A4AC7">
        <w:t xml:space="preserve">a tímto účelem jsou použity „Gaussian mixture models“ </w:t>
      </w:r>
      <w:r w:rsidR="003A4AC7">
        <w:fldChar w:fldCharType="begin"/>
      </w:r>
      <w:r w:rsidR="003A4AC7">
        <w:instrText xml:space="preserve"> ADDIN ZOTERO_ITEM CSL_CITATION {"citationID":"IOsViWZH","properties":{"formattedCitation":"(Fisher et al. 2012)","plainCitation":"(Fisher et al. 2012)","noteIndex":0},"citationItems":[{"id":944,"uris":["http://zotero.org/users/local/IbRhotwj/items/J5UEHBGW"],"uri":["http://zotero.org/users/local/IbRhotwj/items/J5UEHBGW"],"itemData":{"id":944,"type":"article-journal","title":"Example-based synthesis of 3D object arrangements","container-title":"ACM Transactions on Graphics","page":"1","volume":"31","issue":"6","source":"Crossref","DOI":"10.1145/2366145.2366154","ISSN":"07300301","language":"en","author":[{"family":"Fisher","given":"Matthew"},{"family":"Ritchie","given":"Daniel"},{"family":"Savva","given":"Manolis"},{"family":"Funkhouser","given":"Thomas"},{"family":"Hanrahan","given":"Pat"}],"issued":{"date-parts":[["2012",11,1]]}}}],"schema":"https://github.com/citation-style-language/schema/raw/master/csl-citation.json"} </w:instrText>
      </w:r>
      <w:r w:rsidR="003A4AC7">
        <w:fldChar w:fldCharType="separate"/>
      </w:r>
      <w:r w:rsidR="007911EC" w:rsidRPr="007911EC">
        <w:t>(Fisher et al. 2012)</w:t>
      </w:r>
      <w:r w:rsidR="003A4AC7">
        <w:fldChar w:fldCharType="end"/>
      </w:r>
      <w:r w:rsidR="00C46A53">
        <w:t>.</w:t>
      </w:r>
    </w:p>
    <w:p w14:paraId="65FDA9AF" w14:textId="7DCB3B5E" w:rsidR="003C0299" w:rsidRDefault="003C0299" w:rsidP="00C46A53">
      <w:pPr>
        <w:pStyle w:val="Obrzek"/>
      </w:pPr>
      <w:r>
        <w:drawing>
          <wp:inline distT="0" distB="0" distL="0" distR="0" wp14:anchorId="5AF1F335" wp14:editId="4615106E">
            <wp:extent cx="5579745" cy="1383665"/>
            <wp:effectExtent l="0" t="0" r="1905"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79745" cy="1383665"/>
                    </a:xfrm>
                    <a:prstGeom prst="rect">
                      <a:avLst/>
                    </a:prstGeom>
                  </pic:spPr>
                </pic:pic>
              </a:graphicData>
            </a:graphic>
          </wp:inline>
        </w:drawing>
      </w:r>
    </w:p>
    <w:p w14:paraId="78B18B91" w14:textId="655B9B05" w:rsidR="00204835" w:rsidRPr="006D00BA" w:rsidRDefault="00C46A53" w:rsidP="006D00BA">
      <w:pPr>
        <w:pStyle w:val="CAPITION"/>
      </w:pPr>
      <w:r>
        <w:t xml:space="preserve">Obr. </w:t>
      </w:r>
      <w:r w:rsidR="009A0142">
        <w:rPr>
          <w:noProof/>
        </w:rPr>
        <w:fldChar w:fldCharType="begin"/>
      </w:r>
      <w:r w:rsidR="009A0142">
        <w:rPr>
          <w:noProof/>
        </w:rPr>
        <w:instrText xml:space="preserve"> SEQ Obr. \* ARABIC </w:instrText>
      </w:r>
      <w:r w:rsidR="009A0142">
        <w:rPr>
          <w:noProof/>
        </w:rPr>
        <w:fldChar w:fldCharType="separate"/>
      </w:r>
      <w:r w:rsidR="00E25B52">
        <w:rPr>
          <w:noProof/>
        </w:rPr>
        <w:t>10</w:t>
      </w:r>
      <w:r w:rsidR="009A0142">
        <w:rPr>
          <w:noProof/>
        </w:rPr>
        <w:fldChar w:fldCharType="end"/>
      </w:r>
      <w:r w:rsidR="006D00BA">
        <w:t xml:space="preserve"> Výsledky generování a variování scény se stolem za pomocí Fisherova algoritmu. </w:t>
      </w:r>
      <w:r w:rsidR="008434FA">
        <w:br/>
      </w:r>
      <w:r w:rsidR="006D00BA">
        <w:t xml:space="preserve">Převzato z </w:t>
      </w:r>
      <w:r w:rsidR="006D00BA">
        <w:fldChar w:fldCharType="begin"/>
      </w:r>
      <w:r w:rsidR="006D00BA">
        <w:instrText xml:space="preserve"> ADDIN ZOTERO_ITEM CSL_CITATION {"citationID":"o1eplcj3","properties":{"formattedCitation":"(Fisher et al. 2012)","plainCitation":"(Fisher et al. 2012)","noteIndex":0},"citationItems":[{"id":944,"uris":["http://zotero.org/users/local/IbRhotwj/items/J5UEHBGW"],"uri":["http://zotero.org/users/local/IbRhotwj/items/J5UEHBGW"],"itemData":{"id":944,"type":"article-journal","title":"Example-based synthesis of 3D object arrangements","container-title":"ACM Transactions on Graphics","page":"1","volume":"31","issue":"6","source":"Crossref","DOI":"10.1145/2366145.2366154","ISSN":"07300301","language":"en","author":[{"family":"Fisher","given":"Matthew"},{"family":"Ritchie","given":"Daniel"},{"family":"Savva","given":"Manolis"},{"family":"Funkhouser","given":"Thomas"},{"family":"Hanrahan","given":"Pat"}],"issued":{"date-parts":[["2012",11,1]]}}}],"schema":"https://github.com/citation-style-language/schema/raw/master/csl-citation.json"} </w:instrText>
      </w:r>
      <w:r w:rsidR="006D00BA">
        <w:fldChar w:fldCharType="separate"/>
      </w:r>
      <w:r w:rsidR="006D00BA" w:rsidRPr="006D00BA">
        <w:t>(Fisher et al. 2012)</w:t>
      </w:r>
      <w:r w:rsidR="006D00BA">
        <w:fldChar w:fldCharType="end"/>
      </w:r>
      <w:r w:rsidR="006D00BA">
        <w:t>.</w:t>
      </w:r>
    </w:p>
    <w:p w14:paraId="45A4F188" w14:textId="4D089855" w:rsidR="00204835" w:rsidRDefault="00204835" w:rsidP="00C52069">
      <w:pPr>
        <w:pStyle w:val="Standartnitext"/>
        <w:ind w:firstLine="708"/>
      </w:pPr>
      <w:r>
        <w:t>V souvislosti s PCGML lze rovněž zmínit experiment Giacomella a jeho týmu, který s využ</w:t>
      </w:r>
      <w:r w:rsidR="00B72403">
        <w:t>i</w:t>
      </w:r>
      <w:r>
        <w:t>tím GAN vytvořil model pro generování herních levelů</w:t>
      </w:r>
      <w:r w:rsidR="00CA5095">
        <w:t xml:space="preserve"> hry DOOM</w:t>
      </w:r>
      <w:r>
        <w:t xml:space="preserve">. V tomto </w:t>
      </w:r>
      <w:r w:rsidR="00ED2EDE">
        <w:lastRenderedPageBreak/>
        <w:t xml:space="preserve">případě však byla </w:t>
      </w:r>
      <w:r>
        <w:t>tréniková data</w:t>
      </w:r>
      <w:r w:rsidR="00ED2EDE">
        <w:t xml:space="preserve"> o velikosti 1088 vzorků</w:t>
      </w:r>
      <w:r>
        <w:t xml:space="preserve"> zakódována</w:t>
      </w:r>
      <w:r w:rsidR="00ED2EDE">
        <w:t xml:space="preserve"> jako rastrové obrázky (128x128) půdorysů </w:t>
      </w:r>
      <w:r w:rsidR="00CA5095">
        <w:t>jednotlivých úrovní</w:t>
      </w:r>
      <w:r w:rsidR="00ED2EDE">
        <w:t>.</w:t>
      </w:r>
      <w:r w:rsidR="00172B10">
        <w:t xml:space="preserve"> V rámci každého levelu existuje celkem šest obrázků, z nichž každý reprez</w:t>
      </w:r>
      <w:r w:rsidR="008434FA">
        <w:t>en</w:t>
      </w:r>
      <w:r w:rsidR="00172B10">
        <w:t>tuje jinou informaci tj. například o</w:t>
      </w:r>
      <w:r w:rsidR="00B72403">
        <w:t> </w:t>
      </w:r>
      <w:r w:rsidR="00172B10">
        <w:t>topologii, výškovém profilu či rozmístění předmětů uvnitř levelu.</w:t>
      </w:r>
      <w:r w:rsidR="00ED2EDE">
        <w:t xml:space="preserve"> </w:t>
      </w:r>
      <w:r w:rsidR="00172B10">
        <w:t>Autoři vytvo</w:t>
      </w:r>
      <w:r w:rsidR="00B6497A">
        <w:t>řili kromě standar</w:t>
      </w:r>
      <w:r w:rsidR="00F0096B">
        <w:t>d</w:t>
      </w:r>
      <w:r w:rsidR="00B6497A">
        <w:t xml:space="preserve">ního modelu </w:t>
      </w:r>
      <w:r w:rsidR="00172B10">
        <w:t xml:space="preserve">i podmíněný model, který za pomoci sedmi parametrů </w:t>
      </w:r>
      <w:r w:rsidR="00C46A53">
        <w:t>nagenerované vzorky</w:t>
      </w:r>
      <w:r w:rsidR="00A61949">
        <w:t xml:space="preserve"> parametrizoval </w:t>
      </w:r>
      <w:r w:rsidR="00A61949">
        <w:fldChar w:fldCharType="begin"/>
      </w:r>
      <w:r w:rsidR="00AB0419">
        <w:instrText xml:space="preserve"> ADDIN ZOTERO_ITEM CSL_CITATION {"citationID":"t9tB4DG5","properties":{"formattedCitation":"(Giacomello et al. 2018)","plainCitation":"(Giacomello et al. 2018)","noteIndex":0},"citationItems":[{"id":161,"uris":["http://zotero.org/users/local/IbRhotwj/items/TYJF75CJ"],"uri":["http://zotero.org/users/local/IbRhotwj/items/TYJF75CJ"],"itemData":{"id":161,"type":"paper-conference","title":"DOOM Level Generation using Generative Adversarial Networks","publisher-place":"Galway","source":"arXiv.org","event":"IEEE Games, Entertainment, Media Conference (GEM) 2018","event-place":"Galway","abstract":"We applied Generative Adversarial Networks (GANs) to learn a model of DOOM levels from human-designed content. Initially, we analyzed the levels and extracted several topological features. Then, for each level, we extracted a set of images identifying the occupied area, the height map, the walls, and the position of game objects. We trained two GANs: one using plain level images, one using both the images and some of the features extracted during the preliminary analysis. We used the two networks to generate new levels and compared the results to assess whether the network trained using also the topological features could generate levels more similar to human-designed ones. Our results show that GANs can capture intrinsic structure of DOOM levels and appears to be a promising approach to level generation in ﬁrst person shooter games.","URL":"http://arxiv.org/abs/1804.09154","ISBN":"978-1-5386-6304-2","note":"arXiv: 1804.09154","language":"en","author":[{"family":"Giacomello","given":"Edoardo"},{"family":"Lanzi","given":"Pier Luca"},{"family":"Loiacono","given":"Daniele"}],"issued":{"date-parts":[["2018",4,24]]},"accessed":{"date-parts":[["2018",6,14]]}}}],"schema":"https://github.com/citation-style-language/schema/raw/master/csl-citation.json"} </w:instrText>
      </w:r>
      <w:r w:rsidR="00A61949">
        <w:fldChar w:fldCharType="separate"/>
      </w:r>
      <w:r w:rsidR="007911EC" w:rsidRPr="007911EC">
        <w:t>(Giacomello et al. 2018)</w:t>
      </w:r>
      <w:r w:rsidR="00A61949">
        <w:fldChar w:fldCharType="end"/>
      </w:r>
      <w:r w:rsidR="00C46A53">
        <w:t>.</w:t>
      </w:r>
      <w:r w:rsidR="00B72403">
        <w:t xml:space="preserve"> </w:t>
      </w:r>
      <w:r>
        <w:t xml:space="preserve">Podobným způsobem byly GAN architektury implementovány za účelem procedurálního </w:t>
      </w:r>
      <w:r w:rsidR="00172B10">
        <w:t xml:space="preserve">generování terénu </w:t>
      </w:r>
      <w:r w:rsidR="00172B10">
        <w:fldChar w:fldCharType="begin"/>
      </w:r>
      <w:r w:rsidR="006E3E31">
        <w:instrText xml:space="preserve"> ADDIN ZOTERO_ITEM CSL_CITATION {"citationID":"vC81Y4NH","properties":{"formattedCitation":"(Beckham a Pal 2017)","plainCitation":"(Beckham a Pal 2017)","noteIndex":0},"citationItems":[{"id":962,"uris":["http://zotero.org/users/local/IbRhotwj/items/KMMVZ7KH"],"uri":["http://zotero.org/users/local/IbRhotwj/items/KMMVZ7KH"],"itemData":{"id":962,"type":"article-journal","title":"A step towards procedural terrain generation with GANs","container-title":"arXiv:1707.03383 [cs, stat]","source":"arXiv.org","abstract":"Procedural terrain generation for video games has been traditionally been done with smartly designed but handcrafted algorithms that generate heightmaps. We propose a first step toward the learning and synthesis of these using recent advances in deep generative modelling with openly available satellite imagery from NASA.","URL":"http://arxiv.org/abs/1707.03383","note":"arXiv: 1707.03383","author":[{"family":"Beckham","given":"Christopher"},{"family":"Pal","given":"Christopher"}],"issued":{"date-parts":[["2017"]]},"accessed":{"date-parts":[["2019",3,15]]}}}],"schema":"https://github.com/citation-style-language/schema/raw/master/csl-citation.json"} </w:instrText>
      </w:r>
      <w:r w:rsidR="00172B10">
        <w:fldChar w:fldCharType="separate"/>
      </w:r>
      <w:r w:rsidR="007911EC" w:rsidRPr="007911EC">
        <w:t>(Beckham a Pal 2017)</w:t>
      </w:r>
      <w:r w:rsidR="00172B10">
        <w:fldChar w:fldCharType="end"/>
      </w:r>
      <w:r w:rsidR="00C46A53">
        <w:t>.</w:t>
      </w:r>
    </w:p>
    <w:p w14:paraId="421A1B7A" w14:textId="2CCC5667" w:rsidR="004426E7" w:rsidRPr="00204835" w:rsidRDefault="00257B7B" w:rsidP="00EF71B4">
      <w:pPr>
        <w:pStyle w:val="Standartnitext"/>
        <w:ind w:firstLine="432"/>
      </w:pPr>
      <w:r>
        <w:t>V oblasti PCGML existuje několik dalších experimentů, které se do této oblasti samy přiřazují, popřípadě by tam mohly být zařazeny. V této kapitole šlo o vymezení hlavních principů, které byly inspirací pro metodu prezentovanou v praktické části této práce.</w:t>
      </w:r>
    </w:p>
    <w:p w14:paraId="0116D1A3" w14:textId="2E632F2E" w:rsidR="00096B7C" w:rsidRDefault="00096B7C" w:rsidP="00466BD0">
      <w:pPr>
        <w:pStyle w:val="Heading1"/>
      </w:pPr>
      <w:bookmarkStart w:id="228" w:name="_Ref5116809"/>
      <w:bookmarkStart w:id="229" w:name="_Toc6218147"/>
      <w:r>
        <w:lastRenderedPageBreak/>
        <w:t>Technologie pro implementaci algoritmů strojového učení</w:t>
      </w:r>
      <w:bookmarkEnd w:id="228"/>
      <w:bookmarkEnd w:id="229"/>
    </w:p>
    <w:p w14:paraId="2E15C08B" w14:textId="4B48E2DF" w:rsidR="00364A5C" w:rsidRPr="00364A5C" w:rsidRDefault="00364A5C" w:rsidP="00364A5C">
      <w:pPr>
        <w:pStyle w:val="Standartnitext"/>
        <w:ind w:firstLine="432"/>
      </w:pPr>
      <w:r>
        <w:t xml:space="preserve">Většina používaných knihoven pro účely implementace algoritmů strojového učení je dnes navázána na programovací jazyk Python. Jmenovitě to jsou například knihovny PyTorch, Scikit-learn, Tensorflow a </w:t>
      </w:r>
      <w:r w:rsidR="008434FA">
        <w:t>v této práci</w:t>
      </w:r>
      <w:r>
        <w:t xml:space="preserve"> užív</w:t>
      </w:r>
      <w:r w:rsidR="008434FA">
        <w:t>a</w:t>
      </w:r>
      <w:r>
        <w:t xml:space="preserve">ný </w:t>
      </w:r>
      <w:commentRangeStart w:id="230"/>
      <w:commentRangeStart w:id="231"/>
      <w:commentRangeStart w:id="232"/>
      <w:r>
        <w:t>Keras</w:t>
      </w:r>
      <w:commentRangeEnd w:id="230"/>
      <w:r w:rsidR="00B72403">
        <w:rPr>
          <w:rStyle w:val="CommentReference"/>
          <w:rFonts w:asciiTheme="minorHAnsi" w:hAnsiTheme="minorHAnsi" w:cstheme="minorBidi"/>
        </w:rPr>
        <w:commentReference w:id="230"/>
      </w:r>
      <w:commentRangeEnd w:id="231"/>
      <w:r w:rsidR="00B10AEF">
        <w:rPr>
          <w:rStyle w:val="CommentReference"/>
          <w:rFonts w:asciiTheme="minorHAnsi" w:hAnsiTheme="minorHAnsi" w:cstheme="minorBidi"/>
        </w:rPr>
        <w:commentReference w:id="231"/>
      </w:r>
      <w:commentRangeEnd w:id="232"/>
      <w:r w:rsidR="000710FA">
        <w:rPr>
          <w:rStyle w:val="CommentReference"/>
          <w:rFonts w:asciiTheme="minorHAnsi" w:hAnsiTheme="minorHAnsi" w:cstheme="minorBidi"/>
        </w:rPr>
        <w:commentReference w:id="232"/>
      </w:r>
      <w:r>
        <w:t xml:space="preserve">. Vzhledem k jednostrannému zaměření této práce na neuronové sítě </w:t>
      </w:r>
      <w:r w:rsidR="00CB2351">
        <w:t>jsou</w:t>
      </w:r>
      <w:r>
        <w:t xml:space="preserve"> postupně ve stručnosti představeny ty</w:t>
      </w:r>
      <w:r w:rsidR="00770957">
        <w:t xml:space="preserve"> technologie</w:t>
      </w:r>
      <w:r>
        <w:t>, se kterými se pracuje v praktické části</w:t>
      </w:r>
      <w:r w:rsidR="0080227D">
        <w:t xml:space="preserve"> a které jsou obecně základem pro aplikační práci s neuronovými sítěmi</w:t>
      </w:r>
      <w:r>
        <w:t>.</w:t>
      </w:r>
    </w:p>
    <w:p w14:paraId="637517E1" w14:textId="7443CD68" w:rsidR="00096B7C" w:rsidRDefault="00905AA5" w:rsidP="00905AA5">
      <w:pPr>
        <w:pStyle w:val="Heading2"/>
      </w:pPr>
      <w:bookmarkStart w:id="233" w:name="_Toc6218148"/>
      <w:r>
        <w:t>Python</w:t>
      </w:r>
      <w:bookmarkEnd w:id="233"/>
    </w:p>
    <w:p w14:paraId="682C05C4" w14:textId="0B41FDC6" w:rsidR="006F4EE2" w:rsidRPr="006F4EE2" w:rsidRDefault="00BB0231" w:rsidP="00364A5C">
      <w:pPr>
        <w:pStyle w:val="Standartnitext"/>
        <w:ind w:firstLine="576"/>
      </w:pPr>
      <w:r>
        <w:t>Python je</w:t>
      </w:r>
      <w:r w:rsidR="00103370">
        <w:t xml:space="preserve"> opensource</w:t>
      </w:r>
      <w:r>
        <w:t xml:space="preserve"> intepretovaný</w:t>
      </w:r>
      <w:r w:rsidR="00103370">
        <w:t>, multiplatformní</w:t>
      </w:r>
      <w:r>
        <w:t xml:space="preserve"> </w:t>
      </w:r>
      <w:r w:rsidR="00103370">
        <w:t xml:space="preserve">jazyk s čistou syntaxí evokující pseudokód. Obecně je dnes tento jazyk používán především ve </w:t>
      </w:r>
      <w:commentRangeStart w:id="234"/>
      <w:r w:rsidR="00103370">
        <w:t xml:space="preserve">vědecké </w:t>
      </w:r>
      <w:r w:rsidR="00103370" w:rsidRPr="004F3E8B">
        <w:rPr>
          <w:highlight w:val="yellow"/>
        </w:rPr>
        <w:t>a</w:t>
      </w:r>
      <w:commentRangeEnd w:id="234"/>
      <w:r w:rsidR="000710FA">
        <w:rPr>
          <w:rStyle w:val="CommentReference"/>
          <w:rFonts w:asciiTheme="minorHAnsi" w:hAnsiTheme="minorHAnsi" w:cstheme="minorBidi"/>
        </w:rPr>
        <w:commentReference w:id="234"/>
      </w:r>
      <w:r w:rsidR="00103370">
        <w:t xml:space="preserve"> technologické komunitě. Důvody pro jeho užívání vystihuje Oliphant</w:t>
      </w:r>
      <w:r w:rsidR="00B72403">
        <w:t>.</w:t>
      </w:r>
      <w:r w:rsidR="00103370">
        <w:t xml:space="preserve"> V první řadě je to obrovské množství jak nativních, tak dodatečných knihoven, které řeší komplexní úlohy vyplynul</w:t>
      </w:r>
      <w:r w:rsidR="008434FA">
        <w:t>é</w:t>
      </w:r>
      <w:r w:rsidR="00103370">
        <w:t xml:space="preserve"> z vědeckých potřeb.</w:t>
      </w:r>
      <w:r w:rsidR="00162545">
        <w:t xml:space="preserve"> Jmenovitě se jedná</w:t>
      </w:r>
      <w:r w:rsidR="004C0032">
        <w:t xml:space="preserve"> </w:t>
      </w:r>
      <w:r w:rsidR="00162545">
        <w:t>například o</w:t>
      </w:r>
      <w:r w:rsidR="00B72403">
        <w:t> </w:t>
      </w:r>
      <w:r w:rsidR="00162545">
        <w:t>vizualizační nástroje, knihovny pro statistiku, strojové učení a mnohé další.</w:t>
      </w:r>
      <w:r w:rsidR="00B608F6">
        <w:t xml:space="preserve"> Za druhé lze j</w:t>
      </w:r>
      <w:r w:rsidR="00103370">
        <w:t>azyk užívat jak pro</w:t>
      </w:r>
      <w:r w:rsidR="008434FA">
        <w:t>ce</w:t>
      </w:r>
      <w:r w:rsidR="00103370">
        <w:t xml:space="preserve">durálním, tak i objektovým způsobem. </w:t>
      </w:r>
      <w:r w:rsidR="00B608F6">
        <w:t>A konečně</w:t>
      </w:r>
      <w:r w:rsidR="00103370">
        <w:t xml:space="preserve"> </w:t>
      </w:r>
      <w:r w:rsidR="00364A5C">
        <w:t>P</w:t>
      </w:r>
      <w:r w:rsidR="00103370">
        <w:t>ython umožňuje živou interakci s běžícím kódem a</w:t>
      </w:r>
      <w:r w:rsidR="00364A5C">
        <w:t xml:space="preserve"> má velice silnou odbornou komunitu uživatelů</w:t>
      </w:r>
      <w:r w:rsidR="00064F73">
        <w:t xml:space="preserve"> </w:t>
      </w:r>
      <w:r w:rsidR="00064F73">
        <w:fldChar w:fldCharType="begin"/>
      </w:r>
      <w:r w:rsidR="00064F73">
        <w:instrText xml:space="preserve"> ADDIN ZOTERO_ITEM CSL_CITATION {"citationID":"IDDQgaFI","properties":{"formattedCitation":"(Oliphant 2007)","plainCitation":"(Oliphant 2007)","noteIndex":0},"citationItems":[{"id":887,"uris":["http://zotero.org/users/local/IbRhotwj/items/GTICTNXI"],"uri":["http://zotero.org/users/local/IbRhotwj/items/GTICTNXI"],"itemData":{"id":887,"type":"article-journal","title":"Python for Scientific Computing","container-title":"Computing in Science &amp; Engineering","page":"10-20","volume":"9","issue":"3","source":"Crossref","DOI":"10.1109/MCSE.2007.58","ISSN":"1521-9615","language":"en","author":[{"family":"Oliphant","given":"Travis E."}],"issued":{"date-parts":[["2007"]]}}}],"schema":"https://github.com/citation-style-language/schema/raw/master/csl-citation.json"} </w:instrText>
      </w:r>
      <w:r w:rsidR="00064F73">
        <w:fldChar w:fldCharType="separate"/>
      </w:r>
      <w:r w:rsidR="00064F73" w:rsidRPr="007911EC">
        <w:t>(Oliphant 2007)</w:t>
      </w:r>
      <w:r w:rsidR="00064F73">
        <w:fldChar w:fldCharType="end"/>
      </w:r>
      <w:r w:rsidR="00364A5C">
        <w:t>.</w:t>
      </w:r>
    </w:p>
    <w:p w14:paraId="7AAE9B5D" w14:textId="07F166C7" w:rsidR="00905AA5" w:rsidRDefault="00364A5C" w:rsidP="00905AA5">
      <w:pPr>
        <w:pStyle w:val="Heading2"/>
      </w:pPr>
      <w:bookmarkStart w:id="235" w:name="_Toc6218149"/>
      <w:r>
        <w:t>NumP</w:t>
      </w:r>
      <w:r w:rsidR="00905AA5">
        <w:t>y</w:t>
      </w:r>
      <w:bookmarkEnd w:id="235"/>
    </w:p>
    <w:p w14:paraId="4E72CA5C" w14:textId="3BED52D9" w:rsidR="00050CD6" w:rsidRDefault="00364A5C" w:rsidP="00364A5C">
      <w:pPr>
        <w:pStyle w:val="Standartnitext"/>
        <w:ind w:firstLine="576"/>
      </w:pPr>
      <w:r>
        <w:t xml:space="preserve">NumPy je </w:t>
      </w:r>
      <w:r w:rsidR="00050CD6">
        <w:t>dle Oliphanta podstatným důvodem</w:t>
      </w:r>
      <w:r w:rsidR="00B700D2">
        <w:t xml:space="preserve"> akademické</w:t>
      </w:r>
      <w:r w:rsidR="00050CD6">
        <w:t xml:space="preserve"> oblíbenosti Pythonu </w:t>
      </w:r>
      <w:r w:rsidR="00050CD6">
        <w:fldChar w:fldCharType="begin"/>
      </w:r>
      <w:r w:rsidR="00050CD6">
        <w:instrText xml:space="preserve"> ADDIN ZOTERO_ITEM CSL_CITATION {"citationID":"0GY6cIXz","properties":{"formattedCitation":"(Oliphant 2007)","plainCitation":"(Oliphant 2007)","noteIndex":0},"citationItems":[{"id":887,"uris":["http://zotero.org/users/local/IbRhotwj/items/GTICTNXI"],"uri":["http://zotero.org/users/local/IbRhotwj/items/GTICTNXI"],"itemData":{"id":887,"type":"article-journal","title":"Python for Scientific Computing","container-title":"Computing in Science &amp; Engineering","page":"10-20","volume":"9","issue":"3","source":"Crossref","DOI":"10.1109/MCSE.2007.58","ISSN":"1521-9615","language":"en","author":[{"family":"Oliphant","given":"Travis E."}],"issued":{"date-parts":[["2007"]]}}}],"schema":"https://github.com/citation-style-language/schema/raw/master/csl-citation.json"} </w:instrText>
      </w:r>
      <w:r w:rsidR="00050CD6">
        <w:fldChar w:fldCharType="separate"/>
      </w:r>
      <w:r w:rsidR="007911EC" w:rsidRPr="007911EC">
        <w:t>(Oliphant 2007)</w:t>
      </w:r>
      <w:r w:rsidR="00050CD6">
        <w:fldChar w:fldCharType="end"/>
      </w:r>
      <w:r w:rsidR="00050CD6">
        <w:t>. Je to knihovna, která umožňuje za pomocí vyššího jazyku, kterým Python je,</w:t>
      </w:r>
      <w:r w:rsidR="00B700D2">
        <w:t xml:space="preserve"> efektivně</w:t>
      </w:r>
      <w:r w:rsidR="00050CD6">
        <w:t xml:space="preserve"> implementovat numerické operace (především na maticích </w:t>
      </w:r>
      <w:r w:rsidR="00050CD6" w:rsidRPr="004F3E8B">
        <w:rPr>
          <w:highlight w:val="yellow"/>
        </w:rPr>
        <w:t>a</w:t>
      </w:r>
      <w:r w:rsidR="00050CD6">
        <w:t xml:space="preserve"> tensorech obecně). Za touto efektivitou stojí tři složky. </w:t>
      </w:r>
      <w:r w:rsidR="008434FA">
        <w:t>V první řadě je to</w:t>
      </w:r>
      <w:r w:rsidR="00050CD6">
        <w:t xml:space="preserve"> vektorizace veškerých výpočtů</w:t>
      </w:r>
      <w:r w:rsidR="00162545">
        <w:t>, za pomocí operací</w:t>
      </w:r>
      <w:r w:rsidR="00024AB7">
        <w:t xml:space="preserve"> </w:t>
      </w:r>
      <w:r w:rsidR="00162545">
        <w:t>implementovaných v jazyce C</w:t>
      </w:r>
      <w:r w:rsidR="00050CD6">
        <w:t>. Za druhé efektivní správa promě</w:t>
      </w:r>
      <w:r w:rsidR="00833DD2">
        <w:t>n</w:t>
      </w:r>
      <w:r w:rsidR="00050CD6">
        <w:t xml:space="preserve">ných v paměti a za třetí minimalizace počtu operací </w:t>
      </w:r>
      <w:r w:rsidR="00050CD6">
        <w:fldChar w:fldCharType="begin"/>
      </w:r>
      <w:r w:rsidR="00050CD6">
        <w:instrText xml:space="preserve"> ADDIN ZOTERO_ITEM CSL_CITATION {"citationID":"zFeH7gJd","properties":{"formattedCitation":"(Van Der Walt et al. 2011)","plainCitation":"(Van Der Walt et al. 2011)","noteIndex":0},"citationItems":[{"id":888,"uris":["http://zotero.org/users/local/IbRhotwj/items/CW9SH9LX"],"uri":["http://zotero.org/users/local/IbRhotwj/items/CW9SH9LX"],"itemData":{"id":888,"type":"article-journal","title":"The NumPy array: a structure for efficient numerical computation","container-title":"Computing in Science &amp; Engineering","page":"22-30","volume":"13","issue":"2","source":"arXiv.org","abstract":"In the Python world, NumPy arrays are the standard representation for numerical data. Here, we show how these arrays enable efficient implementation of numerical computations in a high-level language. Overall, three techniques are applied to improve performance: vectorizing calculations, avoiding copying data in memory, and minimizing operation counts. We first present the NumPy array structure, then show how to use it for efficient computation, and finally how to share array data with other libraries.","DOI":"10.1109/MCSE.2011.37","ISSN":"1521-9615","note":"arXiv: 1102.1523","shortTitle":"The NumPy array","author":[{"family":"Van Der Walt","given":"Stefan"},{"family":"Colbert","given":"S. Chris"},{"family":"Varoquaux","given":"Gaël"}],"issued":{"date-parts":[["2011",3]]}}}],"schema":"https://github.com/citation-style-language/schema/raw/master/csl-citation.json"} </w:instrText>
      </w:r>
      <w:r w:rsidR="00050CD6">
        <w:fldChar w:fldCharType="separate"/>
      </w:r>
      <w:r w:rsidR="007911EC" w:rsidRPr="007911EC">
        <w:t>(Van Der Walt et al. 2011)</w:t>
      </w:r>
      <w:r w:rsidR="00050CD6">
        <w:fldChar w:fldCharType="end"/>
      </w:r>
      <w:r w:rsidR="00050CD6">
        <w:t>.</w:t>
      </w:r>
      <w:r w:rsidR="006D4236">
        <w:t xml:space="preserve"> V souvislosti se strojovým učením se NumPy využívá při předzpracování dat a</w:t>
      </w:r>
      <w:r w:rsidR="00770957">
        <w:t xml:space="preserve"> je</w:t>
      </w:r>
      <w:r w:rsidR="006D4236">
        <w:t xml:space="preserve"> rovněž</w:t>
      </w:r>
      <w:r w:rsidR="00770957">
        <w:t xml:space="preserve"> </w:t>
      </w:r>
      <w:r w:rsidR="009F6408">
        <w:t>nativní</w:t>
      </w:r>
      <w:r w:rsidR="00770957">
        <w:t xml:space="preserve"> součástí většiny knihoven</w:t>
      </w:r>
      <w:r w:rsidR="00034990">
        <w:t xml:space="preserve"> pro strojové učení</w:t>
      </w:r>
      <w:r w:rsidR="00770957">
        <w:t>.</w:t>
      </w:r>
    </w:p>
    <w:p w14:paraId="3F6CD538" w14:textId="677AA4A1" w:rsidR="00B608F6" w:rsidRDefault="00050CD6" w:rsidP="00364A5C">
      <w:pPr>
        <w:pStyle w:val="Standartnitext"/>
        <w:ind w:firstLine="576"/>
      </w:pPr>
      <w:r>
        <w:t>Základní st</w:t>
      </w:r>
      <w:r w:rsidR="008434FA">
        <w:t>r</w:t>
      </w:r>
      <w:r>
        <w:t>ukturou (objektem) této knihovny je NumPy pole</w:t>
      </w:r>
      <w:r w:rsidR="006D4236">
        <w:t xml:space="preserve"> (ndarray)</w:t>
      </w:r>
      <w:r w:rsidR="00B700D2">
        <w:t>.</w:t>
      </w:r>
      <w:r w:rsidR="006D4236">
        <w:t xml:space="preserve"> Van der Walt konstatuje, že:</w:t>
      </w:r>
      <w:r w:rsidR="00B700D2">
        <w:t xml:space="preserve"> </w:t>
      </w:r>
      <w:r w:rsidR="006D4236">
        <w:rPr>
          <w:i/>
        </w:rPr>
        <w:t xml:space="preserve">„...NumPy pole je pouze příhodný způsob popisu jednoho nebo více </w:t>
      </w:r>
      <w:r w:rsidR="006D4236">
        <w:rPr>
          <w:i/>
        </w:rPr>
        <w:lastRenderedPageBreak/>
        <w:t>bloků paměti za účelem jednoduché manipulace s reprezentovanými čísl</w:t>
      </w:r>
      <w:r w:rsidR="008434FA">
        <w:rPr>
          <w:i/>
        </w:rPr>
        <w:t>y</w:t>
      </w:r>
      <w:r w:rsidR="006D4236">
        <w:rPr>
          <w:i/>
        </w:rPr>
        <w:t>.“</w:t>
      </w:r>
      <w:r w:rsidR="00B608F6">
        <w:t>. Každá</w:t>
      </w:r>
      <w:r w:rsidR="00770957">
        <w:t xml:space="preserve"> ndarray struktura si drží ukazatel na první byte v poli, datový typ prvků, svůj tvar (shape), počet kroků pro skok na další element</w:t>
      </w:r>
      <w:r w:rsidR="00B608F6">
        <w:t xml:space="preserve"> (strides)</w:t>
      </w:r>
      <w:r w:rsidR="00770957">
        <w:t xml:space="preserve"> a příznaky</w:t>
      </w:r>
      <w:r w:rsidR="008434FA">
        <w:t>,</w:t>
      </w:r>
      <w:r w:rsidR="00770957">
        <w:t xml:space="preserve"> zdali je možné s polem manipulovat.</w:t>
      </w:r>
    </w:p>
    <w:p w14:paraId="30406544" w14:textId="207CAEA6" w:rsidR="00364A5C" w:rsidRPr="00B700D2" w:rsidRDefault="00B608F6" w:rsidP="00364A5C">
      <w:pPr>
        <w:pStyle w:val="Standartnitext"/>
        <w:ind w:firstLine="576"/>
      </w:pPr>
      <w:r>
        <w:t xml:space="preserve">Důležitým parametrem je především onen počet kroků. Van der Walt tak hovoří o „krokovém paměťovém modelu“, který umožňuje intepretaci paměti na více způsobů bez nutnosti kopírovat data. </w:t>
      </w:r>
      <w:r w:rsidR="00024AB7">
        <w:t xml:space="preserve">Toho se využívá především při manipulaci s tvarem (shape) multidimenzionálního pole, kdy </w:t>
      </w:r>
      <w:r w:rsidR="004323C1">
        <w:t>dochází</w:t>
      </w:r>
      <w:r w:rsidR="00024AB7">
        <w:t xml:space="preserve"> pouze k přepočítání potřebných kroků. </w:t>
      </w:r>
      <w:r w:rsidR="006F5C54">
        <w:fldChar w:fldCharType="begin"/>
      </w:r>
      <w:r w:rsidR="006F5C54">
        <w:instrText xml:space="preserve"> ADDIN ZOTERO_ITEM CSL_CITATION {"citationID":"K8qDc5Gs","properties":{"formattedCitation":"(Van Der Walt et al. 2011)","plainCitation":"(Van Der Walt et al. 2011)","noteIndex":0},"citationItems":[{"id":888,"uris":["http://zotero.org/users/local/IbRhotwj/items/CW9SH9LX"],"uri":["http://zotero.org/users/local/IbRhotwj/items/CW9SH9LX"],"itemData":{"id":888,"type":"article-journal","title":"The NumPy array: a structure for efficient numerical computation","container-title":"Computing in Science &amp; Engineering","page":"22-30","volume":"13","issue":"2","source":"arXiv.org","abstract":"In the Python world, NumPy arrays are the standard representation for numerical data. Here, we show how these arrays enable efficient implementation of numerical computations in a high-level language. Overall, three techniques are applied to improve performance: vectorizing calculations, avoiding copying data in memory, and minimizing operation counts. We first present the NumPy array structure, then show how to use it for efficient computation, and finally how to share array data with other libraries.","DOI":"10.1109/MCSE.2011.37","ISSN":"1521-9615","note":"arXiv: 1102.1523","shortTitle":"The NumPy array","author":[{"family":"Van Der Walt","given":"Stefan"},{"family":"Colbert","given":"S. Chris"},{"family":"Varoquaux","given":"Gaël"}],"issued":{"date-parts":[["2011",3]]}}}],"schema":"https://github.com/citation-style-language/schema/raw/master/csl-citation.json"} </w:instrText>
      </w:r>
      <w:r w:rsidR="006F5C54">
        <w:fldChar w:fldCharType="separate"/>
      </w:r>
      <w:r w:rsidR="007911EC" w:rsidRPr="007911EC">
        <w:t>(Van Der Walt et al. 2011)</w:t>
      </w:r>
      <w:r w:rsidR="006F5C54">
        <w:fldChar w:fldCharType="end"/>
      </w:r>
      <w:r w:rsidR="00162545">
        <w:t>.</w:t>
      </w:r>
    </w:p>
    <w:p w14:paraId="523BD5D5" w14:textId="176348BC" w:rsidR="00905AA5" w:rsidRDefault="00905AA5" w:rsidP="00905AA5">
      <w:pPr>
        <w:pStyle w:val="Heading2"/>
      </w:pPr>
      <w:bookmarkStart w:id="236" w:name="_Toc6218150"/>
      <w:r>
        <w:t>TensorFlow</w:t>
      </w:r>
      <w:bookmarkEnd w:id="236"/>
    </w:p>
    <w:p w14:paraId="56EA0167" w14:textId="59047E5A" w:rsidR="008C1196" w:rsidRDefault="008C1196" w:rsidP="008C1196">
      <w:pPr>
        <w:pStyle w:val="Standartnitext"/>
        <w:ind w:firstLine="576"/>
      </w:pPr>
      <w:r>
        <w:t>Tensorflow je knihovna pro podporu strojového učení vyvíjen</w:t>
      </w:r>
      <w:r w:rsidR="008434FA">
        <w:t>á</w:t>
      </w:r>
      <w:r>
        <w:t xml:space="preserve"> společností Google.</w:t>
      </w:r>
      <w:r w:rsidR="00B1531E">
        <w:t xml:space="preserve"> Primárně funguje v Pythonovském kontextu, ale existují </w:t>
      </w:r>
      <w:r w:rsidR="004323C1">
        <w:t>i alternativy</w:t>
      </w:r>
      <w:r w:rsidR="00B1531E">
        <w:t xml:space="preserve"> </w:t>
      </w:r>
      <w:r w:rsidR="004323C1">
        <w:t>a</w:t>
      </w:r>
      <w:r w:rsidR="00B1531E">
        <w:t xml:space="preserve"> API pro jiné jazyky.</w:t>
      </w:r>
      <w:r w:rsidR="00B10524">
        <w:t xml:space="preserve"> Umožňuje poměrně komplikovanou distribuci výpočtů na výpočetní jednotky</w:t>
      </w:r>
      <w:r w:rsidR="00215DDE">
        <w:t>, popřípadě jejich paralelizaci</w:t>
      </w:r>
      <w:r w:rsidR="00BA2E18">
        <w:t xml:space="preserve"> či naopak synchronizaci</w:t>
      </w:r>
      <w:r w:rsidR="00215DDE">
        <w:t>. O</w:t>
      </w:r>
      <w:r w:rsidR="00B10524">
        <w:t>becně je tato knihovna u</w:t>
      </w:r>
      <w:r w:rsidR="00EE1FF5">
        <w:t>z</w:t>
      </w:r>
      <w:r w:rsidR="00B10524">
        <w:t>působena pro experimentální a dobře kontrolovatelný vývoj</w:t>
      </w:r>
      <w:r w:rsidR="00B1531E">
        <w:t xml:space="preserve"> nejen algoritmů strojového učení</w:t>
      </w:r>
      <w:r w:rsidR="00B10524">
        <w:t>.</w:t>
      </w:r>
      <w:r>
        <w:t xml:space="preserve"> </w:t>
      </w:r>
      <w:r w:rsidR="00DC3565">
        <w:t>Myšlenka této knihovny je založena na toku operací uspořádaných v</w:t>
      </w:r>
      <w:r w:rsidR="00B1531E">
        <w:t> </w:t>
      </w:r>
      <w:r w:rsidR="00DC3565">
        <w:t>grafu</w:t>
      </w:r>
      <w:r w:rsidR="00B1531E">
        <w:t>.</w:t>
      </w:r>
      <w:r w:rsidR="00DC3565">
        <w:t xml:space="preserve"> Tyto operace jsou výlučně prováděny na tensorech</w:t>
      </w:r>
      <w:r w:rsidR="004F3E8B" w:rsidRPr="00CB2351">
        <w:t>,</w:t>
      </w:r>
      <w:r w:rsidR="00DC3565">
        <w:t xml:space="preserve"> tj. vstupem i výstupem je tensor</w:t>
      </w:r>
      <w:r w:rsidR="00B1531E">
        <w:t xml:space="preserve"> (v Pythonu se jedná o ndarray)</w:t>
      </w:r>
      <w:r w:rsidR="00DC3565">
        <w:t>. Inte</w:t>
      </w:r>
      <w:r w:rsidR="00B72403">
        <w:t>r</w:t>
      </w:r>
      <w:r w:rsidR="00DC3565">
        <w:t>pretováno jinak: Vrcholy tohoto grafu reprezentují matematické oper</w:t>
      </w:r>
      <w:r w:rsidR="00C30CB2">
        <w:t>ace, které vlastní či mění stav</w:t>
      </w:r>
      <w:r w:rsidR="00B10524">
        <w:t xml:space="preserve"> výpočtu</w:t>
      </w:r>
      <w:r w:rsidR="00C30CB2">
        <w:t>. Po hranác</w:t>
      </w:r>
      <w:r w:rsidR="00B10524">
        <w:t xml:space="preserve">h pak </w:t>
      </w:r>
      <w:r w:rsidR="004323C1">
        <w:t>„</w:t>
      </w:r>
      <w:r w:rsidR="00B10524">
        <w:t>proudí</w:t>
      </w:r>
      <w:r w:rsidR="004323C1">
        <w:t>“</w:t>
      </w:r>
      <w:r w:rsidR="00B10524">
        <w:t xml:space="preserve"> jednotlivé tensory</w:t>
      </w:r>
      <w:r w:rsidR="00AF2CE8">
        <w:t>.</w:t>
      </w:r>
      <w:r w:rsidR="00BA2E18">
        <w:t xml:space="preserve"> Kromě jiného obsahuje tensorflow nástroje pro difere</w:t>
      </w:r>
      <w:r w:rsidR="00AF2CE8">
        <w:t>nciaci libovolné chybové funkce</w:t>
      </w:r>
      <w:r w:rsidR="00BA2E18">
        <w:t xml:space="preserve"> </w:t>
      </w:r>
      <w:r w:rsidR="00C30CB2">
        <w:fldChar w:fldCharType="begin"/>
      </w:r>
      <w:r w:rsidR="006E3E31">
        <w:instrText xml:space="preserve"> ADDIN ZOTERO_ITEM CSL_CITATION {"citationID":"FLSpQfNc","properties":{"formattedCitation":"(Abadi et al. 2016)","plainCitation":"(Abadi et al. 2016)","noteIndex":0},"citationItems":[{"id":916,"uris":["http://zotero.org/users/local/IbRhotwj/items/VDVA2D3E"],"uri":["http://zotero.org/users/local/IbRhotwj/items/VDVA2D3E"],"itemData":{"id":916,"type":"paper-conference","title":"TensorFlow: A system for large-scale machine learning","container-title":"Proceedings of the 12th USENIX Symposium on Operating Systems Design and Implementation","publisher":"USENIX Association","publisher-place":"Savannah,","page":"21","volume":"16","source":"Zotero","event-place":"Savannah,","abstract":"TensorFlow is a machine learning system that operates at large scale and in heterogeneous environments. TensorFlow uses dataﬂow graphs to represent computation, shared state, and the operations that mutate that state. It maps the nodes of a dataﬂow graph across many machines in a cluster, and within a machine across multiple computational devices, including multicore CPUs, generalpurpose GPUs, and custom-designed ASICs known as Tensor Processing Units (TPUs). This architecture gives ﬂexibility to the application developer: whereas in previous “parameter server” designs the management of shared state is built into the system, TensorFlow enables developers to experiment with novel optimizations and training algorithms. TensorFlow supports a variety of applications, with a focus on training and inference on deep neural networks. Several Google services use TensorFlow in production, we have released it as an open-source project, and it has become widely used for machine learning research. In this paper, we describe the TensorFlow dataﬂow model and demonstrate the compelling performance that TensorFlow achieves for several real-world applications.","URL":"https://www.usenix.org/system/files/conference/osdi16/osdi16-abadi.pdf","ISBN":"978-1-931971-33-1","language":"en","author":[{"family":"Abadi","given":"Martın"},{"family":"Barham","given":"Paul"},{"family":"Chen","given":"Jianmin"},{"family":"Chen","given":"Zhifeng"},{"family":"Davis","given":"Andy"},{"family":"Dean","given":"Jeffrey"},{"family":"Devin","given":"Matthieu"},{"family":"Ghemawat","given":"Sanjay"},{"family":"Irving","given":"Geoffrey"},{"family":"Isard","given":"Michael"},{"family":"Kudlur","given":"Manjunath"},{"family":"Levenberg","given":"Josh"},{"family":"Monga","given":"Rajat"},{"family":"Moore","given":"Sherry"},{"family":"Murray","given":"Derek G"},{"family":"Steiner","given":"Benoit"},{"family":"Tucker","given":"Paul"},{"family":"Vasudevan","given":"Vijay"},{"family":"Warden","given":"Pete"},{"family":"Wicke","given":"Martin"},{"family":"Yu","given":"Yuan"},{"family":"Zheng","given":"Xiaoqiang"}],"issued":{"date-parts":[["2016"]]}}}],"schema":"https://github.com/citation-style-language/schema/raw/master/csl-citation.json"} </w:instrText>
      </w:r>
      <w:r w:rsidR="00C30CB2">
        <w:fldChar w:fldCharType="separate"/>
      </w:r>
      <w:r w:rsidR="006E3E31" w:rsidRPr="006E3E31">
        <w:t>(Abadi et al. 2016)</w:t>
      </w:r>
      <w:r w:rsidR="00C30CB2">
        <w:fldChar w:fldCharType="end"/>
      </w:r>
      <w:r w:rsidR="00B10524">
        <w:t>.</w:t>
      </w:r>
      <w:r w:rsidR="00BA2E18">
        <w:t xml:space="preserve"> </w:t>
      </w:r>
    </w:p>
    <w:p w14:paraId="50BC9F1C" w14:textId="39BA8787" w:rsidR="00B1531E" w:rsidRDefault="00BA2E18" w:rsidP="00B1531E">
      <w:pPr>
        <w:pStyle w:val="Standartnitext"/>
        <w:ind w:firstLine="576"/>
      </w:pPr>
      <w:r>
        <w:t>Omezíme-li se na modely hlubokého učení, umožňuje Tensorflow v podstatě dva přístupy k implementaci. Odpovídá tomu i rozdělení oficiální dokumentace na „High level APIs“ a „Low Level APIs“. První „High level funkcionalit</w:t>
      </w:r>
      <w:r w:rsidR="00216C7F">
        <w:t>a“</w:t>
      </w:r>
      <w:r>
        <w:t xml:space="preserve"> se překrývá se specifikací knihovny Keras a bude pojednána v následující kapitole. Je to právě ono „Low Level API“, které</w:t>
      </w:r>
      <w:r w:rsidR="00B1531E">
        <w:t xml:space="preserve"> </w:t>
      </w:r>
      <w:r w:rsidR="008E012D">
        <w:t>s</w:t>
      </w:r>
      <w:r w:rsidR="00B1531E">
        <w:t xml:space="preserve"> </w:t>
      </w:r>
      <w:r w:rsidR="00EF71B4">
        <w:t>pomocí nativních</w:t>
      </w:r>
      <w:r w:rsidR="00B1531E">
        <w:t xml:space="preserve"> struktur </w:t>
      </w:r>
      <w:r>
        <w:t xml:space="preserve">umožňuje značnou kontrolu nad </w:t>
      </w:r>
      <w:r w:rsidR="00B1531E">
        <w:t xml:space="preserve">budovanými </w:t>
      </w:r>
      <w:commentRangeStart w:id="237"/>
      <w:r w:rsidR="00B1531E">
        <w:t>modely</w:t>
      </w:r>
      <w:commentRangeEnd w:id="237"/>
      <w:r w:rsidR="00652D69">
        <w:rPr>
          <w:rStyle w:val="CommentReference"/>
          <w:rFonts w:asciiTheme="minorHAnsi" w:hAnsiTheme="minorHAnsi" w:cstheme="minorBidi"/>
        </w:rPr>
        <w:commentReference w:id="237"/>
      </w:r>
      <w:r w:rsidR="00652D69">
        <w:t>.</w:t>
      </w:r>
      <w:r w:rsidR="00B1531E">
        <w:t xml:space="preserve"> V praktické části této práce se však s tímto API nepracuje, proto nebude nadále </w:t>
      </w:r>
      <w:r w:rsidR="008E012D">
        <w:t>popisováno</w:t>
      </w:r>
      <w:r w:rsidR="00B1531E">
        <w:t>.</w:t>
      </w:r>
    </w:p>
    <w:p w14:paraId="783C0FD3" w14:textId="2B4E6E01" w:rsidR="00DC3565" w:rsidRPr="008C1196" w:rsidRDefault="00EE1FF5" w:rsidP="008C1196">
      <w:pPr>
        <w:pStyle w:val="Standartnitext"/>
        <w:ind w:firstLine="576"/>
      </w:pPr>
      <w:r>
        <w:t>Za poslední zmínku z knihovny TensorFlow stojí nástroj TensorBoard, který slouží k vizualizaci jednotlivých fází učení modelů a mnohým dalším vi</w:t>
      </w:r>
      <w:r w:rsidR="00E25BBD">
        <w:t>z</w:t>
      </w:r>
      <w:r>
        <w:t xml:space="preserve">ualizačním </w:t>
      </w:r>
      <w:r w:rsidRPr="004F3E8B">
        <w:rPr>
          <w:highlight w:val="yellow"/>
        </w:rPr>
        <w:t>a</w:t>
      </w:r>
      <w:r>
        <w:t xml:space="preserve"> optimalizačním potřebám vývojáře. Umí rovněž vizualizovat celý nadefinovaný komputační graf. </w:t>
      </w:r>
    </w:p>
    <w:p w14:paraId="2AF3DBE1" w14:textId="62B04A21" w:rsidR="00905AA5" w:rsidRPr="00905AA5" w:rsidRDefault="00496118" w:rsidP="00905AA5">
      <w:pPr>
        <w:pStyle w:val="Heading2"/>
      </w:pPr>
      <w:bookmarkStart w:id="238" w:name="_Toc6218151"/>
      <w:r>
        <w:lastRenderedPageBreak/>
        <w:t>Keras</w:t>
      </w:r>
      <w:bookmarkEnd w:id="238"/>
    </w:p>
    <w:p w14:paraId="1E21FF63" w14:textId="1E6D1535" w:rsidR="00466BD0" w:rsidRDefault="00BD57DA" w:rsidP="00BD57DA">
      <w:pPr>
        <w:pStyle w:val="Standartnitext"/>
        <w:ind w:firstLine="432"/>
      </w:pPr>
      <w:r>
        <w:t>Keras je již zmiňované „High level API“ prim</w:t>
      </w:r>
      <w:r w:rsidR="008434FA">
        <w:t>árně určené pro jednoduché budo</w:t>
      </w:r>
      <w:r>
        <w:t xml:space="preserve">vání modelů hlubokého učení. S jeho pomocí lze </w:t>
      </w:r>
      <w:r w:rsidR="00216C7F">
        <w:t xml:space="preserve">implementovat a </w:t>
      </w:r>
      <w:r>
        <w:t xml:space="preserve">parametrizovat většinu základních architektur (CNN, RNN, LSTM, ANN, GAN) </w:t>
      </w:r>
      <w:r w:rsidR="00216C7F">
        <w:t>včetně</w:t>
      </w:r>
      <w:r>
        <w:t xml:space="preserve"> jejich variant pro</w:t>
      </w:r>
      <w:r w:rsidR="00C46A53">
        <w:t xml:space="preserve"> praktické a aplikační potřeby.</w:t>
      </w:r>
    </w:p>
    <w:p w14:paraId="0B37B451" w14:textId="7EFFF74D" w:rsidR="00FD7F65" w:rsidRDefault="00FD7F65" w:rsidP="00BD57DA">
      <w:pPr>
        <w:pStyle w:val="Standartnitext"/>
        <w:ind w:firstLine="432"/>
      </w:pPr>
      <w:r>
        <w:t>Uživatelská přívětivost je podstatnou zásadou této knihovny, proto je možné nadefinovat funkční modely velice rychle. Keras je</w:t>
      </w:r>
      <w:r w:rsidR="00AF2CE8">
        <w:t xml:space="preserve"> nativní</w:t>
      </w:r>
      <w:r>
        <w:t xml:space="preserve"> nadstav</w:t>
      </w:r>
      <w:r w:rsidR="00F0096B">
        <w:t>b</w:t>
      </w:r>
      <w:r>
        <w:t>ou nad TensorFlow, popřípadě jinými alternativami</w:t>
      </w:r>
      <w:r w:rsidR="00162545">
        <w:t xml:space="preserve"> knihoven strojového učení jako je například Theano</w:t>
      </w:r>
      <w:r>
        <w:t xml:space="preserve">. Pro trénování implementovaných modelů lze s výhodou využít grafického hardwaru, kde mohou výpočty na tensorech probíhat paralelně a celý proces </w:t>
      </w:r>
      <w:r w:rsidR="00C46A53">
        <w:t>je několikanásobně rychlejší.</w:t>
      </w:r>
    </w:p>
    <w:p w14:paraId="51D6E7E6" w14:textId="27C9320E" w:rsidR="004426E7" w:rsidRPr="00EE1FF5" w:rsidRDefault="0011351E" w:rsidP="004426E7">
      <w:pPr>
        <w:pStyle w:val="Standartnitext"/>
        <w:ind w:firstLine="432"/>
      </w:pPr>
      <w:r>
        <w:t>Základní definovatelnou strukturou je v Kerasu Model.</w:t>
      </w:r>
      <w:r w:rsidR="004C0032">
        <w:t xml:space="preserve"> </w:t>
      </w:r>
      <w:r w:rsidR="009B4388">
        <w:t>Ten slouží jako placeholder pro různ</w:t>
      </w:r>
      <w:r w:rsidR="00AF2CE8">
        <w:t>é</w:t>
      </w:r>
      <w:r w:rsidR="009B4388">
        <w:t xml:space="preserve"> druhy vrstev. Jednotlivé vrstvy lze do </w:t>
      </w:r>
      <w:r w:rsidR="00162545">
        <w:t>m</w:t>
      </w:r>
      <w:r w:rsidR="009B4388">
        <w:t>odelu přidávat buď sekvenčně jednu za druhou</w:t>
      </w:r>
      <w:ins w:id="239" w:author="Ježek Bruno" w:date="2019-04-15T10:53:00Z">
        <w:r w:rsidR="000710FA">
          <w:t>,</w:t>
        </w:r>
      </w:ins>
      <w:r w:rsidR="009B4388">
        <w:t xml:space="preserve"> nebo je v případě komplikovanějších modelů možné definovat souslednost vrstev do grafu. Veškeré vrstvy jsou plně parametrizovatelné</w:t>
      </w:r>
      <w:r w:rsidR="00AF2CE8">
        <w:t xml:space="preserve"> a diferencovatelné</w:t>
      </w:r>
      <w:r w:rsidR="009B4388">
        <w:t>. Keras podporuje standar</w:t>
      </w:r>
      <w:r w:rsidR="00F0096B">
        <w:t>d</w:t>
      </w:r>
      <w:r w:rsidR="009B4388">
        <w:t xml:space="preserve">ní plně propojené vrstvy, konvoluční triplety, rekurentní vrstvy </w:t>
      </w:r>
      <w:r w:rsidR="00AF2CE8">
        <w:t>aj</w:t>
      </w:r>
      <w:r w:rsidR="009B4388">
        <w:t xml:space="preserve">. Keras rovněž obsahuje nativní nástroje pro datový preprocessing, </w:t>
      </w:r>
      <w:r w:rsidR="00FD7F65">
        <w:t>škálu callbacků</w:t>
      </w:r>
      <w:r w:rsidR="00162545">
        <w:t xml:space="preserve"> volatelných při trénování</w:t>
      </w:r>
      <w:r w:rsidR="00FD7F65">
        <w:t>, nástroje pro</w:t>
      </w:r>
      <w:r w:rsidR="009B4388">
        <w:t xml:space="preserve"> načítání standar</w:t>
      </w:r>
      <w:r w:rsidR="00F0096B">
        <w:t>d</w:t>
      </w:r>
      <w:r w:rsidR="009B4388">
        <w:t>ních datových sad</w:t>
      </w:r>
      <w:r w:rsidR="00FD7F65">
        <w:t>, vizualizační nástroje a další utility.</w:t>
      </w:r>
      <w:r w:rsidR="009B4388">
        <w:t xml:space="preserve"> </w:t>
      </w:r>
      <w:r w:rsidR="00FD7F65">
        <w:t>P</w:t>
      </w:r>
      <w:r w:rsidR="009B4388">
        <w:t>ochopitelně</w:t>
      </w:r>
      <w:r w:rsidR="00FD7F65">
        <w:t xml:space="preserve"> jsou přítomné parametrizovatelné funkce</w:t>
      </w:r>
      <w:r w:rsidR="009B4388">
        <w:t xml:space="preserve"> pro trénování a </w:t>
      </w:r>
      <w:r w:rsidR="00C46A53">
        <w:t>evaluaci nadefinovaných modelů.</w:t>
      </w:r>
    </w:p>
    <w:p w14:paraId="7F8E66A7" w14:textId="53EA71C0" w:rsidR="0054232F" w:rsidRDefault="00172A2F" w:rsidP="00496118">
      <w:pPr>
        <w:pStyle w:val="Heading1"/>
      </w:pPr>
      <w:bookmarkStart w:id="240" w:name="_Toc6218152"/>
      <w:r>
        <w:lastRenderedPageBreak/>
        <w:t xml:space="preserve">Návrh </w:t>
      </w:r>
      <w:r w:rsidR="00906E65">
        <w:t>a implementace</w:t>
      </w:r>
      <w:bookmarkEnd w:id="240"/>
    </w:p>
    <w:p w14:paraId="4C03823D" w14:textId="2A7C7D9D" w:rsidR="00B10C63" w:rsidRDefault="00B10C63" w:rsidP="00B10C63">
      <w:pPr>
        <w:pStyle w:val="Standartnitext"/>
        <w:ind w:firstLine="432"/>
      </w:pPr>
      <w:r>
        <w:t>Na základě popsaných experimentů PCGML</w:t>
      </w:r>
      <w:r w:rsidR="008F41CF">
        <w:t xml:space="preserve"> v kapitole </w:t>
      </w:r>
      <w:r w:rsidR="008F41CF">
        <w:fldChar w:fldCharType="begin"/>
      </w:r>
      <w:r w:rsidR="008F41CF">
        <w:instrText xml:space="preserve"> REF _Ref5709122 \n \h </w:instrText>
      </w:r>
      <w:r w:rsidR="008F41CF">
        <w:fldChar w:fldCharType="separate"/>
      </w:r>
      <w:r w:rsidR="008F41CF">
        <w:t>4.1</w:t>
      </w:r>
      <w:r w:rsidR="008F41CF">
        <w:fldChar w:fldCharType="end"/>
      </w:r>
      <w:r>
        <w:t xml:space="preserve"> lze konstatovat následující obecné rysy algoritmů pro generování logicky uspořádaných </w:t>
      </w:r>
      <w:commentRangeStart w:id="241"/>
      <w:r>
        <w:t>prostorů</w:t>
      </w:r>
      <w:commentRangeEnd w:id="241"/>
      <w:r w:rsidR="000710FA">
        <w:rPr>
          <w:rStyle w:val="CommentReference"/>
          <w:rFonts w:asciiTheme="minorHAnsi" w:hAnsiTheme="minorHAnsi" w:cstheme="minorBidi"/>
        </w:rPr>
        <w:commentReference w:id="241"/>
      </w:r>
      <w:r>
        <w:t xml:space="preserve">. Za prvé je třeba účelným způsobem předzpracovat vstupní data. </w:t>
      </w:r>
      <w:r w:rsidR="001C1E87">
        <w:t>Což znamená, že vybranému modelu strojového učení</w:t>
      </w:r>
      <w:r>
        <w:t xml:space="preserve"> musí být připraveny vhodně zakódované partikulární části žádoucího obsahu. Ve fázi generování jsou pak v rámci </w:t>
      </w:r>
      <w:r w:rsidR="001C1E87">
        <w:t>„</w:t>
      </w:r>
      <w:r>
        <w:t>nahodilé</w:t>
      </w:r>
      <w:r w:rsidR="001C1E87">
        <w:t>“</w:t>
      </w:r>
      <w:r>
        <w:t xml:space="preserve"> redistribuce těchto částí, zachovány naučené relace, ve kterých tyto části figurovaly v rámci učení. Dále si lze všimnout, že generování probíhá obvykle sekvenčně, kdy stav aktuálního prostoru vystupuje jako vstup pro další krok algoritmu. </w:t>
      </w:r>
    </w:p>
    <w:p w14:paraId="47F75C52" w14:textId="06774133" w:rsidR="00B10C63" w:rsidRDefault="000A53E5" w:rsidP="00B10C63">
      <w:pPr>
        <w:pStyle w:val="Standartnitext"/>
        <w:rPr>
          <w:rFonts w:eastAsiaTheme="minorEastAsia"/>
        </w:rPr>
      </w:pPr>
      <w:r>
        <w:t>Cílem následující k</w:t>
      </w:r>
      <w:r w:rsidRPr="00CB2351">
        <w:t>apit</w:t>
      </w:r>
      <w:r w:rsidR="00B10C63" w:rsidRPr="00CB2351">
        <w:t>o</w:t>
      </w:r>
      <w:r w:rsidR="00B10C63">
        <w:t xml:space="preserve">ly je demonstrovat metodu, která vychází z poznatků nabytých z prezentovaných PCGML experimentů. Tato metoda účelným způsobem kombinuje výstupy neuronových sítí pro </w:t>
      </w:r>
      <w:r w:rsidR="008F41CF">
        <w:t>logickou distribuci objektů do</w:t>
      </w:r>
      <w:r w:rsidR="00B10C63">
        <w:t xml:space="preserve"> interiéru pokoje. Implementace vychází z technologií představených v kapitole </w:t>
      </w:r>
      <w:r w:rsidR="00B10C63">
        <w:fldChar w:fldCharType="begin"/>
      </w:r>
      <w:r w:rsidR="00B10C63">
        <w:instrText xml:space="preserve"> REF _Ref5116809 \r \h </w:instrText>
      </w:r>
      <w:r w:rsidR="00B10C63">
        <w:fldChar w:fldCharType="separate"/>
      </w:r>
      <w:r w:rsidR="00B10C63">
        <w:t>5</w:t>
      </w:r>
      <w:r w:rsidR="00B10C63">
        <w:fldChar w:fldCharType="end"/>
      </w:r>
      <w:r w:rsidR="00B10C63">
        <w:t>. S daty bylo primárně pracován</w:t>
      </w:r>
      <w:r w:rsidR="00064DBC" w:rsidRPr="00CB2351">
        <w:t>o</w:t>
      </w:r>
      <w:r w:rsidR="00B10C63">
        <w:t xml:space="preserve"> jako s csv soubory a pro maticové vizualizace byl využita knihovna </w:t>
      </w:r>
      <w:r w:rsidR="00B10C63">
        <w:rPr>
          <w:rFonts w:eastAsiaTheme="minorEastAsia"/>
        </w:rPr>
        <w:t xml:space="preserve">matplotlib </w:t>
      </w:r>
      <w:r w:rsidR="00B10C63">
        <w:rPr>
          <w:rFonts w:eastAsiaTheme="minorEastAsia"/>
        </w:rPr>
        <w:fldChar w:fldCharType="begin"/>
      </w:r>
      <w:r w:rsidR="00B10C63">
        <w:rPr>
          <w:rFonts w:eastAsiaTheme="minorEastAsia"/>
        </w:rPr>
        <w:instrText xml:space="preserve"> ADDIN ZOTERO_ITEM CSL_CITATION {"citationID":"yzxXNgiE","properties":{"formattedCitation":"(Hunter et al. 2019)","plainCitation":"(Hunter et al. 2019)","noteIndex":0},"citationItems":[{"id":984,"uris":["http://zotero.org/users/local/IbRhotwj/items/U4EVEJW9"],"uri":["http://zotero.org/users/local/IbRhotwj/items/U4EVEJW9"],"itemData":{"id":984,"type":"webpage","title":"matplotlib","container-title":"matplotlib","URL":"https://matplotlib.org/","author":[{"family":"Hunter","given":"John"},{"family":"Darren","given":"Dale"},{"family":"Firing","given":"Eric"}],"issued":{"date-parts":[["2019"]]}}}],"schema":"https://github.com/citation-style-language/schema/raw/master/csl-citation.json"} </w:instrText>
      </w:r>
      <w:r w:rsidR="00B10C63">
        <w:rPr>
          <w:rFonts w:eastAsiaTheme="minorEastAsia"/>
        </w:rPr>
        <w:fldChar w:fldCharType="separate"/>
      </w:r>
      <w:r w:rsidR="00B10C63" w:rsidRPr="006F55DD">
        <w:t>(Hunter et al. 2019)</w:t>
      </w:r>
      <w:r w:rsidR="00B10C63">
        <w:rPr>
          <w:rFonts w:eastAsiaTheme="minorEastAsia"/>
        </w:rPr>
        <w:fldChar w:fldCharType="end"/>
      </w:r>
      <w:r w:rsidR="00B10C63">
        <w:rPr>
          <w:rFonts w:eastAsiaTheme="minorEastAsia"/>
        </w:rPr>
        <w:t>.</w:t>
      </w:r>
    </w:p>
    <w:p w14:paraId="18F6633D" w14:textId="7BC85657" w:rsidR="00B10C63" w:rsidRDefault="00B10C63" w:rsidP="00B10C63">
      <w:pPr>
        <w:pStyle w:val="Heading2"/>
      </w:pPr>
      <w:bookmarkStart w:id="242" w:name="_Toc6218153"/>
      <w:r>
        <w:t>Reprezentace scény</w:t>
      </w:r>
      <w:bookmarkEnd w:id="242"/>
    </w:p>
    <w:p w14:paraId="282B9681" w14:textId="7395D224" w:rsidR="00EF3F47" w:rsidRDefault="008E1A76" w:rsidP="00125FE2">
      <w:pPr>
        <w:pStyle w:val="Standartnitext"/>
      </w:pPr>
      <w:r>
        <w:t>Na nejvyšší úrovni jsou v</w:t>
      </w:r>
      <w:r w:rsidR="00125FE2">
        <w:t>stupní data pro algoritmus definována jako scény</w:t>
      </w:r>
      <w:r w:rsidR="00155617">
        <w:t xml:space="preserve"> </w:t>
      </w:r>
      <m:oMath>
        <m:r>
          <m:rPr>
            <m:sty m:val="p"/>
          </m:rPr>
          <w:rPr>
            <w:rFonts w:ascii="Cambria Math" w:hAnsi="Cambria Math"/>
          </w:rPr>
          <w:br/>
        </m:r>
        <m:r>
          <w:rPr>
            <w:rFonts w:ascii="Cambria Math" w:hAnsi="Cambria Math"/>
          </w:rPr>
          <m:t>S={</m:t>
        </m:r>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m:t>
        </m:r>
      </m:oMath>
      <w:r w:rsidR="00125FE2">
        <w:t xml:space="preserve">. </w:t>
      </w:r>
      <w:r>
        <w:t>Scéna je diskrétním prostorem</w:t>
      </w:r>
      <w:r w:rsidR="0091782F">
        <w:t xml:space="preserve"> </w:t>
      </w:r>
      <m:oMath>
        <m:sSup>
          <m:sSupPr>
            <m:ctrlPr>
              <w:rPr>
                <w:rFonts w:ascii="Cambria Math" w:hAnsi="Cambria Math"/>
                <w:i/>
              </w:rPr>
            </m:ctrlPr>
          </m:sSupPr>
          <m:e>
            <m:r>
              <w:rPr>
                <w:rFonts w:ascii="Cambria Math" w:hAnsi="Cambria Math"/>
              </w:rPr>
              <m:t>n</m:t>
            </m:r>
          </m:e>
          <m:sup>
            <m:r>
              <w:rPr>
                <w:rFonts w:ascii="Cambria Math" w:hAnsi="Cambria Math"/>
              </w:rPr>
              <m:t>2</m:t>
            </m:r>
          </m:sup>
        </m:sSup>
      </m:oMath>
      <w:r>
        <w:t xml:space="preserve"> možných pozic</w:t>
      </w:r>
      <w:r w:rsidR="00155617">
        <w:t xml:space="preserve"> </w:t>
      </w:r>
      <m:oMath>
        <m:r>
          <w:rPr>
            <w:rFonts w:ascii="Cambria Math" w:hAnsi="Cambria Math"/>
          </w:rPr>
          <m:t>P=</m:t>
        </m:r>
        <m:d>
          <m:dPr>
            <m:ctrlPr>
              <w:rPr>
                <w:rFonts w:ascii="Cambria Math" w:hAnsi="Cambria Math"/>
                <w:i/>
              </w:rPr>
            </m:ctrlPr>
          </m:dPr>
          <m:e>
            <m:r>
              <w:rPr>
                <w:rFonts w:ascii="Cambria Math" w:hAnsi="Cambria Math"/>
              </w:rPr>
              <m:t>x,</m:t>
            </m:r>
            <m:r>
              <w:rPr>
                <w:rFonts w:ascii="Cambria Math" w:hAnsi="Cambria Math"/>
              </w:rPr>
              <m:t>z</m:t>
            </m:r>
          </m:e>
        </m:d>
      </m:oMath>
      <w:r w:rsidR="00155617">
        <w:rPr>
          <w:rFonts w:eastAsiaTheme="minorEastAsia"/>
        </w:rPr>
        <w:t xml:space="preserve">, kde </w:t>
      </w:r>
      <m:oMath>
        <m:r>
          <w:rPr>
            <w:rFonts w:ascii="Cambria Math" w:eastAsiaTheme="minorEastAsia" w:hAnsi="Cambria Math"/>
          </w:rPr>
          <m:t>x,</m:t>
        </m:r>
        <m:r>
          <w:rPr>
            <w:rFonts w:ascii="Cambria Math" w:eastAsiaTheme="minorEastAsia" w:hAnsi="Cambria Math"/>
          </w:rPr>
          <m:t>z</m:t>
        </m:r>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0,n</m:t>
            </m:r>
          </m:e>
        </m:d>
      </m:oMath>
      <w:r w:rsidR="0091782F">
        <w:t xml:space="preserve"> </w:t>
      </w:r>
      <w:r w:rsidR="00155617">
        <w:t xml:space="preserve">a </w:t>
      </w:r>
      <m:oMath>
        <m:r>
          <w:rPr>
            <w:rFonts w:ascii="Cambria Math" w:hAnsi="Cambria Math"/>
          </w:rPr>
          <m:t>P∈</m:t>
        </m:r>
        <m:r>
          <m:rPr>
            <m:sty m:val="p"/>
          </m:rPr>
          <w:rPr>
            <w:rStyle w:val="CommentReference"/>
            <w:rFonts w:asciiTheme="minorHAnsi" w:hAnsiTheme="minorHAnsi" w:cstheme="minorBidi"/>
          </w:rPr>
          <w:commentReference w:id="243"/>
        </m:r>
      </m:oMath>
      <w:r w:rsidR="000B0D81">
        <w:rPr>
          <w:rFonts w:eastAsiaTheme="minorEastAsia"/>
        </w:rPr>
        <w:t xml:space="preserve"> </w:t>
      </w:r>
      <w:r w:rsidR="00EF3F47">
        <w:t xml:space="preserve">. Na </w:t>
      </w:r>
      <w:r w:rsidR="00A11AF9">
        <w:t xml:space="preserve">jednotlivých </w:t>
      </w:r>
      <w:r w:rsidR="00EF3F47">
        <w:t xml:space="preserve">pozicích se </w:t>
      </w:r>
      <w:r w:rsidR="00A11AF9">
        <w:t xml:space="preserve">může jeden nebo žádný </w:t>
      </w:r>
      <w:r w:rsidR="00EF3F47">
        <w:t>objekt</w:t>
      </w:r>
      <w:r>
        <w:t xml:space="preserve">. </w:t>
      </w:r>
    </w:p>
    <w:p w14:paraId="2B952900" w14:textId="0521D9E8" w:rsidR="00EF3F47" w:rsidRDefault="00A11AF9" w:rsidP="00530CB1">
      <w:pPr>
        <w:pStyle w:val="Rovnice"/>
      </w:pPr>
      <m:oMathPara>
        <m:oMath>
          <m:r>
            <w:rPr>
              <w:rFonts w:ascii="Cambria Math" w:hAnsi="Cambria Math"/>
            </w:rPr>
            <m:t>s=</m:t>
          </m:r>
          <m:d>
            <m:dPr>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hAnsi="Cambria Math"/>
                      </w:rPr>
                      <m:t>0</m:t>
                    </m:r>
                  </m:e>
                  <m:e>
                    <m:r>
                      <m:rPr>
                        <m:sty m:val="p"/>
                      </m:rPr>
                      <w:rPr>
                        <w:rFonts w:ascii="Cambria Math" w:hAnsi="Cambria Math"/>
                      </w:rPr>
                      <m:t>0</m:t>
                    </m:r>
                  </m:e>
                  <m:e>
                    <m:r>
                      <m:rPr>
                        <m:sty m:val="p"/>
                      </m:rPr>
                      <w:rPr>
                        <w:rFonts w:ascii="Cambria Math" w:hAnsi="Cambria Math"/>
                      </w:rPr>
                      <m:t>0</m:t>
                    </m:r>
                  </m:e>
                </m:mr>
                <m:mr>
                  <m:e>
                    <m:r>
                      <m:rPr>
                        <m:sty m:val="p"/>
                      </m:rPr>
                      <w:rPr>
                        <w:rFonts w:ascii="Cambria Math" w:hAnsi="Cambria Math"/>
                      </w:rPr>
                      <m:t>0</m:t>
                    </m:r>
                  </m:e>
                  <m:e>
                    <m:r>
                      <m:rPr>
                        <m:sty m:val="p"/>
                      </m:rPr>
                      <w:rPr>
                        <w:rFonts w:ascii="Cambria Math" w:hAnsi="Cambria Math"/>
                      </w:rPr>
                      <m:t>2</m:t>
                    </m:r>
                  </m:e>
                  <m:e>
                    <m:r>
                      <m:rPr>
                        <m:sty m:val="p"/>
                      </m:rPr>
                      <w:rPr>
                        <w:rFonts w:ascii="Cambria Math" w:hAnsi="Cambria Math"/>
                      </w:rPr>
                      <m:t>0</m:t>
                    </m:r>
                  </m:e>
                </m:mr>
                <m:mr>
                  <m:e>
                    <m:r>
                      <m:rPr>
                        <m:sty m:val="p"/>
                      </m:rPr>
                      <w:rPr>
                        <w:rFonts w:ascii="Cambria Math" w:hAnsi="Cambria Math"/>
                      </w:rPr>
                      <m:t>0</m:t>
                    </m:r>
                  </m:e>
                  <m:e>
                    <m:r>
                      <m:rPr>
                        <m:sty m:val="p"/>
                      </m:rPr>
                      <w:rPr>
                        <w:rFonts w:ascii="Cambria Math" w:hAnsi="Cambria Math"/>
                      </w:rPr>
                      <m:t>1</m:t>
                    </m:r>
                  </m:e>
                  <m:e>
                    <m:r>
                      <m:rPr>
                        <m:sty m:val="p"/>
                      </m:rPr>
                      <w:rPr>
                        <w:rFonts w:ascii="Cambria Math" w:hAnsi="Cambria Math"/>
                      </w:rPr>
                      <m:t>0</m:t>
                    </m:r>
                  </m:e>
                </m:mr>
              </m:m>
            </m:e>
          </m:d>
        </m:oMath>
      </m:oMathPara>
    </w:p>
    <w:p w14:paraId="5EDCC479" w14:textId="41507B44" w:rsidR="00EF3F47" w:rsidRPr="00EF3F47" w:rsidRDefault="00012722" w:rsidP="00C46A53">
      <w:pPr>
        <w:pStyle w:val="CAPITION"/>
      </w:pPr>
      <w:r>
        <w:t>Rov.</w:t>
      </w:r>
      <w:r w:rsidR="00EF3F47">
        <w:t xml:space="preserve"> </w:t>
      </w:r>
      <w:r w:rsidR="009A0142">
        <w:rPr>
          <w:noProof/>
        </w:rPr>
        <w:fldChar w:fldCharType="begin"/>
      </w:r>
      <w:r w:rsidR="009A0142">
        <w:rPr>
          <w:noProof/>
        </w:rPr>
        <w:instrText xml:space="preserve"> SEQ Rov. \* ARABIC </w:instrText>
      </w:r>
      <w:r w:rsidR="009A0142">
        <w:rPr>
          <w:noProof/>
        </w:rPr>
        <w:fldChar w:fldCharType="separate"/>
      </w:r>
      <w:r w:rsidR="007A1E6C">
        <w:rPr>
          <w:noProof/>
        </w:rPr>
        <w:t>9</w:t>
      </w:r>
      <w:r w:rsidR="009A0142">
        <w:rPr>
          <w:noProof/>
        </w:rPr>
        <w:fldChar w:fldCharType="end"/>
      </w:r>
      <w:r w:rsidR="00EF3F47">
        <w:t xml:space="preserve"> Příklad</w:t>
      </w:r>
      <w:r w:rsidR="00A11AF9">
        <w:t xml:space="preserve"> scény</w:t>
      </w:r>
      <w:del w:id="244" w:author="Pepa Sládek" w:date="2019-04-16T14:17:00Z">
        <w:r w:rsidR="00A11AF9" w:rsidDel="001F6B6B">
          <w:delText xml:space="preserve"> </w:delText>
        </w:r>
      </w:del>
      <w:r w:rsidR="00EF3F47">
        <w:t xml:space="preserve"> </w:t>
      </w:r>
      <m:oMath>
        <m:r>
          <w:rPr>
            <w:rFonts w:ascii="Cambria Math" w:hAnsi="Cambria Math"/>
          </w:rPr>
          <m:t>s</m:t>
        </m:r>
      </m:oMath>
      <w:r w:rsidR="00A11AF9">
        <w:t xml:space="preserve"> definované v diskrétním </w:t>
      </w:r>
      <w:r w:rsidR="00EF3F47">
        <w:t xml:space="preserve">prostoru </w:t>
      </w:r>
      <w:r w:rsidR="00D549F1">
        <w:t>3</w:t>
      </w:r>
      <w:r w:rsidR="00D549F1">
        <w:rPr>
          <w:vertAlign w:val="superscript"/>
        </w:rPr>
        <w:t>2</w:t>
      </w:r>
      <w:r w:rsidR="00EF3F47">
        <w:t xml:space="preserve">, kde </w:t>
      </w:r>
      <w:r w:rsidR="00155617">
        <w:t>každá pozice</w:t>
      </w:r>
      <w:r w:rsidR="00EF3F47">
        <w:t xml:space="preserve"> </w:t>
      </w:r>
      <w:r w:rsidR="00A11AF9">
        <w:t xml:space="preserve">reprezentuje </w:t>
      </w:r>
      <w:r w:rsidR="00EF3F47">
        <w:t>jed</w:t>
      </w:r>
      <w:r w:rsidR="00A11AF9">
        <w:t>e</w:t>
      </w:r>
      <w:r w:rsidR="00EF3F47">
        <w:t>n</w:t>
      </w:r>
      <w:r w:rsidR="00A11AF9">
        <w:t xml:space="preserve"> objekt z</w:t>
      </w:r>
      <w:r w:rsidR="00EF3F47">
        <w:t xml:space="preserve"> konkrétní tříd</w:t>
      </w:r>
      <w:r w:rsidR="001F6B6B">
        <w:t>y</w:t>
      </w:r>
      <w:r w:rsidR="00EF3F47">
        <w:t xml:space="preserve"> objektů</w:t>
      </w:r>
      <w:r w:rsidR="001F6B6B">
        <w:t>.</w:t>
      </w:r>
      <w:r w:rsidR="000B0D81">
        <w:t xml:space="preserve"> </w:t>
      </w:r>
    </w:p>
    <w:p w14:paraId="31BA165C" w14:textId="141FF90A" w:rsidR="00AF1D2E" w:rsidRDefault="008E1A76" w:rsidP="00EF3F47">
      <w:pPr>
        <w:pStyle w:val="Standartnitext"/>
        <w:ind w:firstLine="708"/>
      </w:pPr>
      <w:r>
        <w:t>Dohromady vytvářejí</w:t>
      </w:r>
      <w:r w:rsidR="00AF1D2E">
        <w:t xml:space="preserve"> </w:t>
      </w:r>
      <w:commentRangeStart w:id="245"/>
      <w:r w:rsidR="00AF1D2E">
        <w:t xml:space="preserve">tyto objekty </w:t>
      </w:r>
      <w:commentRangeEnd w:id="245"/>
      <w:r w:rsidR="00A11AF9">
        <w:rPr>
          <w:rStyle w:val="CommentReference"/>
          <w:rFonts w:asciiTheme="minorHAnsi" w:hAnsiTheme="minorHAnsi" w:cstheme="minorBidi"/>
        </w:rPr>
        <w:commentReference w:id="245"/>
      </w:r>
      <w:r w:rsidR="00AF1D2E">
        <w:t>určitou množinu</w:t>
      </w:r>
      <w:r w:rsidR="00155617">
        <w:rPr>
          <w:rFonts w:eastAsiaTheme="minorEastAsia"/>
        </w:rPr>
        <w:t xml:space="preserve"> </w:t>
      </w:r>
      <m:oMath>
        <m:r>
          <w:rPr>
            <w:rFonts w:ascii="Cambria Math" w:hAnsi="Cambria Math"/>
          </w:rPr>
          <m:t>O</m:t>
        </m:r>
      </m:oMath>
      <w:r w:rsidR="00AF1D2E">
        <w:t>. Ta</w:t>
      </w:r>
      <w:r w:rsidR="00D240BE">
        <w:t xml:space="preserve">to množina vytváří smysluplnost, neboli </w:t>
      </w:r>
      <w:r w:rsidR="00402B7E">
        <w:t>význam scény</w:t>
      </w:r>
      <w:r w:rsidR="00AF1D2E">
        <w:t xml:space="preserve"> </w:t>
      </w:r>
      <m:oMath>
        <m:r>
          <w:rPr>
            <w:rFonts w:ascii="Cambria Math" w:hAnsi="Cambria Math"/>
          </w:rPr>
          <m:t>VS</m:t>
        </m:r>
      </m:oMath>
      <w:r w:rsidR="00AF1D2E">
        <w:t xml:space="preserve"> ve dvou aspektech. Za prvé je pro </w:t>
      </w:r>
      <m:oMath>
        <m:r>
          <w:rPr>
            <w:rFonts w:ascii="Cambria Math" w:hAnsi="Cambria Math"/>
          </w:rPr>
          <m:t>VS</m:t>
        </m:r>
      </m:oMath>
      <w:r w:rsidR="00AF1D2E">
        <w:t xml:space="preserve"> podstatná přítomnost nebo nepřítomnost objektů ve scéně. Například vyskytuje-li se ve scéně 5 </w:t>
      </w:r>
      <w:r w:rsidR="00AF1D2E" w:rsidRPr="00CB2351">
        <w:t>postelí</w:t>
      </w:r>
      <w:r w:rsidR="00064DBC" w:rsidRPr="00CB2351">
        <w:t>,</w:t>
      </w:r>
      <w:r w:rsidR="00AF1D2E" w:rsidRPr="00CB2351">
        <w:t xml:space="preserve"> je její význam jiný</w:t>
      </w:r>
      <w:r w:rsidR="00064DBC" w:rsidRPr="00CB2351">
        <w:t>,</w:t>
      </w:r>
      <w:r w:rsidR="00AF1D2E" w:rsidRPr="00CB2351">
        <w:t xml:space="preserve"> než vyskytuje-li se v ní 5</w:t>
      </w:r>
      <w:r w:rsidR="00AF1D2E">
        <w:t xml:space="preserve"> </w:t>
      </w:r>
      <w:r w:rsidR="00B86222">
        <w:t>stolů obklopených židlemi</w:t>
      </w:r>
      <w:r w:rsidR="00E62DA1">
        <w:t xml:space="preserve">. </w:t>
      </w:r>
      <w:r w:rsidR="00AF1D2E">
        <w:t>Za druhé je význam scény</w:t>
      </w:r>
      <w:r w:rsidR="002D2995">
        <w:t xml:space="preserve"> v menší míře</w:t>
      </w:r>
      <w:r w:rsidR="004C0032">
        <w:t xml:space="preserve"> </w:t>
      </w:r>
      <w:r w:rsidR="00AF1D2E">
        <w:t>spoluvytvářen</w:t>
      </w:r>
      <w:r w:rsidR="002D2995">
        <w:t xml:space="preserve"> i</w:t>
      </w:r>
      <w:r w:rsidR="00AF1D2E">
        <w:t xml:space="preserve"> vzájemnými pozičními relacemi v diskrétním prostoru scény. </w:t>
      </w:r>
      <w:r w:rsidR="006321F6">
        <w:t>Ukázáno na příkladu: Nachází-li se</w:t>
      </w:r>
      <w:r w:rsidR="0093346A">
        <w:t xml:space="preserve"> ve scéně</w:t>
      </w:r>
      <w:r w:rsidR="006321F6">
        <w:t xml:space="preserve"> </w:t>
      </w:r>
      <w:r w:rsidR="00B86222">
        <w:t>dvacet</w:t>
      </w:r>
      <w:r w:rsidR="006321F6">
        <w:t xml:space="preserve"> židlí </w:t>
      </w:r>
      <w:r w:rsidR="006321F6" w:rsidRPr="00064DBC">
        <w:rPr>
          <w:highlight w:val="yellow"/>
        </w:rPr>
        <w:t>a</w:t>
      </w:r>
      <w:r w:rsidR="006321F6">
        <w:t xml:space="preserve"> </w:t>
      </w:r>
      <w:r w:rsidR="00B86222">
        <w:lastRenderedPageBreak/>
        <w:t>pět</w:t>
      </w:r>
      <w:r w:rsidR="006321F6">
        <w:t xml:space="preserve"> stolů, je v</w:t>
      </w:r>
      <w:r w:rsidR="0093346A">
        <w:t xml:space="preserve">ýznam scény jiný, když se všech pět židlí nachází u stolu, než když tomu tak není. </w:t>
      </w:r>
      <w:r w:rsidR="004C31B1">
        <w:t xml:space="preserve">Prezentovaný algoritmus řeší druhý aspekt </w:t>
      </w:r>
      <w:r w:rsidR="00B10C63">
        <w:t>významu scény</w:t>
      </w:r>
      <w:r w:rsidR="004C31B1">
        <w:t>, totiž umístění objektu na nejpravděpodobnější místo vzhledem k aktuálnímu kontextu prostoru. Přítomnost jednotlivých objektových tříd ve scéně je řízena uživatelsky.</w:t>
      </w:r>
    </w:p>
    <w:p w14:paraId="4AF8962C" w14:textId="62493848" w:rsidR="002D2995" w:rsidRDefault="00AF1D2E" w:rsidP="00AF1D2E">
      <w:pPr>
        <w:pStyle w:val="Standartnitext"/>
        <w:ind w:firstLine="708"/>
      </w:pPr>
      <w:r>
        <w:t>K</w:t>
      </w:r>
      <w:r w:rsidR="00EA45E2">
        <w:t>aždý objekt</w:t>
      </w:r>
      <w:r>
        <w:t xml:space="preserve"> přítomný ve scéně</w:t>
      </w:r>
      <w:r w:rsidR="00EA45E2">
        <w:t xml:space="preserve"> sebou nese vektor své pozice, rotace a velikosti. </w:t>
      </w:r>
      <w:r w:rsidR="004615F6">
        <w:t>Podstatnou</w:t>
      </w:r>
      <w:r w:rsidR="0003225B">
        <w:t xml:space="preserve"> abstrakcí</w:t>
      </w:r>
      <w:r w:rsidR="00EF3F47">
        <w:t xml:space="preserve"> prezentovaného modelu</w:t>
      </w:r>
      <w:r w:rsidR="0003225B">
        <w:t xml:space="preserve"> je, že z těchto tří vlastností objektu je pro zjednodušení úlohy uvažován</w:t>
      </w:r>
      <w:r w:rsidR="008E1A76">
        <w:t xml:space="preserve"> pouze</w:t>
      </w:r>
      <w:r w:rsidR="0003225B">
        <w:t xml:space="preserve"> </w:t>
      </w:r>
      <w:r w:rsidR="004615F6">
        <w:t>poziční</w:t>
      </w:r>
      <w:r w:rsidR="0003225B">
        <w:t xml:space="preserve"> dvoudimenzionální </w:t>
      </w:r>
      <w:commentRangeStart w:id="246"/>
      <w:commentRangeStart w:id="247"/>
      <w:r w:rsidR="0003225B">
        <w:t xml:space="preserve">vektor </w:t>
      </w:r>
      <w:commentRangeEnd w:id="246"/>
      <w:r w:rsidR="00BC201F">
        <w:rPr>
          <w:rStyle w:val="CommentReference"/>
          <w:rFonts w:asciiTheme="minorHAnsi" w:hAnsiTheme="minorHAnsi" w:cstheme="minorBidi"/>
        </w:rPr>
        <w:commentReference w:id="246"/>
      </w:r>
      <w:commentRangeEnd w:id="247"/>
      <w:r w:rsidR="000B0D81">
        <w:rPr>
          <w:rStyle w:val="CommentReference"/>
          <w:rFonts w:asciiTheme="minorHAnsi" w:hAnsiTheme="minorHAnsi" w:cstheme="minorBidi"/>
        </w:rPr>
        <w:commentReference w:id="247"/>
      </w:r>
      <m:oMath>
        <m:r>
          <w:rPr>
            <w:rFonts w:ascii="Cambria Math" w:hAnsi="Cambria Math"/>
          </w:rPr>
          <m:t>P=(x,z)</m:t>
        </m:r>
      </m:oMath>
      <w:r w:rsidR="0003225B">
        <w:t>.</w:t>
      </w:r>
      <w:r w:rsidR="008E1A76">
        <w:t xml:space="preserve"> Vektory rotace a velikosti </w:t>
      </w:r>
      <w:r w:rsidR="00EF3F47">
        <w:t>uvažovány nejsou</w:t>
      </w:r>
      <w:r w:rsidR="008E1A76">
        <w:t>.</w:t>
      </w:r>
      <w:r w:rsidR="002D2995">
        <w:t xml:space="preserve"> Kromě geometrických vlastností objektu, je každý objekt</w:t>
      </w:r>
      <w:r w:rsidR="008E012D">
        <w:t xml:space="preserve"> ve scéně</w:t>
      </w:r>
      <w:r w:rsidR="002D2995">
        <w:t xml:space="preserve"> kategorizován </w:t>
      </w:r>
      <w:r w:rsidR="008E012D">
        <w:t>třídou,</w:t>
      </w:r>
      <w:r w:rsidR="000C1BCF">
        <w:t xml:space="preserve"> kterou představuje. </w:t>
      </w:r>
    </w:p>
    <w:p w14:paraId="216169AA" w14:textId="430CE3B9" w:rsidR="0093346A" w:rsidRDefault="002D2995" w:rsidP="004615F6">
      <w:pPr>
        <w:pStyle w:val="Standartnitext"/>
        <w:ind w:firstLine="708"/>
      </w:pPr>
      <w:r>
        <w:t>Z uved</w:t>
      </w:r>
      <w:r w:rsidR="00F0096B">
        <w:t>e</w:t>
      </w:r>
      <w:r>
        <w:t xml:space="preserve">ného </w:t>
      </w:r>
      <w:r w:rsidR="00365130">
        <w:t>lze</w:t>
      </w:r>
      <w:r>
        <w:t xml:space="preserve"> názorně </w:t>
      </w:r>
      <w:r w:rsidR="00F25EE4">
        <w:t>představit</w:t>
      </w:r>
      <w:r>
        <w:t xml:space="preserve"> </w:t>
      </w:r>
      <w:r w:rsidR="00365130">
        <w:t>obecný cíl</w:t>
      </w:r>
      <w:r w:rsidR="004615F6">
        <w:t>:</w:t>
      </w:r>
      <w:r w:rsidR="00450F1E">
        <w:t xml:space="preserve"> </w:t>
      </w:r>
      <w:r w:rsidR="000C1BCF">
        <w:t>Za předpokladu výchozí scény</w:t>
      </w:r>
      <w:r w:rsidR="00155617">
        <w:t xml:space="preserve"> </w:t>
      </w:r>
      <m:oMath>
        <m:sSub>
          <m:sSubPr>
            <m:ctrlPr>
              <w:rPr>
                <w:rFonts w:ascii="Cambria Math" w:hAnsi="Cambria Math"/>
                <w:i/>
              </w:rPr>
            </m:ctrlPr>
          </m:sSubPr>
          <m:e>
            <m:r>
              <w:rPr>
                <w:rFonts w:ascii="Cambria Math" w:hAnsi="Cambria Math"/>
              </w:rPr>
              <m:t>s</m:t>
            </m:r>
          </m:e>
          <m:sub>
            <m:r>
              <w:rPr>
                <w:rFonts w:ascii="Cambria Math" w:hAnsi="Cambria Math"/>
              </w:rPr>
              <m:t>0</m:t>
            </m:r>
          </m:sub>
        </m:sSub>
      </m:oMath>
      <w:r w:rsidR="000C1BCF" w:rsidRPr="001A0463">
        <w:t>,</w:t>
      </w:r>
      <w:r w:rsidR="000C1BCF">
        <w:t xml:space="preserve"> která je </w:t>
      </w:r>
      <w:r w:rsidR="00F25EE4">
        <w:t>určena</w:t>
      </w:r>
      <w:r w:rsidR="000C1BCF">
        <w:t xml:space="preserve"> množinou objektů </w:t>
      </w:r>
      <m:oMath>
        <m:r>
          <w:rPr>
            <w:rFonts w:ascii="Cambria Math" w:hAnsi="Cambria Math"/>
          </w:rPr>
          <m:t>O</m:t>
        </m:r>
      </m:oMath>
      <w:r w:rsidR="006321F6" w:rsidRPr="001A0463">
        <w:t>,</w:t>
      </w:r>
      <w:r w:rsidR="006321F6">
        <w:rPr>
          <w:rFonts w:eastAsiaTheme="minorEastAsia"/>
        </w:rPr>
        <w:t xml:space="preserve"> </w:t>
      </w:r>
      <w:r w:rsidR="00E95A94">
        <w:rPr>
          <w:rFonts w:eastAsiaTheme="minorEastAsia"/>
        </w:rPr>
        <w:t>umístit uživatelsky vyb</w:t>
      </w:r>
      <w:r w:rsidR="00155617">
        <w:rPr>
          <w:rFonts w:eastAsiaTheme="minorEastAsia"/>
        </w:rPr>
        <w:t xml:space="preserve">raný objekt na logickou pozici. </w:t>
      </w:r>
      <w:r w:rsidR="0093346A">
        <w:t xml:space="preserve">Tím vzniká nová scéna </w:t>
      </w:r>
      <m:oMath>
        <m:r>
          <w:rPr>
            <w:rFonts w:ascii="Cambria Math" w:hAnsi="Cambria Math"/>
          </w:rPr>
          <m:t>s</m:t>
        </m:r>
      </m:oMath>
      <w:r w:rsidR="0093346A" w:rsidRPr="001A0463">
        <w:rPr>
          <w:vertAlign w:val="subscript"/>
        </w:rPr>
        <w:t>.</w:t>
      </w:r>
      <w:r w:rsidR="0093346A">
        <w:t xml:space="preserve"> Tento proces bude iterativní</w:t>
      </w:r>
      <w:r w:rsidR="00EF3F47">
        <w:t>,</w:t>
      </w:r>
      <w:r w:rsidR="0093346A">
        <w:t xml:space="preserve"> to znamená, že v jednom kroku generovacího algoritmu</w:t>
      </w:r>
      <w:r w:rsidR="00365130">
        <w:t xml:space="preserve"> </w:t>
      </w:r>
      <w:r w:rsidR="0093346A">
        <w:t xml:space="preserve">bude scéna doplněna právě o jeden objekt. </w:t>
      </w:r>
      <w:r w:rsidR="00EF3F47">
        <w:t>Načež se t</w:t>
      </w:r>
      <w:r w:rsidR="0093346A">
        <w:t xml:space="preserve">ato nová scéna stane východiskem pro další krok </w:t>
      </w:r>
      <w:commentRangeStart w:id="248"/>
      <w:r w:rsidR="0093346A">
        <w:t>generování</w:t>
      </w:r>
      <w:commentRangeEnd w:id="248"/>
      <w:r w:rsidR="0093346A">
        <w:rPr>
          <w:rStyle w:val="CommentReference"/>
          <w:rFonts w:asciiTheme="minorHAnsi" w:hAnsiTheme="minorHAnsi" w:cstheme="minorBidi"/>
        </w:rPr>
        <w:commentReference w:id="248"/>
      </w:r>
      <w:r w:rsidR="004615F6">
        <w:t xml:space="preserve"> viz </w:t>
      </w:r>
      <w:r w:rsidR="004615F6">
        <w:fldChar w:fldCharType="begin"/>
      </w:r>
      <w:r w:rsidR="004615F6">
        <w:instrText xml:space="preserve"> REF _Ref3885870 \h </w:instrText>
      </w:r>
      <w:r w:rsidR="004615F6">
        <w:fldChar w:fldCharType="separate"/>
      </w:r>
      <w:r w:rsidR="004615F6">
        <w:t xml:space="preserve">Rov. </w:t>
      </w:r>
      <w:r w:rsidR="004615F6">
        <w:rPr>
          <w:noProof/>
        </w:rPr>
        <w:t>9</w:t>
      </w:r>
      <w:r w:rsidR="004615F6">
        <w:fldChar w:fldCharType="end"/>
      </w:r>
      <w:r w:rsidR="004615F6">
        <w:fldChar w:fldCharType="begin"/>
      </w:r>
      <w:r w:rsidR="004615F6">
        <w:instrText xml:space="preserve"> REF _Ref4237026 \h </w:instrText>
      </w:r>
      <w:r w:rsidR="004615F6">
        <w:fldChar w:fldCharType="end"/>
      </w:r>
      <w:r w:rsidR="0093346A">
        <w:t xml:space="preserve">. </w:t>
      </w:r>
      <w:r w:rsidR="004615F6">
        <w:t>Fáze, které povedou k naplnění tohoto cíle</w:t>
      </w:r>
      <w:r w:rsidR="006869A3">
        <w:t>,</w:t>
      </w:r>
      <w:r w:rsidR="001C1E87">
        <w:t xml:space="preserve"> </w:t>
      </w:r>
      <w:r w:rsidR="004615F6">
        <w:t>jsou předmětem následující kapitoly.</w:t>
      </w:r>
    </w:p>
    <w:p w14:paraId="311F5BE7" w14:textId="77777777" w:rsidR="0093346A" w:rsidRDefault="006D7066" w:rsidP="00530CB1">
      <w:pPr>
        <w:pStyle w:val="Rovnice"/>
      </w:pPr>
      <m:oMathPara>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o</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s</m:t>
                  </m:r>
                </m:e>
                <m:sub>
                  <m:r>
                    <w:rPr>
                      <w:rFonts w:ascii="Cambria Math" w:hAnsi="Cambria Math"/>
                    </w:rPr>
                    <m:t>i</m:t>
                  </m:r>
                  <m:r>
                    <m:rPr>
                      <m:sty m:val="p"/>
                    </m:rPr>
                    <w:rPr>
                      <w:rFonts w:ascii="Cambria Math" w:hAnsi="Cambria Math"/>
                    </w:rPr>
                    <m:t>-1</m:t>
                  </m:r>
                </m:sub>
              </m:sSub>
            </m:e>
          </m:nary>
          <m:r>
            <m:rPr>
              <m:sty m:val="p"/>
            </m:rPr>
            <w:rPr>
              <w:rFonts w:ascii="Cambria Math" w:hAnsi="Cambria Math"/>
            </w:rPr>
            <m:t>+</m:t>
          </m:r>
          <m:sSub>
            <m:sSubPr>
              <m:ctrlPr>
                <w:rPr>
                  <w:rFonts w:ascii="Cambria Math" w:hAnsi="Cambria Math"/>
                </w:rPr>
              </m:ctrlPr>
            </m:sSubPr>
            <m:e>
              <m:r>
                <w:rPr>
                  <w:rFonts w:ascii="Cambria Math" w:hAnsi="Cambria Math"/>
                </w:rPr>
                <m:t>o</m:t>
              </m:r>
            </m:e>
            <m:sub>
              <m:r>
                <w:rPr>
                  <w:rFonts w:ascii="Cambria Math" w:hAnsi="Cambria Math"/>
                </w:rPr>
                <m:t>x</m:t>
              </m:r>
            </m:sub>
          </m:sSub>
        </m:oMath>
      </m:oMathPara>
    </w:p>
    <w:p w14:paraId="1B1568CA" w14:textId="57A9BEAE" w:rsidR="0093346A" w:rsidRDefault="00012722" w:rsidP="00C46A53">
      <w:pPr>
        <w:pStyle w:val="CAPITION"/>
      </w:pPr>
      <w:bookmarkStart w:id="249" w:name="_Ref3885870"/>
      <w:r>
        <w:t>Rov.</w:t>
      </w:r>
      <w:r w:rsidR="0093346A">
        <w:t xml:space="preserve"> </w:t>
      </w:r>
      <w:r w:rsidR="009A0142">
        <w:rPr>
          <w:noProof/>
        </w:rPr>
        <w:fldChar w:fldCharType="begin"/>
      </w:r>
      <w:r w:rsidR="009A0142">
        <w:rPr>
          <w:noProof/>
        </w:rPr>
        <w:instrText xml:space="preserve"> SEQ Rov. \* ARABIC </w:instrText>
      </w:r>
      <w:r w:rsidR="009A0142">
        <w:rPr>
          <w:noProof/>
        </w:rPr>
        <w:fldChar w:fldCharType="separate"/>
      </w:r>
      <w:r w:rsidR="007A1E6C">
        <w:rPr>
          <w:noProof/>
        </w:rPr>
        <w:t>10</w:t>
      </w:r>
      <w:r w:rsidR="009A0142">
        <w:rPr>
          <w:noProof/>
        </w:rPr>
        <w:fldChar w:fldCharType="end"/>
      </w:r>
      <w:bookmarkEnd w:id="249"/>
      <w:r w:rsidR="00155617">
        <w:t>:</w:t>
      </w:r>
      <w:r w:rsidR="00E62DA1">
        <w:t xml:space="preserve"> </w:t>
      </w:r>
      <w:r w:rsidR="00396329">
        <w:t>Proces generování</w:t>
      </w:r>
      <w:r w:rsidR="00F25EE4">
        <w:t xml:space="preserve"> scény </w:t>
      </w:r>
      <m:oMath>
        <m:r>
          <w:rPr>
            <w:rFonts w:ascii="Cambria Math" w:hAnsi="Cambria Math"/>
          </w:rPr>
          <m:t>s</m:t>
        </m:r>
      </m:oMath>
      <w:r w:rsidR="00F25EE4">
        <w:t xml:space="preserve">, kde </w:t>
      </w:r>
      <m:oMath>
        <m:sSub>
          <m:sSubPr>
            <m:ctrlPr>
              <w:rPr>
                <w:rFonts w:ascii="Cambria Math" w:hAnsi="Cambria Math"/>
                <w:i/>
              </w:rPr>
            </m:ctrlPr>
          </m:sSubPr>
          <m:e>
            <m:r>
              <w:rPr>
                <w:rFonts w:ascii="Cambria Math" w:hAnsi="Cambria Math"/>
              </w:rPr>
              <m:t>s</m:t>
            </m:r>
          </m:e>
          <m:sub>
            <m:r>
              <w:rPr>
                <w:rFonts w:ascii="Cambria Math" w:hAnsi="Cambria Math"/>
              </w:rPr>
              <m:t>0</m:t>
            </m:r>
          </m:sub>
        </m:sSub>
      </m:oMath>
      <w:r w:rsidR="00F25EE4">
        <w:t xml:space="preserve"> odpovídá výchozí scéně, </w:t>
      </w:r>
      <m:oMath>
        <m:r>
          <w:rPr>
            <w:rFonts w:ascii="Cambria Math" w:hAnsi="Cambria Math"/>
          </w:rPr>
          <m:t>n</m:t>
        </m:r>
      </m:oMath>
      <w:r w:rsidR="00F25EE4" w:rsidRPr="001A0463">
        <w:t xml:space="preserve"> </w:t>
      </w:r>
      <w:r w:rsidR="00F25EE4">
        <w:t xml:space="preserve">vyjadřuje počet iterací algoritmu </w:t>
      </w:r>
      <w:r w:rsidR="00F0096B">
        <w:br/>
      </w:r>
      <w:r w:rsidR="00F25EE4">
        <w:t xml:space="preserve">a </w:t>
      </w:r>
      <m:oMath>
        <m:sSub>
          <m:sSubPr>
            <m:ctrlPr>
              <w:rPr>
                <w:rFonts w:ascii="Cambria Math" w:hAnsi="Cambria Math"/>
                <w:i/>
              </w:rPr>
            </m:ctrlPr>
          </m:sSubPr>
          <m:e>
            <m:r>
              <w:rPr>
                <w:rFonts w:ascii="Cambria Math" w:hAnsi="Cambria Math"/>
              </w:rPr>
              <m:t>o</m:t>
            </m:r>
          </m:e>
          <m:sub>
            <m:r>
              <w:rPr>
                <w:rFonts w:ascii="Cambria Math" w:hAnsi="Cambria Math"/>
              </w:rPr>
              <m:t>x</m:t>
            </m:r>
          </m:sub>
        </m:sSub>
      </m:oMath>
      <w:r w:rsidR="00F25EE4" w:rsidRPr="001A0463">
        <w:rPr>
          <w:vertAlign w:val="subscript"/>
        </w:rPr>
        <w:t xml:space="preserve"> </w:t>
      </w:r>
      <w:r w:rsidR="00F25EE4">
        <w:t xml:space="preserve">představuje predikovaný objekt </w:t>
      </w:r>
      <w:commentRangeStart w:id="250"/>
      <w:r w:rsidR="00F25EE4">
        <w:t>třídy</w:t>
      </w:r>
      <w:commentRangeEnd w:id="250"/>
      <w:r w:rsidR="006869A3">
        <w:rPr>
          <w:rStyle w:val="CommentReference"/>
          <w:rFonts w:asciiTheme="minorHAnsi" w:hAnsiTheme="minorHAnsi" w:cstheme="minorBidi"/>
        </w:rPr>
        <w:commentReference w:id="250"/>
      </w:r>
      <w:r w:rsidR="00F25EE4">
        <w:t xml:space="preserve"> </w:t>
      </w:r>
      <m:oMath>
        <m:r>
          <w:rPr>
            <w:rFonts w:ascii="Cambria Math" w:hAnsi="Cambria Math"/>
          </w:rPr>
          <m:t>x</m:t>
        </m:r>
      </m:oMath>
      <w:r w:rsidR="00F25EE4">
        <w:t>.</w:t>
      </w:r>
    </w:p>
    <w:p w14:paraId="740EDD7B" w14:textId="3C5B2843" w:rsidR="00125FE2" w:rsidRDefault="00FB3671" w:rsidP="00E95A94">
      <w:pPr>
        <w:pStyle w:val="Heading2"/>
      </w:pPr>
      <w:bookmarkStart w:id="251" w:name="_Toc6218154"/>
      <w:r>
        <w:t>Popis algoritmu</w:t>
      </w:r>
      <w:r w:rsidR="00E950EC">
        <w:t xml:space="preserve"> a modelové situace</w:t>
      </w:r>
      <w:bookmarkEnd w:id="251"/>
    </w:p>
    <w:p w14:paraId="36DD8640" w14:textId="102DAB1D" w:rsidR="00F25EE4" w:rsidRDefault="00D96B56" w:rsidP="00AA1449">
      <w:pPr>
        <w:pStyle w:val="Standartnitext"/>
        <w:ind w:firstLine="576"/>
      </w:pPr>
      <w:r>
        <w:t>Celý algoritmus sestává ze tří fází. Za prvé je to fáze předzpracování dat. V druhé fázi se natrénují neuronové sítě a v poslední fázi je volána metoda generování</w:t>
      </w:r>
      <w:r w:rsidR="00B10C63">
        <w:t>, která účelným způsobem kombinuje výstupy neuronových sítí pro finální predikci umístění objektu do scény</w:t>
      </w:r>
      <w:r>
        <w:t>.</w:t>
      </w:r>
      <w:r w:rsidR="00E16F6D">
        <w:t xml:space="preserve"> Modelovou situací pro otestování navrženého principu je umísťování nábytku do prostoru pokoje. Aplikační užití tohoto principu se však neomezuje na tento konkrétní případ a lze ho obecně aplikovat i pro jiná zadání.</w:t>
      </w:r>
      <w:r w:rsidR="00B10C63">
        <w:t xml:space="preserve"> Všechny tři fáze jsou blíže po</w:t>
      </w:r>
      <w:r w:rsidR="006869A3">
        <w:t>p</w:t>
      </w:r>
      <w:r w:rsidR="00B10C63">
        <w:t>s</w:t>
      </w:r>
      <w:r w:rsidR="00B10C63">
        <w:t>ány v následujících kapitolách.</w:t>
      </w:r>
      <w:r>
        <w:t xml:space="preserve"> </w:t>
      </w:r>
    </w:p>
    <w:p w14:paraId="53A20AA2" w14:textId="2156AF64" w:rsidR="00CC29C7" w:rsidRDefault="00CC29C7" w:rsidP="008E5D5F">
      <w:pPr>
        <w:pStyle w:val="Heading3"/>
      </w:pPr>
      <w:bookmarkStart w:id="252" w:name="_Toc6218155"/>
      <w:r>
        <w:t>Charakteristika vstupních dat</w:t>
      </w:r>
      <w:bookmarkEnd w:id="252"/>
    </w:p>
    <w:p w14:paraId="2DF9EE1C" w14:textId="5ABD23EA" w:rsidR="00E25B52" w:rsidRDefault="00CC29C7" w:rsidP="00E25B52">
      <w:pPr>
        <w:pStyle w:val="Standartnitext"/>
        <w:rPr>
          <w:rFonts w:eastAsiaTheme="minorEastAsia"/>
        </w:rPr>
      </w:pPr>
      <w:r>
        <w:t xml:space="preserve">Pro všechny testované případy byla užita vstupní datová sada čítající 23 ručně </w:t>
      </w:r>
      <w:r w:rsidR="00E16F6D">
        <w:t>nadefinovaných</w:t>
      </w:r>
      <w:r>
        <w:t xml:space="preserve"> </w:t>
      </w:r>
      <w:r w:rsidR="00E16F6D">
        <w:t>scén</w:t>
      </w:r>
      <w:r w:rsidR="00663F9C">
        <w:rPr>
          <w:rStyle w:val="CommentReference"/>
          <w:rFonts w:asciiTheme="minorHAnsi" w:hAnsiTheme="minorHAnsi" w:cstheme="minorBidi"/>
        </w:rPr>
        <w:commentReference w:id="253"/>
      </w:r>
      <w:r w:rsidR="00B168DC">
        <w:rPr>
          <w:rStyle w:val="CommentReference"/>
          <w:rFonts w:asciiTheme="minorHAnsi" w:hAnsiTheme="minorHAnsi" w:cstheme="minorBidi"/>
        </w:rPr>
        <w:commentReference w:id="254"/>
      </w:r>
      <w:r w:rsidR="00E16F6D">
        <w:t xml:space="preserve">, které </w:t>
      </w:r>
      <w:r w:rsidR="00B168DC">
        <w:t>reprezentují</w:t>
      </w:r>
      <w:r w:rsidR="00E16F6D">
        <w:t xml:space="preserve"> pokoj.</w:t>
      </w:r>
      <w:r w:rsidR="001C1E87">
        <w:t xml:space="preserve"> Matice dat (a jejich vizualizace) lze </w:t>
      </w:r>
      <w:r w:rsidR="001C1E87">
        <w:lastRenderedPageBreak/>
        <w:t xml:space="preserve">nalézt v </w:t>
      </w:r>
      <w:commentRangeStart w:id="255"/>
      <w:r w:rsidR="001C1E87">
        <w:t>p</w:t>
      </w:r>
      <w:r w:rsidR="00A679D2">
        <w:t>ř</w:t>
      </w:r>
      <w:r w:rsidR="006869A3">
        <w:rPr>
          <w:highlight w:val="yellow"/>
        </w:rPr>
        <w:t>í</w:t>
      </w:r>
      <w:r w:rsidR="001C1E87">
        <w:t xml:space="preserve">loze </w:t>
      </w:r>
      <w:commentRangeEnd w:id="255"/>
      <w:r w:rsidR="0053052D">
        <w:rPr>
          <w:rStyle w:val="CommentReference"/>
          <w:rFonts w:asciiTheme="minorHAnsi" w:hAnsiTheme="minorHAnsi" w:cstheme="minorBidi"/>
        </w:rPr>
        <w:commentReference w:id="255"/>
      </w:r>
      <w:r w:rsidR="001C1E87">
        <w:t xml:space="preserve">bakalářské </w:t>
      </w:r>
      <w:commentRangeStart w:id="256"/>
      <w:r w:rsidR="001C1E87">
        <w:t>práce</w:t>
      </w:r>
      <w:commentRangeEnd w:id="256"/>
      <w:r w:rsidR="006869A3">
        <w:rPr>
          <w:rStyle w:val="CommentReference"/>
          <w:rFonts w:asciiTheme="minorHAnsi" w:hAnsiTheme="minorHAnsi" w:cstheme="minorBidi"/>
        </w:rPr>
        <w:commentReference w:id="256"/>
      </w:r>
      <w:r w:rsidR="001C1E87">
        <w:t>.</w:t>
      </w:r>
      <w:r w:rsidR="00A9102E">
        <w:t xml:space="preserve"> </w:t>
      </w:r>
      <w:r w:rsidR="00CE4100">
        <w:t xml:space="preserve">Tvar pokoje byl v 18 případech čtvercový a v pěti případech </w:t>
      </w:r>
      <w:r w:rsidR="00663F9C">
        <w:t>byl tvarem nepravidelný n-úhelník s vodorovnými nebo svislými hranami</w:t>
      </w:r>
      <w:r w:rsidR="0010327C">
        <w:t>.</w:t>
      </w:r>
      <w:r>
        <w:t xml:space="preserve"> </w:t>
      </w:r>
      <w:r w:rsidR="00A679D2">
        <w:t>Př</w:t>
      </w:r>
      <w:r w:rsidR="00A679D2" w:rsidRPr="00CB2351">
        <w:t>í</w:t>
      </w:r>
      <w:r w:rsidR="004C2420">
        <w:t xml:space="preserve">klady obou tvarů pokoje jsou vyobrazeny na obrázku </w:t>
      </w:r>
      <w:r w:rsidR="004C2420">
        <w:fldChar w:fldCharType="begin"/>
      </w:r>
      <w:r w:rsidR="004C2420">
        <w:instrText xml:space="preserve"> REF _Ref5346733 \h </w:instrText>
      </w:r>
      <w:r w:rsidR="004C2420">
        <w:fldChar w:fldCharType="separate"/>
      </w:r>
      <w:r w:rsidR="00703706">
        <w:t xml:space="preserve">Obr. </w:t>
      </w:r>
      <w:r w:rsidR="00703706">
        <w:rPr>
          <w:noProof/>
        </w:rPr>
        <w:t>11</w:t>
      </w:r>
      <w:r w:rsidR="004C2420">
        <w:fldChar w:fldCharType="end"/>
      </w:r>
      <w:r w:rsidR="004C2420">
        <w:t xml:space="preserve">. </w:t>
      </w:r>
      <w:r w:rsidR="00AF2CE8">
        <w:fldChar w:fldCharType="begin"/>
      </w:r>
      <w:r w:rsidR="00AF2CE8">
        <w:instrText xml:space="preserve"> REF _Ref3878559 \h </w:instrText>
      </w:r>
      <w:r w:rsidR="00AF2CE8">
        <w:fldChar w:fldCharType="separate"/>
      </w:r>
      <w:r w:rsidR="00AF2CE8">
        <w:t xml:space="preserve">Tabulka </w:t>
      </w:r>
      <w:r w:rsidR="00AF2CE8">
        <w:rPr>
          <w:noProof/>
        </w:rPr>
        <w:t>1</w:t>
      </w:r>
      <w:r w:rsidR="00AF2CE8">
        <w:fldChar w:fldCharType="end"/>
      </w:r>
      <w:r>
        <w:t xml:space="preserve"> </w:t>
      </w:r>
      <w:r w:rsidR="00396329">
        <w:t xml:space="preserve">představuje použité objekty a </w:t>
      </w:r>
      <w:r>
        <w:t>logiku, se kterou by</w:t>
      </w:r>
      <w:r w:rsidR="00C46A53">
        <w:t>ly předměty do scén umísťovány</w:t>
      </w:r>
      <w:r w:rsidR="00E16F6D">
        <w:t>. Tyto údaje jsou</w:t>
      </w:r>
      <w:r w:rsidR="00663F9C">
        <w:t xml:space="preserve"> </w:t>
      </w:r>
      <w:r w:rsidR="00E16F6D">
        <w:t>podstatné</w:t>
      </w:r>
      <w:r w:rsidR="00396329">
        <w:t xml:space="preserve"> pro</w:t>
      </w:r>
      <w:r w:rsidR="0010327C">
        <w:t xml:space="preserve"> popis jednotlivých fází a</w:t>
      </w:r>
      <w:r w:rsidR="00396329">
        <w:t xml:space="preserve"> následnou evaluaci nagenerovaných vzorků.</w:t>
      </w:r>
      <w:r w:rsidR="00E25B52" w:rsidRPr="00E25B52">
        <w:rPr>
          <w:rFonts w:eastAsiaTheme="minorEastAsia"/>
        </w:rPr>
        <w:t xml:space="preserve"> </w:t>
      </w:r>
      <w:r w:rsidR="00E25B52">
        <w:rPr>
          <w:rFonts w:eastAsiaTheme="minorEastAsia"/>
        </w:rPr>
        <w:fldChar w:fldCharType="begin"/>
      </w:r>
      <w:r w:rsidR="00E25B52">
        <w:rPr>
          <w:rFonts w:eastAsiaTheme="minorEastAsia"/>
        </w:rPr>
        <w:instrText xml:space="preserve"> REF _Ref5972929 \h </w:instrText>
      </w:r>
      <w:r w:rsidR="00E25B52">
        <w:rPr>
          <w:rFonts w:eastAsiaTheme="minorEastAsia"/>
        </w:rPr>
      </w:r>
      <w:r w:rsidR="00E25B52">
        <w:rPr>
          <w:rFonts w:eastAsiaTheme="minorEastAsia"/>
        </w:rPr>
        <w:fldChar w:fldCharType="separate"/>
      </w:r>
      <w:r w:rsidR="00E25B52">
        <w:t xml:space="preserve">Obr. </w:t>
      </w:r>
      <w:r w:rsidR="00E25B52">
        <w:rPr>
          <w:noProof/>
        </w:rPr>
        <w:t>12</w:t>
      </w:r>
      <w:r w:rsidR="00E25B52">
        <w:rPr>
          <w:rFonts w:eastAsiaTheme="minorEastAsia"/>
        </w:rPr>
        <w:fldChar w:fldCharType="end"/>
      </w:r>
      <w:r w:rsidR="00E25B52">
        <w:rPr>
          <w:rFonts w:eastAsiaTheme="minorEastAsia"/>
        </w:rPr>
        <w:t xml:space="preserve"> představuje prostor matice, ve které jsou zobrazeny a dodrženy všechny sledované vlastnosti.</w:t>
      </w:r>
    </w:p>
    <w:p w14:paraId="1503E157" w14:textId="15B18E29" w:rsidR="00C46A53" w:rsidRDefault="00C46A53" w:rsidP="00C46A53">
      <w:pPr>
        <w:pStyle w:val="Standartnitext"/>
        <w:ind w:firstLine="708"/>
      </w:pPr>
    </w:p>
    <w:p w14:paraId="4D36C2DD" w14:textId="546C2E6B" w:rsidR="004C2420" w:rsidRDefault="004C2420" w:rsidP="004C2420">
      <w:pPr>
        <w:pStyle w:val="Obrzek"/>
      </w:pPr>
      <w:r w:rsidRPr="004C2420">
        <w:drawing>
          <wp:inline distT="0" distB="0" distL="0" distR="0" wp14:anchorId="05957D47" wp14:editId="4B53445F">
            <wp:extent cx="1266804" cy="1250579"/>
            <wp:effectExtent l="0" t="0" r="0" b="6985"/>
            <wp:docPr id="19" name="Picture 19" descr="C:\Users\Adam Ouhrabka\Desktop\vi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am Ouhrabka\Desktop\vis1.png"/>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27520" t="11540" r="27711" b="6379"/>
                    <a:stretch/>
                  </pic:blipFill>
                  <pic:spPr bwMode="auto">
                    <a:xfrm>
                      <a:off x="0" y="0"/>
                      <a:ext cx="1297118" cy="1280504"/>
                    </a:xfrm>
                    <a:prstGeom prst="rect">
                      <a:avLst/>
                    </a:prstGeom>
                    <a:noFill/>
                    <a:ln>
                      <a:noFill/>
                    </a:ln>
                    <a:extLst>
                      <a:ext uri="{53640926-AAD7-44D8-BBD7-CCE9431645EC}">
                        <a14:shadowObscured xmlns:a14="http://schemas.microsoft.com/office/drawing/2010/main"/>
                      </a:ext>
                    </a:extLst>
                  </pic:spPr>
                </pic:pic>
              </a:graphicData>
            </a:graphic>
          </wp:inline>
        </w:drawing>
      </w:r>
      <w:r w:rsidRPr="004C2420">
        <w:drawing>
          <wp:inline distT="0" distB="0" distL="0" distR="0" wp14:anchorId="3166E961" wp14:editId="444243A4">
            <wp:extent cx="2009954" cy="1261611"/>
            <wp:effectExtent l="0" t="0" r="0" b="0"/>
            <wp:docPr id="20" name="Picture 20" descr="C:\Users\Adam Ouhrabka\Desktop\vi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am Ouhrabka\Desktop\vis2.png"/>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17934" t="11198" r="18118" b="5691"/>
                    <a:stretch/>
                  </pic:blipFill>
                  <pic:spPr bwMode="auto">
                    <a:xfrm>
                      <a:off x="0" y="0"/>
                      <a:ext cx="2042109" cy="1281794"/>
                    </a:xfrm>
                    <a:prstGeom prst="rect">
                      <a:avLst/>
                    </a:prstGeom>
                    <a:noFill/>
                    <a:ln>
                      <a:noFill/>
                    </a:ln>
                    <a:extLst>
                      <a:ext uri="{53640926-AAD7-44D8-BBD7-CCE9431645EC}">
                        <a14:shadowObscured xmlns:a14="http://schemas.microsoft.com/office/drawing/2010/main"/>
                      </a:ext>
                    </a:extLst>
                  </pic:spPr>
                </pic:pic>
              </a:graphicData>
            </a:graphic>
          </wp:inline>
        </w:drawing>
      </w:r>
      <w:r w:rsidRPr="004C2420">
        <w:drawing>
          <wp:inline distT="0" distB="0" distL="0" distR="0" wp14:anchorId="52F3D087" wp14:editId="549920E2">
            <wp:extent cx="3976778" cy="122119"/>
            <wp:effectExtent l="0" t="0" r="0" b="0"/>
            <wp:docPr id="18" name="Picture 18" descr="C:\Users\Adam Ouhrabka\Desktop\vi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am Ouhrabka\Desktop\vis2.png"/>
                    <pic:cNvPicPr>
                      <a:picLocks noChangeAspect="1" noChangeArrowheads="1"/>
                    </pic:cNvPicPr>
                  </pic:nvPicPr>
                  <pic:blipFill rotWithShape="1">
                    <a:blip r:embed="rId22">
                      <a:extLst>
                        <a:ext uri="{28A0092B-C50C-407E-A947-70E740481C1C}">
                          <a14:useLocalDpi xmlns:a14="http://schemas.microsoft.com/office/drawing/2010/main" val="0"/>
                        </a:ext>
                      </a:extLst>
                    </a:blip>
                    <a:srcRect l="5334" t="93875" r="2500" b="264"/>
                    <a:stretch/>
                  </pic:blipFill>
                  <pic:spPr bwMode="auto">
                    <a:xfrm>
                      <a:off x="0" y="0"/>
                      <a:ext cx="4950652" cy="152025"/>
                    </a:xfrm>
                    <a:prstGeom prst="rect">
                      <a:avLst/>
                    </a:prstGeom>
                    <a:noFill/>
                    <a:ln>
                      <a:noFill/>
                    </a:ln>
                    <a:extLst>
                      <a:ext uri="{53640926-AAD7-44D8-BBD7-CCE9431645EC}">
                        <a14:shadowObscured xmlns:a14="http://schemas.microsoft.com/office/drawing/2010/main"/>
                      </a:ext>
                    </a:extLst>
                  </pic:spPr>
                </pic:pic>
              </a:graphicData>
            </a:graphic>
          </wp:inline>
        </w:drawing>
      </w:r>
    </w:p>
    <w:p w14:paraId="553D92B8" w14:textId="36DD6166" w:rsidR="004C2420" w:rsidRDefault="004C2420" w:rsidP="004C2420">
      <w:pPr>
        <w:pStyle w:val="CAPITION"/>
      </w:pPr>
      <w:bookmarkStart w:id="257" w:name="_Ref5346733"/>
      <w:r>
        <w:t xml:space="preserve">Obr. </w:t>
      </w:r>
      <w:r w:rsidR="00F94C7D">
        <w:rPr>
          <w:noProof/>
        </w:rPr>
        <w:fldChar w:fldCharType="begin"/>
      </w:r>
      <w:r w:rsidR="00F94C7D">
        <w:rPr>
          <w:noProof/>
        </w:rPr>
        <w:instrText xml:space="preserve"> SEQ Obr. \* ARABIC </w:instrText>
      </w:r>
      <w:r w:rsidR="00F94C7D">
        <w:rPr>
          <w:noProof/>
        </w:rPr>
        <w:fldChar w:fldCharType="separate"/>
      </w:r>
      <w:r w:rsidR="00E25B52">
        <w:rPr>
          <w:noProof/>
        </w:rPr>
        <w:t>11</w:t>
      </w:r>
      <w:r w:rsidR="00F94C7D">
        <w:rPr>
          <w:noProof/>
        </w:rPr>
        <w:fldChar w:fldCharType="end"/>
      </w:r>
      <w:bookmarkEnd w:id="257"/>
      <w:r>
        <w:t xml:space="preserve">: Příklady scén (pokojů) z datové sady. Vlevo čtvercový tvar. Vpravo nepravidelný n-úhelník. </w:t>
      </w:r>
    </w:p>
    <w:p w14:paraId="36D8158D" w14:textId="46D37ACA" w:rsidR="00C46A53" w:rsidRDefault="00C46A53" w:rsidP="00C46A53">
      <w:pPr>
        <w:pStyle w:val="Captiontable"/>
      </w:pPr>
      <w:bookmarkStart w:id="258" w:name="_Ref3878559"/>
      <w:r>
        <w:t xml:space="preserve">Tabulka </w:t>
      </w:r>
      <w:r>
        <w:rPr>
          <w:noProof/>
        </w:rPr>
        <w:fldChar w:fldCharType="begin"/>
      </w:r>
      <w:r>
        <w:rPr>
          <w:noProof/>
        </w:rPr>
        <w:instrText xml:space="preserve"> SEQ Tabulka \* ARABIC </w:instrText>
      </w:r>
      <w:r>
        <w:rPr>
          <w:noProof/>
        </w:rPr>
        <w:fldChar w:fldCharType="separate"/>
      </w:r>
      <w:r w:rsidR="00C05B9A">
        <w:rPr>
          <w:noProof/>
        </w:rPr>
        <w:t>1</w:t>
      </w:r>
      <w:r>
        <w:rPr>
          <w:noProof/>
        </w:rPr>
        <w:fldChar w:fldCharType="end"/>
      </w:r>
      <w:bookmarkEnd w:id="258"/>
      <w:r w:rsidR="00E950EC">
        <w:rPr>
          <w:noProof/>
        </w:rPr>
        <w:t>:</w:t>
      </w:r>
      <w:r>
        <w:t xml:space="preserve"> </w:t>
      </w:r>
      <w:r w:rsidR="00312F03">
        <w:t>N</w:t>
      </w:r>
      <w:r>
        <w:t>ázor</w:t>
      </w:r>
      <w:r w:rsidR="004C2420">
        <w:t>ný</w:t>
      </w:r>
      <w:r>
        <w:t xml:space="preserve"> popis objekty přítomné ve vstupních datech</w:t>
      </w:r>
      <w:r w:rsidR="00E950EC">
        <w:t xml:space="preserve">. Objekt typu SS je takový objekt, který pouze vystupuje ve scénách a nehodláme ho predikovat. </w:t>
      </w:r>
    </w:p>
    <w:tbl>
      <w:tblPr>
        <w:tblStyle w:val="GridTable1Light"/>
        <w:tblW w:w="0" w:type="auto"/>
        <w:tblLook w:val="04A0" w:firstRow="1" w:lastRow="0" w:firstColumn="1" w:lastColumn="0" w:noHBand="0" w:noVBand="1"/>
      </w:tblPr>
      <w:tblGrid>
        <w:gridCol w:w="425"/>
        <w:gridCol w:w="1519"/>
        <w:gridCol w:w="605"/>
        <w:gridCol w:w="6228"/>
      </w:tblGrid>
      <w:tr w:rsidR="00A26542" w14:paraId="3F9FB546" w14:textId="77777777" w:rsidTr="007D7441">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425" w:type="dxa"/>
          </w:tcPr>
          <w:p w14:paraId="3C560E18" w14:textId="77777777" w:rsidR="00A26542" w:rsidRPr="0026640B" w:rsidRDefault="00A26542" w:rsidP="00C46A53">
            <w:pPr>
              <w:pStyle w:val="tabulkatext"/>
            </w:pPr>
            <w:r w:rsidRPr="0026640B">
              <w:t>Id</w:t>
            </w:r>
          </w:p>
        </w:tc>
        <w:tc>
          <w:tcPr>
            <w:tcW w:w="1519" w:type="dxa"/>
          </w:tcPr>
          <w:p w14:paraId="4C677F91" w14:textId="77777777" w:rsidR="00A26542" w:rsidRPr="0026640B" w:rsidRDefault="00A26542" w:rsidP="0091074A">
            <w:pPr>
              <w:pStyle w:val="tabulkatext"/>
              <w:cnfStyle w:val="100000000000" w:firstRow="1" w:lastRow="0" w:firstColumn="0" w:lastColumn="0" w:oddVBand="0" w:evenVBand="0" w:oddHBand="0" w:evenHBand="0" w:firstRowFirstColumn="0" w:firstRowLastColumn="0" w:lastRowFirstColumn="0" w:lastRowLastColumn="0"/>
            </w:pPr>
            <w:r w:rsidRPr="0026640B">
              <w:t>Interpretace</w:t>
            </w:r>
          </w:p>
        </w:tc>
        <w:tc>
          <w:tcPr>
            <w:tcW w:w="605" w:type="dxa"/>
          </w:tcPr>
          <w:p w14:paraId="61D890DE" w14:textId="26CD76F5" w:rsidR="00A26542" w:rsidRPr="0026640B" w:rsidRDefault="00A26542" w:rsidP="0091074A">
            <w:pPr>
              <w:pStyle w:val="tabulkatext"/>
              <w:cnfStyle w:val="100000000000" w:firstRow="1" w:lastRow="0" w:firstColumn="0" w:lastColumn="0" w:oddVBand="0" w:evenVBand="0" w:oddHBand="0" w:evenHBand="0" w:firstRowFirstColumn="0" w:firstRowLastColumn="0" w:lastRowFirstColumn="0" w:lastRowLastColumn="0"/>
            </w:pPr>
            <w:r>
              <w:t>Typ</w:t>
            </w:r>
          </w:p>
        </w:tc>
        <w:tc>
          <w:tcPr>
            <w:tcW w:w="6228" w:type="dxa"/>
          </w:tcPr>
          <w:p w14:paraId="3995B724" w14:textId="145D7EDD" w:rsidR="00A26542" w:rsidRPr="0026640B" w:rsidRDefault="00A26542" w:rsidP="0091074A">
            <w:pPr>
              <w:pStyle w:val="tabulkatext"/>
              <w:cnfStyle w:val="100000000000" w:firstRow="1" w:lastRow="0" w:firstColumn="0" w:lastColumn="0" w:oddVBand="0" w:evenVBand="0" w:oddHBand="0" w:evenHBand="0" w:firstRowFirstColumn="0" w:firstRowLastColumn="0" w:lastRowFirstColumn="0" w:lastRowLastColumn="0"/>
            </w:pPr>
            <w:r w:rsidRPr="0026640B">
              <w:t>Logika umístění</w:t>
            </w:r>
          </w:p>
        </w:tc>
      </w:tr>
      <w:tr w:rsidR="00A26542" w14:paraId="020B4AF1" w14:textId="77777777" w:rsidTr="007D7441">
        <w:trPr>
          <w:trHeight w:val="20"/>
        </w:trPr>
        <w:tc>
          <w:tcPr>
            <w:cnfStyle w:val="001000000000" w:firstRow="0" w:lastRow="0" w:firstColumn="1" w:lastColumn="0" w:oddVBand="0" w:evenVBand="0" w:oddHBand="0" w:evenHBand="0" w:firstRowFirstColumn="0" w:firstRowLastColumn="0" w:lastRowFirstColumn="0" w:lastRowLastColumn="0"/>
            <w:tcW w:w="425" w:type="dxa"/>
          </w:tcPr>
          <w:p w14:paraId="3607EBDA" w14:textId="226DAB0B" w:rsidR="00A26542" w:rsidRPr="0026640B" w:rsidRDefault="00A26542" w:rsidP="0091074A">
            <w:pPr>
              <w:pStyle w:val="tabulkatext"/>
            </w:pPr>
            <w:r>
              <w:t>0</w:t>
            </w:r>
          </w:p>
        </w:tc>
        <w:tc>
          <w:tcPr>
            <w:tcW w:w="1519" w:type="dxa"/>
          </w:tcPr>
          <w:p w14:paraId="68EFDA71" w14:textId="397FCB4C" w:rsidR="00A26542" w:rsidRPr="0026640B" w:rsidRDefault="00A26542" w:rsidP="00A26542">
            <w:pPr>
              <w:pStyle w:val="tabulkatext"/>
              <w:cnfStyle w:val="000000000000" w:firstRow="0" w:lastRow="0" w:firstColumn="0" w:lastColumn="0" w:oddVBand="0" w:evenVBand="0" w:oddHBand="0" w:evenHBand="0" w:firstRowFirstColumn="0" w:firstRowLastColumn="0" w:lastRowFirstColumn="0" w:lastRowLastColumn="0"/>
            </w:pPr>
            <w:r>
              <w:t xml:space="preserve">Prázdný prostor </w:t>
            </w:r>
          </w:p>
        </w:tc>
        <w:tc>
          <w:tcPr>
            <w:tcW w:w="605" w:type="dxa"/>
          </w:tcPr>
          <w:p w14:paraId="791D9E09" w14:textId="18D6ADC2" w:rsidR="00A26542" w:rsidRDefault="00A26542" w:rsidP="0091074A">
            <w:pPr>
              <w:pStyle w:val="tabulkatext"/>
              <w:cnfStyle w:val="000000000000" w:firstRow="0" w:lastRow="0" w:firstColumn="0" w:lastColumn="0" w:oddVBand="0" w:evenVBand="0" w:oddHBand="0" w:evenHBand="0" w:firstRowFirstColumn="0" w:firstRowLastColumn="0" w:lastRowFirstColumn="0" w:lastRowLastColumn="0"/>
            </w:pPr>
            <w:r>
              <w:t>SS</w:t>
            </w:r>
          </w:p>
        </w:tc>
        <w:tc>
          <w:tcPr>
            <w:tcW w:w="6228" w:type="dxa"/>
          </w:tcPr>
          <w:p w14:paraId="549C0F7F" w14:textId="0B56EE6B" w:rsidR="00A26542" w:rsidRDefault="005F59B7" w:rsidP="00C46A53">
            <w:pPr>
              <w:pStyle w:val="tabulkatext"/>
              <w:cnfStyle w:val="000000000000" w:firstRow="0" w:lastRow="0" w:firstColumn="0" w:lastColumn="0" w:oddVBand="0" w:evenVBand="0" w:oddHBand="0" w:evenHBand="0" w:firstRowFirstColumn="0" w:firstRowLastColumn="0" w:lastRowFirstColumn="0" w:lastRowLastColumn="0"/>
            </w:pPr>
            <w:r>
              <w:t xml:space="preserve">Reprezentuje prázdný </w:t>
            </w:r>
            <w:r w:rsidRPr="005F59B7">
              <w:rPr>
                <w:b/>
              </w:rPr>
              <w:t>vnitřní</w:t>
            </w:r>
            <w:r>
              <w:t xml:space="preserve"> prostor mí</w:t>
            </w:r>
            <w:r w:rsidR="001A76E1">
              <w:t>s</w:t>
            </w:r>
            <w:r>
              <w:t>tnosti.</w:t>
            </w:r>
          </w:p>
        </w:tc>
      </w:tr>
      <w:tr w:rsidR="00A26542" w14:paraId="75775B8B" w14:textId="77777777" w:rsidTr="007D7441">
        <w:trPr>
          <w:trHeight w:val="20"/>
        </w:trPr>
        <w:tc>
          <w:tcPr>
            <w:cnfStyle w:val="001000000000" w:firstRow="0" w:lastRow="0" w:firstColumn="1" w:lastColumn="0" w:oddVBand="0" w:evenVBand="0" w:oddHBand="0" w:evenHBand="0" w:firstRowFirstColumn="0" w:firstRowLastColumn="0" w:lastRowFirstColumn="0" w:lastRowLastColumn="0"/>
            <w:tcW w:w="425" w:type="dxa"/>
          </w:tcPr>
          <w:p w14:paraId="6CFA060F" w14:textId="77777777" w:rsidR="00A26542" w:rsidRPr="0026640B" w:rsidRDefault="00A26542" w:rsidP="0091074A">
            <w:pPr>
              <w:pStyle w:val="tabulkatext"/>
            </w:pPr>
            <w:r w:rsidRPr="0026640B">
              <w:t>1</w:t>
            </w:r>
          </w:p>
        </w:tc>
        <w:tc>
          <w:tcPr>
            <w:tcW w:w="1519" w:type="dxa"/>
          </w:tcPr>
          <w:p w14:paraId="4EC7602A" w14:textId="77777777" w:rsidR="00A26542" w:rsidRPr="0026640B" w:rsidRDefault="00A26542" w:rsidP="0091074A">
            <w:pPr>
              <w:pStyle w:val="tabulkatext"/>
              <w:cnfStyle w:val="000000000000" w:firstRow="0" w:lastRow="0" w:firstColumn="0" w:lastColumn="0" w:oddVBand="0" w:evenVBand="0" w:oddHBand="0" w:evenHBand="0" w:firstRowFirstColumn="0" w:firstRowLastColumn="0" w:lastRowFirstColumn="0" w:lastRowLastColumn="0"/>
            </w:pPr>
            <w:r w:rsidRPr="0026640B">
              <w:t>Stěna</w:t>
            </w:r>
          </w:p>
        </w:tc>
        <w:tc>
          <w:tcPr>
            <w:tcW w:w="605" w:type="dxa"/>
          </w:tcPr>
          <w:p w14:paraId="674A43F3" w14:textId="0EF94AC8" w:rsidR="00A26542" w:rsidRDefault="00A26542" w:rsidP="0091074A">
            <w:pPr>
              <w:pStyle w:val="tabulkatext"/>
              <w:cnfStyle w:val="000000000000" w:firstRow="0" w:lastRow="0" w:firstColumn="0" w:lastColumn="0" w:oddVBand="0" w:evenVBand="0" w:oddHBand="0" w:evenHBand="0" w:firstRowFirstColumn="0" w:firstRowLastColumn="0" w:lastRowFirstColumn="0" w:lastRowLastColumn="0"/>
            </w:pPr>
            <w:r>
              <w:t>SS</w:t>
            </w:r>
          </w:p>
        </w:tc>
        <w:tc>
          <w:tcPr>
            <w:tcW w:w="6228" w:type="dxa"/>
          </w:tcPr>
          <w:p w14:paraId="51C108B1" w14:textId="3E61A81C" w:rsidR="00A26542" w:rsidRPr="0026640B" w:rsidRDefault="00A26542" w:rsidP="00E43742">
            <w:pPr>
              <w:pStyle w:val="tabulkatext"/>
              <w:cnfStyle w:val="000000000000" w:firstRow="0" w:lastRow="0" w:firstColumn="0" w:lastColumn="0" w:oddVBand="0" w:evenVBand="0" w:oddHBand="0" w:evenHBand="0" w:firstRowFirstColumn="0" w:firstRowLastColumn="0" w:lastRowFirstColumn="0" w:lastRowLastColumn="0"/>
            </w:pPr>
            <w:r>
              <w:t>Stěna je vždy umístěna po obvodu scény.</w:t>
            </w:r>
          </w:p>
        </w:tc>
      </w:tr>
      <w:tr w:rsidR="00A26542" w14:paraId="1E3FDE6C" w14:textId="77777777" w:rsidTr="007D7441">
        <w:trPr>
          <w:trHeight w:val="20"/>
        </w:trPr>
        <w:tc>
          <w:tcPr>
            <w:cnfStyle w:val="001000000000" w:firstRow="0" w:lastRow="0" w:firstColumn="1" w:lastColumn="0" w:oddVBand="0" w:evenVBand="0" w:oddHBand="0" w:evenHBand="0" w:firstRowFirstColumn="0" w:firstRowLastColumn="0" w:lastRowFirstColumn="0" w:lastRowLastColumn="0"/>
            <w:tcW w:w="425" w:type="dxa"/>
          </w:tcPr>
          <w:p w14:paraId="7EFFDD40" w14:textId="77777777" w:rsidR="00A26542" w:rsidRPr="0026640B" w:rsidRDefault="00A26542" w:rsidP="0091074A">
            <w:pPr>
              <w:pStyle w:val="tabulkatext"/>
            </w:pPr>
            <w:r>
              <w:t>2</w:t>
            </w:r>
          </w:p>
        </w:tc>
        <w:tc>
          <w:tcPr>
            <w:tcW w:w="1519" w:type="dxa"/>
          </w:tcPr>
          <w:p w14:paraId="38D7E6E6" w14:textId="77777777" w:rsidR="00A26542" w:rsidRPr="0026640B" w:rsidRDefault="00A26542" w:rsidP="0091074A">
            <w:pPr>
              <w:pStyle w:val="tabulkatext"/>
              <w:cnfStyle w:val="000000000000" w:firstRow="0" w:lastRow="0" w:firstColumn="0" w:lastColumn="0" w:oddVBand="0" w:evenVBand="0" w:oddHBand="0" w:evenHBand="0" w:firstRowFirstColumn="0" w:firstRowLastColumn="0" w:lastRowFirstColumn="0" w:lastRowLastColumn="0"/>
            </w:pPr>
            <w:r>
              <w:t>Stůl</w:t>
            </w:r>
          </w:p>
        </w:tc>
        <w:tc>
          <w:tcPr>
            <w:tcW w:w="605" w:type="dxa"/>
          </w:tcPr>
          <w:p w14:paraId="36224A77" w14:textId="5F870C9D" w:rsidR="00A26542" w:rsidRDefault="00A26542" w:rsidP="0091074A">
            <w:pPr>
              <w:pStyle w:val="tabulkatext"/>
              <w:cnfStyle w:val="000000000000" w:firstRow="0" w:lastRow="0" w:firstColumn="0" w:lastColumn="0" w:oddVBand="0" w:evenVBand="0" w:oddHBand="0" w:evenHBand="0" w:firstRowFirstColumn="0" w:firstRowLastColumn="0" w:lastRowFirstColumn="0" w:lastRowLastColumn="0"/>
            </w:pPr>
            <w:r>
              <w:t>O</w:t>
            </w:r>
          </w:p>
        </w:tc>
        <w:tc>
          <w:tcPr>
            <w:tcW w:w="6228" w:type="dxa"/>
          </w:tcPr>
          <w:p w14:paraId="4DC1C8C4" w14:textId="5CA8D535" w:rsidR="00A26542" w:rsidRPr="0026640B" w:rsidRDefault="00A26542" w:rsidP="0091074A">
            <w:pPr>
              <w:pStyle w:val="tabulkatext"/>
              <w:cnfStyle w:val="000000000000" w:firstRow="0" w:lastRow="0" w:firstColumn="0" w:lastColumn="0" w:oddVBand="0" w:evenVBand="0" w:oddHBand="0" w:evenHBand="0" w:firstRowFirstColumn="0" w:firstRowLastColumn="0" w:lastRowFirstColumn="0" w:lastRowLastColumn="0"/>
            </w:pPr>
            <w:r>
              <w:t>Stůl je umístěn náhodně uvnitř prostoru scény</w:t>
            </w:r>
            <w:r w:rsidR="00E43742">
              <w:t xml:space="preserve"> včetně krajních oblastí</w:t>
            </w:r>
            <w:r>
              <w:t>.</w:t>
            </w:r>
          </w:p>
        </w:tc>
      </w:tr>
      <w:tr w:rsidR="00A26542" w14:paraId="4CE903C3" w14:textId="77777777" w:rsidTr="007D7441">
        <w:trPr>
          <w:trHeight w:val="20"/>
        </w:trPr>
        <w:tc>
          <w:tcPr>
            <w:cnfStyle w:val="001000000000" w:firstRow="0" w:lastRow="0" w:firstColumn="1" w:lastColumn="0" w:oddVBand="0" w:evenVBand="0" w:oddHBand="0" w:evenHBand="0" w:firstRowFirstColumn="0" w:firstRowLastColumn="0" w:lastRowFirstColumn="0" w:lastRowLastColumn="0"/>
            <w:tcW w:w="425" w:type="dxa"/>
          </w:tcPr>
          <w:p w14:paraId="13449933" w14:textId="77777777" w:rsidR="00A26542" w:rsidRDefault="00A26542" w:rsidP="0091074A">
            <w:pPr>
              <w:pStyle w:val="tabulkatext"/>
            </w:pPr>
            <w:r>
              <w:t>3</w:t>
            </w:r>
          </w:p>
        </w:tc>
        <w:tc>
          <w:tcPr>
            <w:tcW w:w="1519" w:type="dxa"/>
          </w:tcPr>
          <w:p w14:paraId="49B5E356" w14:textId="77777777" w:rsidR="00A26542" w:rsidRPr="0026640B" w:rsidRDefault="00A26542" w:rsidP="0091074A">
            <w:pPr>
              <w:pStyle w:val="tabulkatext"/>
              <w:cnfStyle w:val="000000000000" w:firstRow="0" w:lastRow="0" w:firstColumn="0" w:lastColumn="0" w:oddVBand="0" w:evenVBand="0" w:oddHBand="0" w:evenHBand="0" w:firstRowFirstColumn="0" w:firstRowLastColumn="0" w:lastRowFirstColumn="0" w:lastRowLastColumn="0"/>
            </w:pPr>
            <w:r>
              <w:t>Židle</w:t>
            </w:r>
          </w:p>
        </w:tc>
        <w:tc>
          <w:tcPr>
            <w:tcW w:w="605" w:type="dxa"/>
          </w:tcPr>
          <w:p w14:paraId="0A8693AC" w14:textId="10558F31" w:rsidR="00A26542" w:rsidRDefault="00A26542" w:rsidP="0091074A">
            <w:pPr>
              <w:pStyle w:val="tabulkatext"/>
              <w:cnfStyle w:val="000000000000" w:firstRow="0" w:lastRow="0" w:firstColumn="0" w:lastColumn="0" w:oddVBand="0" w:evenVBand="0" w:oddHBand="0" w:evenHBand="0" w:firstRowFirstColumn="0" w:firstRowLastColumn="0" w:lastRowFirstColumn="0" w:lastRowLastColumn="0"/>
            </w:pPr>
            <w:r>
              <w:t>O</w:t>
            </w:r>
          </w:p>
        </w:tc>
        <w:tc>
          <w:tcPr>
            <w:tcW w:w="6228" w:type="dxa"/>
          </w:tcPr>
          <w:p w14:paraId="61DF41B7" w14:textId="391DE456" w:rsidR="00A26542" w:rsidRPr="0026640B" w:rsidRDefault="00A26542" w:rsidP="00AA1449">
            <w:pPr>
              <w:pStyle w:val="tabulkatext"/>
              <w:cnfStyle w:val="000000000000" w:firstRow="0" w:lastRow="0" w:firstColumn="0" w:lastColumn="0" w:oddVBand="0" w:evenVBand="0" w:oddHBand="0" w:evenHBand="0" w:firstRowFirstColumn="0" w:firstRowLastColumn="0" w:lastRowFirstColumn="0" w:lastRowLastColumn="0"/>
            </w:pPr>
            <w:r>
              <w:t>Židle je objekt, na kterém sledujeme hned několik hypotéz</w:t>
            </w:r>
            <w:ins w:id="259" w:author="Ježek Bruno" w:date="2019-04-15T12:15:00Z">
              <w:r w:rsidR="00703706">
                <w:t>,</w:t>
              </w:r>
            </w:ins>
            <w:r>
              <w:t xml:space="preserve"> </w:t>
            </w:r>
            <w:r w:rsidRPr="00CB2351">
              <w:t>a</w:t>
            </w:r>
            <w:r>
              <w:t xml:space="preserve"> platí pro něj několik speciálních pravidel. Tato pravidla jsou rozvedena </w:t>
            </w:r>
            <w:r w:rsidR="00AA1449">
              <w:t xml:space="preserve">v kapitole </w:t>
            </w:r>
            <w:r w:rsidR="00AA1449">
              <w:fldChar w:fldCharType="begin"/>
            </w:r>
            <w:r w:rsidR="00AA1449">
              <w:instrText xml:space="preserve"> REF _Ref4061143 \w \h </w:instrText>
            </w:r>
            <w:r w:rsidR="00AA1449">
              <w:fldChar w:fldCharType="separate"/>
            </w:r>
            <w:r w:rsidR="00AA1449">
              <w:t>7</w:t>
            </w:r>
            <w:r w:rsidR="00AA1449">
              <w:fldChar w:fldCharType="end"/>
            </w:r>
            <w:r>
              <w:t>.</w:t>
            </w:r>
          </w:p>
        </w:tc>
      </w:tr>
      <w:tr w:rsidR="00A26542" w14:paraId="1738296C" w14:textId="77777777" w:rsidTr="007D7441">
        <w:trPr>
          <w:trHeight w:val="20"/>
        </w:trPr>
        <w:tc>
          <w:tcPr>
            <w:cnfStyle w:val="001000000000" w:firstRow="0" w:lastRow="0" w:firstColumn="1" w:lastColumn="0" w:oddVBand="0" w:evenVBand="0" w:oddHBand="0" w:evenHBand="0" w:firstRowFirstColumn="0" w:firstRowLastColumn="0" w:lastRowFirstColumn="0" w:lastRowLastColumn="0"/>
            <w:tcW w:w="425" w:type="dxa"/>
          </w:tcPr>
          <w:p w14:paraId="22423A77" w14:textId="77777777" w:rsidR="00A26542" w:rsidRDefault="00A26542" w:rsidP="0091074A">
            <w:pPr>
              <w:pStyle w:val="tabulkatext"/>
            </w:pPr>
            <w:r>
              <w:t>4</w:t>
            </w:r>
          </w:p>
        </w:tc>
        <w:tc>
          <w:tcPr>
            <w:tcW w:w="1519" w:type="dxa"/>
          </w:tcPr>
          <w:p w14:paraId="61C9ACE9" w14:textId="77777777" w:rsidR="00A26542" w:rsidRPr="0026640B" w:rsidRDefault="00A26542" w:rsidP="0091074A">
            <w:pPr>
              <w:pStyle w:val="tabulkatext"/>
              <w:cnfStyle w:val="000000000000" w:firstRow="0" w:lastRow="0" w:firstColumn="0" w:lastColumn="0" w:oddVBand="0" w:evenVBand="0" w:oddHBand="0" w:evenHBand="0" w:firstRowFirstColumn="0" w:firstRowLastColumn="0" w:lastRowFirstColumn="0" w:lastRowLastColumn="0"/>
            </w:pPr>
            <w:r>
              <w:t>Skříň</w:t>
            </w:r>
          </w:p>
        </w:tc>
        <w:tc>
          <w:tcPr>
            <w:tcW w:w="605" w:type="dxa"/>
          </w:tcPr>
          <w:p w14:paraId="797D2D19" w14:textId="5396E7E3" w:rsidR="00A26542" w:rsidRDefault="00A26542" w:rsidP="0091074A">
            <w:pPr>
              <w:pStyle w:val="tabulkatext"/>
              <w:cnfStyle w:val="000000000000" w:firstRow="0" w:lastRow="0" w:firstColumn="0" w:lastColumn="0" w:oddVBand="0" w:evenVBand="0" w:oddHBand="0" w:evenHBand="0" w:firstRowFirstColumn="0" w:firstRowLastColumn="0" w:lastRowFirstColumn="0" w:lastRowLastColumn="0"/>
            </w:pPr>
            <w:r>
              <w:t>O</w:t>
            </w:r>
          </w:p>
        </w:tc>
        <w:tc>
          <w:tcPr>
            <w:tcW w:w="6228" w:type="dxa"/>
          </w:tcPr>
          <w:p w14:paraId="10FB6401" w14:textId="1F5BF3F0" w:rsidR="00A26542" w:rsidRPr="0026640B" w:rsidRDefault="00A26542" w:rsidP="00AA1449">
            <w:pPr>
              <w:pStyle w:val="tabulkatext"/>
              <w:cnfStyle w:val="000000000000" w:firstRow="0" w:lastRow="0" w:firstColumn="0" w:lastColumn="0" w:oddVBand="0" w:evenVBand="0" w:oddHBand="0" w:evenHBand="0" w:firstRowFirstColumn="0" w:firstRowLastColumn="0" w:lastRowFirstColumn="0" w:lastRowLastColumn="0"/>
            </w:pPr>
            <w:r>
              <w:t>Skříň je umístěna vžd</w:t>
            </w:r>
            <w:r w:rsidR="00AA1449">
              <w:t>y v blízkém kontaktu se stěnou.</w:t>
            </w:r>
          </w:p>
        </w:tc>
      </w:tr>
      <w:tr w:rsidR="00A26542" w14:paraId="76F19974" w14:textId="77777777" w:rsidTr="007D7441">
        <w:trPr>
          <w:trHeight w:val="20"/>
        </w:trPr>
        <w:tc>
          <w:tcPr>
            <w:cnfStyle w:val="001000000000" w:firstRow="0" w:lastRow="0" w:firstColumn="1" w:lastColumn="0" w:oddVBand="0" w:evenVBand="0" w:oddHBand="0" w:evenHBand="0" w:firstRowFirstColumn="0" w:firstRowLastColumn="0" w:lastRowFirstColumn="0" w:lastRowLastColumn="0"/>
            <w:tcW w:w="425" w:type="dxa"/>
          </w:tcPr>
          <w:p w14:paraId="6099CA68" w14:textId="77777777" w:rsidR="00A26542" w:rsidRDefault="00A26542" w:rsidP="0091074A">
            <w:pPr>
              <w:pStyle w:val="tabulkatext"/>
            </w:pPr>
            <w:r>
              <w:t>5</w:t>
            </w:r>
          </w:p>
        </w:tc>
        <w:tc>
          <w:tcPr>
            <w:tcW w:w="1519" w:type="dxa"/>
          </w:tcPr>
          <w:p w14:paraId="06F6DE23" w14:textId="77777777" w:rsidR="00A26542" w:rsidRDefault="00A26542" w:rsidP="0091074A">
            <w:pPr>
              <w:pStyle w:val="tabulkatext"/>
              <w:cnfStyle w:val="000000000000" w:firstRow="0" w:lastRow="0" w:firstColumn="0" w:lastColumn="0" w:oddVBand="0" w:evenVBand="0" w:oddHBand="0" w:evenHBand="0" w:firstRowFirstColumn="0" w:firstRowLastColumn="0" w:lastRowFirstColumn="0" w:lastRowLastColumn="0"/>
            </w:pPr>
            <w:r>
              <w:t>Objekt ve volném prostoru</w:t>
            </w:r>
          </w:p>
        </w:tc>
        <w:tc>
          <w:tcPr>
            <w:tcW w:w="605" w:type="dxa"/>
          </w:tcPr>
          <w:p w14:paraId="49738372" w14:textId="0AE4C340" w:rsidR="00A26542" w:rsidRDefault="00A26542" w:rsidP="0091074A">
            <w:pPr>
              <w:pStyle w:val="tabulkatext"/>
              <w:cnfStyle w:val="000000000000" w:firstRow="0" w:lastRow="0" w:firstColumn="0" w:lastColumn="0" w:oddVBand="0" w:evenVBand="0" w:oddHBand="0" w:evenHBand="0" w:firstRowFirstColumn="0" w:firstRowLastColumn="0" w:lastRowFirstColumn="0" w:lastRowLastColumn="0"/>
            </w:pPr>
            <w:r>
              <w:t>O</w:t>
            </w:r>
          </w:p>
        </w:tc>
        <w:tc>
          <w:tcPr>
            <w:tcW w:w="6228" w:type="dxa"/>
          </w:tcPr>
          <w:p w14:paraId="47B49CD6" w14:textId="52380062" w:rsidR="00A26542" w:rsidRPr="0026640B" w:rsidRDefault="00A26542" w:rsidP="0091074A">
            <w:pPr>
              <w:pStyle w:val="tabulkatext"/>
              <w:cnfStyle w:val="000000000000" w:firstRow="0" w:lastRow="0" w:firstColumn="0" w:lastColumn="0" w:oddVBand="0" w:evenVBand="0" w:oddHBand="0" w:evenHBand="0" w:firstRowFirstColumn="0" w:firstRowLastColumn="0" w:lastRowFirstColumn="0" w:lastRowLastColumn="0"/>
            </w:pPr>
            <w:r>
              <w:t>Objekt volného prostoru, je abstraktní objekt, který je v rámci scén vždy umístěn do prázdného prostoru.</w:t>
            </w:r>
          </w:p>
        </w:tc>
      </w:tr>
      <w:tr w:rsidR="00A26542" w14:paraId="78F61D8F" w14:textId="77777777" w:rsidTr="007D7441">
        <w:trPr>
          <w:trHeight w:val="20"/>
        </w:trPr>
        <w:tc>
          <w:tcPr>
            <w:cnfStyle w:val="001000000000" w:firstRow="0" w:lastRow="0" w:firstColumn="1" w:lastColumn="0" w:oddVBand="0" w:evenVBand="0" w:oddHBand="0" w:evenHBand="0" w:firstRowFirstColumn="0" w:firstRowLastColumn="0" w:lastRowFirstColumn="0" w:lastRowLastColumn="0"/>
            <w:tcW w:w="425" w:type="dxa"/>
          </w:tcPr>
          <w:p w14:paraId="42C638F4" w14:textId="75A77200" w:rsidR="00A26542" w:rsidRDefault="00A26542" w:rsidP="0091074A">
            <w:pPr>
              <w:pStyle w:val="tabulkatext"/>
            </w:pPr>
            <w:r>
              <w:t>6</w:t>
            </w:r>
          </w:p>
        </w:tc>
        <w:tc>
          <w:tcPr>
            <w:tcW w:w="1519" w:type="dxa"/>
          </w:tcPr>
          <w:p w14:paraId="4983C733" w14:textId="6864B234" w:rsidR="00A26542" w:rsidRDefault="00A26542" w:rsidP="0091074A">
            <w:pPr>
              <w:pStyle w:val="tabulkatext"/>
              <w:cnfStyle w:val="000000000000" w:firstRow="0" w:lastRow="0" w:firstColumn="0" w:lastColumn="0" w:oddVBand="0" w:evenVBand="0" w:oddHBand="0" w:evenHBand="0" w:firstRowFirstColumn="0" w:firstRowLastColumn="0" w:lastRowFirstColumn="0" w:lastRowLastColumn="0"/>
            </w:pPr>
            <w:r>
              <w:t>Okno</w:t>
            </w:r>
          </w:p>
        </w:tc>
        <w:tc>
          <w:tcPr>
            <w:tcW w:w="605" w:type="dxa"/>
          </w:tcPr>
          <w:p w14:paraId="1851CC59" w14:textId="0B0B37F8" w:rsidR="00A26542" w:rsidRDefault="00A26542" w:rsidP="0091074A">
            <w:pPr>
              <w:pStyle w:val="tabulkatext"/>
              <w:cnfStyle w:val="000000000000" w:firstRow="0" w:lastRow="0" w:firstColumn="0" w:lastColumn="0" w:oddVBand="0" w:evenVBand="0" w:oddHBand="0" w:evenHBand="0" w:firstRowFirstColumn="0" w:firstRowLastColumn="0" w:lastRowFirstColumn="0" w:lastRowLastColumn="0"/>
            </w:pPr>
            <w:r>
              <w:t>O</w:t>
            </w:r>
          </w:p>
        </w:tc>
        <w:tc>
          <w:tcPr>
            <w:tcW w:w="6228" w:type="dxa"/>
          </w:tcPr>
          <w:p w14:paraId="5F7DD235" w14:textId="4ACD9594" w:rsidR="00A26542" w:rsidRPr="005F59B7" w:rsidRDefault="00A26542" w:rsidP="00E43742">
            <w:pPr>
              <w:pStyle w:val="tabulkatext"/>
              <w:cnfStyle w:val="000000000000" w:firstRow="0" w:lastRow="0" w:firstColumn="0" w:lastColumn="0" w:oddVBand="0" w:evenVBand="0" w:oddHBand="0" w:evenHBand="0" w:firstRowFirstColumn="0" w:firstRowLastColumn="0" w:lastRowFirstColumn="0" w:lastRowLastColumn="0"/>
            </w:pPr>
            <w:r>
              <w:t xml:space="preserve">Objekt umístěný ve zdi. Je dbáno na </w:t>
            </w:r>
            <w:r w:rsidR="00E43742">
              <w:t>to</w:t>
            </w:r>
            <w:ins w:id="260" w:author="Ježek Bruno" w:date="2019-04-15T12:15:00Z">
              <w:r w:rsidR="00703706">
                <w:t>,</w:t>
              </w:r>
            </w:ins>
            <w:r w:rsidR="00E43742">
              <w:t xml:space="preserve"> aby se před ním nevyskytoval</w:t>
            </w:r>
            <w:r>
              <w:t xml:space="preserve"> objekt třídy </w:t>
            </w:r>
            <w:r w:rsidRPr="00A26542">
              <w:rPr>
                <w:b/>
              </w:rPr>
              <w:t>4</w:t>
            </w:r>
            <w:r w:rsidR="005F59B7" w:rsidRPr="005F59B7">
              <w:t>.</w:t>
            </w:r>
          </w:p>
        </w:tc>
      </w:tr>
      <w:tr w:rsidR="00A26542" w14:paraId="029EF648" w14:textId="77777777" w:rsidTr="007D7441">
        <w:trPr>
          <w:trHeight w:val="20"/>
        </w:trPr>
        <w:tc>
          <w:tcPr>
            <w:cnfStyle w:val="001000000000" w:firstRow="0" w:lastRow="0" w:firstColumn="1" w:lastColumn="0" w:oddVBand="0" w:evenVBand="0" w:oddHBand="0" w:evenHBand="0" w:firstRowFirstColumn="0" w:firstRowLastColumn="0" w:lastRowFirstColumn="0" w:lastRowLastColumn="0"/>
            <w:tcW w:w="425" w:type="dxa"/>
          </w:tcPr>
          <w:p w14:paraId="44A78993" w14:textId="6F3580B0" w:rsidR="00A26542" w:rsidRDefault="00A26542" w:rsidP="0091074A">
            <w:pPr>
              <w:pStyle w:val="tabulkatext"/>
            </w:pPr>
            <w:r>
              <w:lastRenderedPageBreak/>
              <w:t>9</w:t>
            </w:r>
          </w:p>
        </w:tc>
        <w:tc>
          <w:tcPr>
            <w:tcW w:w="1519" w:type="dxa"/>
          </w:tcPr>
          <w:p w14:paraId="6A55B646" w14:textId="0EAF451F" w:rsidR="00A26542" w:rsidRDefault="00A26542" w:rsidP="0091074A">
            <w:pPr>
              <w:pStyle w:val="tabulkatext"/>
              <w:cnfStyle w:val="000000000000" w:firstRow="0" w:lastRow="0" w:firstColumn="0" w:lastColumn="0" w:oddVBand="0" w:evenVBand="0" w:oddHBand="0" w:evenHBand="0" w:firstRowFirstColumn="0" w:firstRowLastColumn="0" w:lastRowFirstColumn="0" w:lastRowLastColumn="0"/>
            </w:pPr>
            <w:r>
              <w:t>Prostor za zdí</w:t>
            </w:r>
          </w:p>
        </w:tc>
        <w:tc>
          <w:tcPr>
            <w:tcW w:w="605" w:type="dxa"/>
          </w:tcPr>
          <w:p w14:paraId="753E8E84" w14:textId="66944A54" w:rsidR="00A26542" w:rsidRDefault="00A26542" w:rsidP="0091074A">
            <w:pPr>
              <w:pStyle w:val="tabulkatext"/>
              <w:cnfStyle w:val="000000000000" w:firstRow="0" w:lastRow="0" w:firstColumn="0" w:lastColumn="0" w:oddVBand="0" w:evenVBand="0" w:oddHBand="0" w:evenHBand="0" w:firstRowFirstColumn="0" w:firstRowLastColumn="0" w:lastRowFirstColumn="0" w:lastRowLastColumn="0"/>
            </w:pPr>
            <w:r>
              <w:t>SS</w:t>
            </w:r>
          </w:p>
        </w:tc>
        <w:tc>
          <w:tcPr>
            <w:tcW w:w="6228" w:type="dxa"/>
          </w:tcPr>
          <w:p w14:paraId="7BEE5E27" w14:textId="5F6D6080" w:rsidR="00A26542" w:rsidRDefault="00A26542" w:rsidP="0091074A">
            <w:pPr>
              <w:pStyle w:val="tabulkatext"/>
              <w:cnfStyle w:val="000000000000" w:firstRow="0" w:lastRow="0" w:firstColumn="0" w:lastColumn="0" w:oddVBand="0" w:evenVBand="0" w:oddHBand="0" w:evenHBand="0" w:firstRowFirstColumn="0" w:firstRowLastColumn="0" w:lastRowFirstColumn="0" w:lastRowLastColumn="0"/>
            </w:pPr>
            <w:r>
              <w:t xml:space="preserve">Abstraktní objekt, který simuluje neznámý prázdný </w:t>
            </w:r>
            <w:r w:rsidRPr="005F59B7">
              <w:rPr>
                <w:b/>
              </w:rPr>
              <w:t>vnější</w:t>
            </w:r>
            <w:r>
              <w:t xml:space="preserve"> prostor. Slouží jako protiklad k objektu </w:t>
            </w:r>
            <w:r w:rsidRPr="00A26542">
              <w:rPr>
                <w:b/>
              </w:rPr>
              <w:t>0</w:t>
            </w:r>
            <w:r>
              <w:t xml:space="preserve"> a pomáhá při predikci prostorů s nepravidelným tvarem.</w:t>
            </w:r>
          </w:p>
        </w:tc>
      </w:tr>
    </w:tbl>
    <w:bookmarkStart w:id="261" w:name="_Ref3878655"/>
    <w:bookmarkStart w:id="262" w:name="_Ref3878667"/>
    <w:bookmarkStart w:id="263" w:name="_Ref3878669"/>
    <w:p w14:paraId="56061997" w14:textId="73FD7A7F" w:rsidR="007D7441" w:rsidRPr="00E25B52" w:rsidRDefault="001F6B6B" w:rsidP="007D7441">
      <w:pPr>
        <w:pStyle w:val="Rovnice"/>
      </w:pPr>
      <m:oMathPara>
        <m:oMath>
          <m:sSub>
            <m:sSubPr>
              <m:ctrlPr>
                <w:rPr>
                  <w:rFonts w:ascii="Cambria Math" w:hAnsi="Cambria Math"/>
                </w:rPr>
              </m:ctrlPr>
            </m:sSubPr>
            <m:e>
              <m:r>
                <w:rPr>
                  <w:rFonts w:ascii="Cambria Math" w:hAnsi="Cambria Math"/>
                </w:rPr>
                <m:t>S</m:t>
              </m:r>
            </m:e>
            <m:sub>
              <m:r>
                <m:rPr>
                  <m:sty m:val="p"/>
                </m:rPr>
                <w:rPr>
                  <w:rFonts w:ascii="Cambria Math" w:hAnsi="Cambria Math"/>
                </w:rPr>
                <m:t>1</m:t>
              </m:r>
            </m:sub>
          </m:sSub>
          <m:r>
            <m:rPr>
              <m:sty m:val="p"/>
            </m:rPr>
            <w:rPr>
              <w:rFonts w:ascii="Cambria Math" w:hAnsi="Cambria Math"/>
            </w:rPr>
            <m:t>=</m:t>
          </m:r>
          <m:d>
            <m:dPr>
              <m:ctrlPr>
                <w:rPr>
                  <w:rFonts w:ascii="Cambria Math" w:hAnsi="Cambria Math"/>
                </w:rPr>
              </m:ctrlPr>
            </m:dPr>
            <m:e>
              <m:m>
                <m:mPr>
                  <m:mcs>
                    <m:mc>
                      <m:mcPr>
                        <m:count m:val="12"/>
                        <m:mcJc m:val="center"/>
                      </m:mcPr>
                    </m:mc>
                  </m:mcs>
                  <m:ctrlPr>
                    <w:rPr>
                      <w:rFonts w:ascii="Cambria Math" w:hAnsi="Cambria Math"/>
                    </w:rPr>
                  </m:ctrlPr>
                </m:mPr>
                <m:mr>
                  <m:e>
                    <m:r>
                      <w:rPr>
                        <w:rFonts w:ascii="Cambria Math" w:hAnsi="Cambria Math"/>
                      </w:rPr>
                      <m:t>9</m:t>
                    </m:r>
                    <m:ctrlPr>
                      <w:rPr>
                        <w:rFonts w:ascii="Cambria Math" w:eastAsia="Cambria Math" w:hAnsi="Cambria Math" w:cs="Cambria Math"/>
                        <w:i/>
                      </w:rPr>
                    </m:ctrlPr>
                  </m:e>
                  <m:e>
                    <m:r>
                      <w:rPr>
                        <w:rFonts w:ascii="Cambria Math" w:eastAsia="Cambria Math" w:hAnsi="Cambria Math" w:cs="Cambria Math"/>
                      </w:rPr>
                      <m:t>9</m:t>
                    </m:r>
                    <m:ctrlPr>
                      <w:rPr>
                        <w:rFonts w:ascii="Cambria Math" w:eastAsia="Cambria Math" w:hAnsi="Cambria Math" w:cs="Cambria Math"/>
                      </w:rPr>
                    </m:ctrlPr>
                  </m:e>
                  <m:e>
                    <m:r>
                      <w:rPr>
                        <w:rFonts w:ascii="Cambria Math" w:eastAsia="Cambria Math" w:hAnsi="Cambria Math" w:cs="Cambria Math"/>
                      </w:rPr>
                      <m:t>9</m:t>
                    </m:r>
                    <m:ctrlPr>
                      <w:rPr>
                        <w:rFonts w:ascii="Cambria Math" w:eastAsia="Cambria Math" w:hAnsi="Cambria Math" w:cs="Cambria Math"/>
                      </w:rPr>
                    </m:ctrlPr>
                  </m:e>
                  <m:e>
                    <m:r>
                      <w:rPr>
                        <w:rFonts w:ascii="Cambria Math" w:eastAsia="Cambria Math" w:hAnsi="Cambria Math" w:cs="Cambria Math"/>
                      </w:rPr>
                      <m:t>9</m:t>
                    </m:r>
                    <m:ctrlPr>
                      <w:rPr>
                        <w:rFonts w:ascii="Cambria Math" w:eastAsia="Cambria Math" w:hAnsi="Cambria Math" w:cs="Cambria Math"/>
                      </w:rPr>
                    </m:ctrlPr>
                  </m:e>
                  <m:e>
                    <m:r>
                      <w:rPr>
                        <w:rFonts w:ascii="Cambria Math" w:eastAsia="Cambria Math" w:hAnsi="Cambria Math" w:cs="Cambria Math"/>
                      </w:rPr>
                      <m:t>9</m:t>
                    </m:r>
                    <m:ctrlPr>
                      <w:rPr>
                        <w:rFonts w:ascii="Cambria Math" w:eastAsia="Cambria Math" w:hAnsi="Cambria Math" w:cs="Cambria Math"/>
                      </w:rPr>
                    </m:ctrlPr>
                  </m:e>
                  <m:e>
                    <m:r>
                      <w:rPr>
                        <w:rFonts w:ascii="Cambria Math" w:eastAsia="Cambria Math" w:hAnsi="Cambria Math" w:cs="Cambria Math"/>
                      </w:rPr>
                      <m:t>9</m:t>
                    </m:r>
                    <m:ctrlPr>
                      <w:rPr>
                        <w:rFonts w:ascii="Cambria Math" w:eastAsia="Cambria Math" w:hAnsi="Cambria Math" w:cs="Cambria Math"/>
                      </w:rPr>
                    </m:ctrlPr>
                  </m:e>
                  <m:e>
                    <m:r>
                      <w:rPr>
                        <w:rFonts w:ascii="Cambria Math" w:eastAsia="Cambria Math" w:hAnsi="Cambria Math" w:cs="Cambria Math"/>
                      </w:rPr>
                      <m:t>9</m:t>
                    </m:r>
                    <m:ctrlPr>
                      <w:rPr>
                        <w:rFonts w:ascii="Cambria Math" w:eastAsia="Cambria Math" w:hAnsi="Cambria Math" w:cs="Cambria Math"/>
                      </w:rPr>
                    </m:ctrlPr>
                  </m:e>
                  <m:e>
                    <m:r>
                      <w:rPr>
                        <w:rFonts w:ascii="Cambria Math" w:eastAsia="Cambria Math" w:hAnsi="Cambria Math" w:cs="Cambria Math"/>
                      </w:rPr>
                      <m:t>9</m:t>
                    </m:r>
                    <m:ctrlPr>
                      <w:rPr>
                        <w:rFonts w:ascii="Cambria Math" w:eastAsia="Cambria Math" w:hAnsi="Cambria Math" w:cs="Cambria Math"/>
                      </w:rPr>
                    </m:ctrlPr>
                  </m:e>
                  <m:e>
                    <m:r>
                      <w:rPr>
                        <w:rFonts w:ascii="Cambria Math" w:eastAsia="Cambria Math" w:hAnsi="Cambria Math" w:cs="Cambria Math"/>
                      </w:rPr>
                      <m:t>9</m:t>
                    </m:r>
                    <m:ctrlPr>
                      <w:rPr>
                        <w:rFonts w:ascii="Cambria Math" w:eastAsia="Cambria Math" w:hAnsi="Cambria Math" w:cs="Cambria Math"/>
                      </w:rPr>
                    </m:ctrlPr>
                  </m:e>
                  <m:e>
                    <m:r>
                      <w:rPr>
                        <w:rFonts w:ascii="Cambria Math" w:eastAsia="Cambria Math" w:hAnsi="Cambria Math" w:cs="Cambria Math"/>
                      </w:rPr>
                      <m:t>9</m:t>
                    </m:r>
                    <m:ctrlPr>
                      <w:rPr>
                        <w:rFonts w:ascii="Cambria Math" w:eastAsia="Cambria Math" w:hAnsi="Cambria Math" w:cs="Cambria Math"/>
                      </w:rPr>
                    </m:ctrlPr>
                  </m:e>
                  <m:e>
                    <m:r>
                      <w:rPr>
                        <w:rFonts w:ascii="Cambria Math" w:eastAsia="Cambria Math" w:hAnsi="Cambria Math" w:cs="Cambria Math"/>
                      </w:rPr>
                      <m:t>9</m:t>
                    </m:r>
                    <m:ctrlPr>
                      <w:rPr>
                        <w:rFonts w:ascii="Cambria Math" w:eastAsia="Cambria Math" w:hAnsi="Cambria Math" w:cs="Cambria Math"/>
                      </w:rPr>
                    </m:ctrlPr>
                  </m:e>
                  <m:e>
                    <m:r>
                      <w:rPr>
                        <w:rFonts w:ascii="Cambria Math" w:eastAsia="Cambria Math" w:hAnsi="Cambria Math" w:cs="Cambria Math"/>
                      </w:rPr>
                      <m:t>9</m:t>
                    </m:r>
                    <m:ctrlPr>
                      <w:rPr>
                        <w:rFonts w:ascii="Cambria Math" w:eastAsia="Cambria Math" w:hAnsi="Cambria Math" w:cs="Cambria Math"/>
                        <w:i/>
                      </w:rPr>
                    </m:ctrlPr>
                  </m:e>
                </m:mr>
                <m:mr>
                  <m:e>
                    <m:r>
                      <w:rPr>
                        <w:rFonts w:ascii="Cambria Math" w:eastAsia="Cambria Math" w:hAnsi="Cambria Math" w:cs="Cambria Math"/>
                      </w:rPr>
                      <m:t>9</m:t>
                    </m:r>
                    <m:ctrlPr>
                      <w:rPr>
                        <w:rFonts w:ascii="Cambria Math" w:eastAsia="Cambria Math" w:hAnsi="Cambria Math" w:cs="Cambria Math"/>
                      </w:rPr>
                    </m:ctrlPr>
                  </m:e>
                  <m:e>
                    <m:r>
                      <m:rPr>
                        <m:sty m:val="p"/>
                      </m:rPr>
                      <w:rPr>
                        <w:rFonts w:ascii="Cambria Math" w:hAnsi="Cambria Math"/>
                      </w:rPr>
                      <m:t>1</m:t>
                    </m:r>
                  </m:e>
                  <m:e>
                    <m:r>
                      <m:rPr>
                        <m:sty m:val="p"/>
                      </m:rPr>
                      <w:rPr>
                        <w:rFonts w:ascii="Cambria Math" w:hAnsi="Cambria Math"/>
                      </w:rPr>
                      <m:t>1</m:t>
                    </m:r>
                    <m:ctrlPr>
                      <w:rPr>
                        <w:rFonts w:ascii="Cambria Math" w:eastAsia="Cambria Math" w:hAnsi="Cambria Math"/>
                      </w:rPr>
                    </m:ctrlPr>
                  </m:e>
                  <m:e>
                    <m:r>
                      <m:rPr>
                        <m:sty m:val="p"/>
                      </m:rPr>
                      <w:rPr>
                        <w:rFonts w:ascii="Cambria Math" w:eastAsia="Cambria Math" w:hAnsi="Cambria Math"/>
                      </w:rPr>
                      <m:t>1</m:t>
                    </m:r>
                    <m:ctrlPr>
                      <w:rPr>
                        <w:rFonts w:ascii="Cambria Math" w:eastAsia="Cambria Math" w:hAnsi="Cambria Math"/>
                      </w:rPr>
                    </m:ctrlPr>
                  </m:e>
                  <m:e>
                    <m:r>
                      <m:rPr>
                        <m:sty m:val="p"/>
                      </m:rPr>
                      <w:rPr>
                        <w:rFonts w:ascii="Cambria Math" w:eastAsia="Cambria Math" w:hAnsi="Cambria Math"/>
                      </w:rPr>
                      <m:t>1</m:t>
                    </m:r>
                    <m:ctrlPr>
                      <w:rPr>
                        <w:rFonts w:ascii="Cambria Math" w:eastAsia="Cambria Math" w:hAnsi="Cambria Math"/>
                      </w:rPr>
                    </m:ctrlPr>
                  </m:e>
                  <m:e>
                    <m:r>
                      <m:rPr>
                        <m:sty m:val="p"/>
                      </m:rPr>
                      <w:rPr>
                        <w:rFonts w:ascii="Cambria Math" w:eastAsia="Cambria Math" w:hAnsi="Cambria Math"/>
                      </w:rPr>
                      <m:t>1</m:t>
                    </m:r>
                    <m:ctrlPr>
                      <w:rPr>
                        <w:rFonts w:ascii="Cambria Math" w:eastAsia="Cambria Math" w:hAnsi="Cambria Math"/>
                      </w:rPr>
                    </m:ctrlPr>
                  </m:e>
                  <m:e>
                    <m:r>
                      <m:rPr>
                        <m:sty m:val="p"/>
                      </m:rPr>
                      <w:rPr>
                        <w:rFonts w:ascii="Cambria Math" w:eastAsia="Cambria Math" w:hAnsi="Cambria Math"/>
                      </w:rPr>
                      <m:t>1</m:t>
                    </m:r>
                    <m:ctrlPr>
                      <w:rPr>
                        <w:rFonts w:ascii="Cambria Math" w:eastAsia="Cambria Math" w:hAnsi="Cambria Math"/>
                      </w:rPr>
                    </m:ctrlPr>
                  </m:e>
                  <m:e>
                    <m:r>
                      <m:rPr>
                        <m:sty m:val="p"/>
                      </m:rPr>
                      <w:rPr>
                        <w:rFonts w:ascii="Cambria Math" w:eastAsia="Cambria Math" w:hAnsi="Cambria Math"/>
                      </w:rPr>
                      <m:t>1</m:t>
                    </m:r>
                    <m:ctrlPr>
                      <w:rPr>
                        <w:rFonts w:ascii="Cambria Math" w:eastAsia="Cambria Math" w:hAnsi="Cambria Math"/>
                      </w:rPr>
                    </m:ctrlPr>
                  </m:e>
                  <m:e>
                    <m:r>
                      <m:rPr>
                        <m:sty m:val="p"/>
                      </m:rPr>
                      <w:rPr>
                        <w:rFonts w:ascii="Cambria Math" w:eastAsia="Cambria Math" w:hAnsi="Cambria Math"/>
                      </w:rPr>
                      <m:t>1</m:t>
                    </m:r>
                    <m:ctrlPr>
                      <w:rPr>
                        <w:rFonts w:ascii="Cambria Math" w:eastAsia="Cambria Math" w:hAnsi="Cambria Math"/>
                      </w:rPr>
                    </m:ctrlPr>
                  </m:e>
                  <m:e>
                    <m:r>
                      <m:rPr>
                        <m:sty m:val="p"/>
                      </m:rPr>
                      <w:rPr>
                        <w:rFonts w:ascii="Cambria Math" w:eastAsia="Cambria Math" w:hAnsi="Cambria Math"/>
                      </w:rPr>
                      <m:t>1</m:t>
                    </m:r>
                    <m:ctrlPr>
                      <w:rPr>
                        <w:rFonts w:ascii="Cambria Math" w:eastAsia="Cambria Math" w:hAnsi="Cambria Math"/>
                      </w:rPr>
                    </m:ctrlPr>
                  </m:e>
                  <m:e>
                    <m:r>
                      <m:rPr>
                        <m:sty m:val="p"/>
                      </m:rPr>
                      <w:rPr>
                        <w:rFonts w:ascii="Cambria Math" w:eastAsia="Cambria Math" w:hAnsi="Cambria Math"/>
                      </w:rPr>
                      <m:t>1</m:t>
                    </m:r>
                  </m:e>
                  <m:e>
                    <m:r>
                      <w:rPr>
                        <w:rFonts w:ascii="Cambria Math" w:hAnsi="Cambria Math"/>
                      </w:rPr>
                      <m:t>9</m:t>
                    </m:r>
                    <m:ctrlPr>
                      <w:rPr>
                        <w:rFonts w:ascii="Cambria Math" w:eastAsia="Cambria Math" w:hAnsi="Cambria Math" w:cs="Cambria Math"/>
                        <w:i/>
                      </w:rPr>
                    </m:ctrlPr>
                  </m:e>
                </m:mr>
                <m:mr>
                  <m:e>
                    <m:r>
                      <w:rPr>
                        <w:rFonts w:ascii="Cambria Math" w:eastAsia="Cambria Math" w:hAnsi="Cambria Math" w:cs="Cambria Math"/>
                      </w:rPr>
                      <m:t>9</m:t>
                    </m:r>
                    <m:ctrlPr>
                      <w:rPr>
                        <w:rFonts w:ascii="Cambria Math" w:eastAsia="Cambria Math" w:hAnsi="Cambria Math" w:cs="Cambria Math"/>
                      </w:rPr>
                    </m:ctrlPr>
                  </m:e>
                  <m:e>
                    <m:r>
                      <m:rPr>
                        <m:sty m:val="p"/>
                      </m:rPr>
                      <w:rPr>
                        <w:rFonts w:ascii="Cambria Math" w:hAnsi="Cambria Math"/>
                      </w:rPr>
                      <m:t>1</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1</m:t>
                    </m:r>
                    <m:ctrlPr>
                      <w:rPr>
                        <w:rFonts w:ascii="Cambria Math" w:eastAsia="Cambria Math" w:hAnsi="Cambria Math"/>
                      </w:rPr>
                    </m:ctrlPr>
                  </m:e>
                  <m:e>
                    <m:r>
                      <w:rPr>
                        <w:rFonts w:ascii="Cambria Math" w:eastAsia="Cambria Math" w:hAnsi="Cambria Math"/>
                      </w:rPr>
                      <m:t>9</m:t>
                    </m:r>
                    <m:ctrlPr>
                      <w:rPr>
                        <w:rFonts w:ascii="Cambria Math" w:eastAsia="Cambria Math" w:hAnsi="Cambria Math" w:cs="Cambria Math"/>
                        <w:i/>
                      </w:rPr>
                    </m:ctrlPr>
                  </m:e>
                </m:mr>
                <m:mr>
                  <m:e>
                    <m:r>
                      <w:rPr>
                        <w:rFonts w:ascii="Cambria Math" w:eastAsia="Cambria Math" w:hAnsi="Cambria Math" w:cs="Cambria Math"/>
                      </w:rPr>
                      <m:t>9</m:t>
                    </m:r>
                    <m:ctrlPr>
                      <w:rPr>
                        <w:rFonts w:ascii="Cambria Math" w:eastAsia="Cambria Math" w:hAnsi="Cambria Math" w:cs="Cambria Math"/>
                      </w:rPr>
                    </m:ctrlPr>
                  </m:e>
                  <m:e>
                    <m:r>
                      <m:rPr>
                        <m:sty m:val="p"/>
                      </m:rPr>
                      <w:rPr>
                        <w:rFonts w:ascii="Cambria Math" w:eastAsia="Cambria Math" w:hAnsi="Cambria Math"/>
                      </w:rPr>
                      <m:t>1</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3</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3</m:t>
                    </m:r>
                    <m:ctrlPr>
                      <w:rPr>
                        <w:rFonts w:ascii="Cambria Math" w:eastAsia="Cambria Math" w:hAnsi="Cambria Math"/>
                      </w:rPr>
                    </m:ctrlPr>
                  </m:e>
                  <m:e>
                    <m:r>
                      <m:rPr>
                        <m:sty m:val="p"/>
                      </m:rPr>
                      <w:rPr>
                        <w:rFonts w:ascii="Cambria Math" w:eastAsia="Cambria Math" w:hAnsi="Cambria Math"/>
                      </w:rPr>
                      <m:t>2</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1</m:t>
                    </m:r>
                    <m:ctrlPr>
                      <w:rPr>
                        <w:rFonts w:ascii="Cambria Math" w:eastAsia="Cambria Math" w:hAnsi="Cambria Math"/>
                      </w:rPr>
                    </m:ctrlPr>
                  </m:e>
                  <m:e>
                    <m:r>
                      <w:rPr>
                        <w:rFonts w:ascii="Cambria Math" w:eastAsia="Cambria Math" w:hAnsi="Cambria Math"/>
                      </w:rPr>
                      <m:t>9</m:t>
                    </m:r>
                    <m:ctrlPr>
                      <w:rPr>
                        <w:rFonts w:ascii="Cambria Math" w:eastAsia="Cambria Math" w:hAnsi="Cambria Math" w:cs="Cambria Math"/>
                        <w:i/>
                      </w:rPr>
                    </m:ctrlPr>
                  </m:e>
                </m:mr>
                <m:mr>
                  <m:e>
                    <m:r>
                      <w:rPr>
                        <w:rFonts w:ascii="Cambria Math" w:eastAsia="Cambria Math" w:hAnsi="Cambria Math" w:cs="Cambria Math"/>
                      </w:rPr>
                      <m:t>9</m:t>
                    </m:r>
                    <m:ctrlPr>
                      <w:rPr>
                        <w:rFonts w:ascii="Cambria Math" w:eastAsia="Cambria Math" w:hAnsi="Cambria Math" w:cs="Cambria Math"/>
                      </w:rPr>
                    </m:ctrlPr>
                  </m:e>
                  <m:e>
                    <m:r>
                      <m:rPr>
                        <m:sty m:val="p"/>
                      </m:rPr>
                      <w:rPr>
                        <w:rFonts w:ascii="Cambria Math" w:eastAsia="Cambria Math" w:hAnsi="Cambria Math"/>
                      </w:rPr>
                      <m:t>1</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3</m:t>
                    </m:r>
                    <m:ctrlPr>
                      <w:rPr>
                        <w:rFonts w:ascii="Cambria Math" w:eastAsia="Cambria Math" w:hAnsi="Cambria Math"/>
                      </w:rPr>
                    </m:ctrlPr>
                  </m:e>
                  <m:e>
                    <m:r>
                      <m:rPr>
                        <m:sty m:val="p"/>
                      </m:rPr>
                      <w:rPr>
                        <w:rFonts w:ascii="Cambria Math" w:eastAsia="Cambria Math" w:hAnsi="Cambria Math"/>
                      </w:rPr>
                      <m:t>2</m:t>
                    </m:r>
                    <m:ctrlPr>
                      <w:rPr>
                        <w:rFonts w:ascii="Cambria Math" w:eastAsia="Cambria Math" w:hAnsi="Cambria Math"/>
                      </w:rPr>
                    </m:ctrlPr>
                  </m:e>
                  <m:e>
                    <m:r>
                      <m:rPr>
                        <m:sty m:val="p"/>
                      </m:rPr>
                      <w:rPr>
                        <w:rFonts w:ascii="Cambria Math" w:eastAsia="Cambria Math" w:hAnsi="Cambria Math"/>
                      </w:rPr>
                      <m:t>3</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3</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1</m:t>
                    </m:r>
                    <m:ctrlPr>
                      <w:rPr>
                        <w:rFonts w:ascii="Cambria Math" w:eastAsia="Cambria Math" w:hAnsi="Cambria Math"/>
                      </w:rPr>
                    </m:ctrlPr>
                  </m:e>
                  <m:e>
                    <m:r>
                      <w:rPr>
                        <w:rFonts w:ascii="Cambria Math" w:eastAsia="Cambria Math" w:hAnsi="Cambria Math"/>
                      </w:rPr>
                      <m:t>9</m:t>
                    </m:r>
                    <m:ctrlPr>
                      <w:rPr>
                        <w:rFonts w:ascii="Cambria Math" w:eastAsia="Cambria Math" w:hAnsi="Cambria Math" w:cs="Cambria Math"/>
                        <w:i/>
                      </w:rPr>
                    </m:ctrlPr>
                  </m:e>
                </m:mr>
                <m:mr>
                  <m:e>
                    <m:r>
                      <w:rPr>
                        <w:rFonts w:ascii="Cambria Math" w:eastAsia="Cambria Math" w:hAnsi="Cambria Math" w:cs="Cambria Math"/>
                      </w:rPr>
                      <m:t>9</m:t>
                    </m:r>
                    <m:ctrlPr>
                      <w:rPr>
                        <w:rFonts w:ascii="Cambria Math" w:eastAsia="Cambria Math" w:hAnsi="Cambria Math" w:cs="Cambria Math"/>
                      </w:rPr>
                    </m:ctrlPr>
                  </m:e>
                  <m:e>
                    <m:r>
                      <m:rPr>
                        <m:sty m:val="p"/>
                      </m:rPr>
                      <w:rPr>
                        <w:rFonts w:ascii="Cambria Math" w:eastAsia="Cambria Math" w:hAnsi="Cambria Math"/>
                      </w:rPr>
                      <m:t>1</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3</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1</m:t>
                    </m:r>
                    <m:ctrlPr>
                      <w:rPr>
                        <w:rFonts w:ascii="Cambria Math" w:eastAsia="Cambria Math" w:hAnsi="Cambria Math"/>
                      </w:rPr>
                    </m:ctrlPr>
                  </m:e>
                  <m:e>
                    <m:r>
                      <w:rPr>
                        <w:rFonts w:ascii="Cambria Math" w:eastAsia="Cambria Math" w:hAnsi="Cambria Math"/>
                      </w:rPr>
                      <m:t>9</m:t>
                    </m:r>
                    <m:ctrlPr>
                      <w:rPr>
                        <w:rFonts w:ascii="Cambria Math" w:eastAsia="Cambria Math" w:hAnsi="Cambria Math" w:cs="Cambria Math"/>
                        <w:i/>
                      </w:rPr>
                    </m:ctrlPr>
                  </m:e>
                </m:mr>
                <m:mr>
                  <m:e>
                    <m:r>
                      <w:rPr>
                        <w:rFonts w:ascii="Cambria Math" w:eastAsia="Cambria Math" w:hAnsi="Cambria Math" w:cs="Cambria Math"/>
                      </w:rPr>
                      <m:t>9</m:t>
                    </m:r>
                    <m:ctrlPr>
                      <w:rPr>
                        <w:rFonts w:ascii="Cambria Math" w:eastAsia="Cambria Math" w:hAnsi="Cambria Math" w:cs="Cambria Math"/>
                      </w:rPr>
                    </m:ctrlPr>
                  </m:e>
                  <m:e>
                    <m:r>
                      <m:rPr>
                        <m:sty m:val="p"/>
                      </m:rPr>
                      <w:rPr>
                        <w:rFonts w:ascii="Cambria Math" w:eastAsia="Cambria Math" w:hAnsi="Cambria Math"/>
                      </w:rPr>
                      <m:t>1</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1</m:t>
                    </m:r>
                    <m:ctrlPr>
                      <w:rPr>
                        <w:rFonts w:ascii="Cambria Math" w:eastAsia="Cambria Math" w:hAnsi="Cambria Math"/>
                      </w:rPr>
                    </m:ctrlPr>
                  </m:e>
                  <m:e>
                    <m:r>
                      <w:rPr>
                        <w:rFonts w:ascii="Cambria Math" w:eastAsia="Cambria Math" w:hAnsi="Cambria Math"/>
                      </w:rPr>
                      <m:t>9</m:t>
                    </m:r>
                    <m:ctrlPr>
                      <w:rPr>
                        <w:rFonts w:ascii="Cambria Math" w:eastAsia="Cambria Math" w:hAnsi="Cambria Math" w:cs="Cambria Math"/>
                        <w:i/>
                      </w:rPr>
                    </m:ctrlPr>
                  </m:e>
                </m:mr>
                <m:mr>
                  <m:e>
                    <m:r>
                      <w:rPr>
                        <w:rFonts w:ascii="Cambria Math" w:eastAsia="Cambria Math" w:hAnsi="Cambria Math" w:cs="Cambria Math"/>
                      </w:rPr>
                      <m:t>9</m:t>
                    </m:r>
                    <m:ctrlPr>
                      <w:rPr>
                        <w:rFonts w:ascii="Cambria Math" w:eastAsia="Cambria Math" w:hAnsi="Cambria Math" w:cs="Cambria Math"/>
                      </w:rPr>
                    </m:ctrlPr>
                  </m:e>
                  <m:e>
                    <m:r>
                      <m:rPr>
                        <m:sty m:val="p"/>
                      </m:rPr>
                      <w:rPr>
                        <w:rFonts w:ascii="Cambria Math" w:eastAsia="Cambria Math" w:hAnsi="Cambria Math"/>
                      </w:rPr>
                      <m:t>1</m:t>
                    </m:r>
                    <m:ctrlPr>
                      <w:rPr>
                        <w:rFonts w:ascii="Cambria Math" w:eastAsia="Cambria Math" w:hAnsi="Cambria Math"/>
                      </w:rPr>
                    </m:ctrlPr>
                  </m:e>
                  <m:e>
                    <m:r>
                      <m:rPr>
                        <m:sty m:val="p"/>
                      </m:rPr>
                      <w:rPr>
                        <w:rFonts w:ascii="Cambria Math" w:eastAsia="Cambria Math" w:hAnsi="Cambria Math"/>
                      </w:rPr>
                      <m:t>4</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1</m:t>
                    </m:r>
                    <m:ctrlPr>
                      <w:rPr>
                        <w:rFonts w:ascii="Cambria Math" w:eastAsia="Cambria Math" w:hAnsi="Cambria Math"/>
                      </w:rPr>
                    </m:ctrlPr>
                  </m:e>
                  <m:e>
                    <m:r>
                      <w:rPr>
                        <w:rFonts w:ascii="Cambria Math" w:eastAsia="Cambria Math" w:hAnsi="Cambria Math"/>
                      </w:rPr>
                      <m:t>9</m:t>
                    </m:r>
                    <m:ctrlPr>
                      <w:rPr>
                        <w:rFonts w:ascii="Cambria Math" w:eastAsia="Cambria Math" w:hAnsi="Cambria Math" w:cs="Cambria Math"/>
                        <w:i/>
                      </w:rPr>
                    </m:ctrlPr>
                  </m:e>
                </m:mr>
                <m:mr>
                  <m:e>
                    <m:r>
                      <w:rPr>
                        <w:rFonts w:ascii="Cambria Math" w:eastAsia="Cambria Math" w:hAnsi="Cambria Math" w:cs="Cambria Math"/>
                      </w:rPr>
                      <m:t>9</m:t>
                    </m:r>
                    <m:ctrlPr>
                      <w:rPr>
                        <w:rFonts w:ascii="Cambria Math" w:eastAsia="Cambria Math" w:hAnsi="Cambria Math" w:cs="Cambria Math"/>
                      </w:rPr>
                    </m:ctrlPr>
                  </m:e>
                  <m:e>
                    <m:r>
                      <m:rPr>
                        <m:sty m:val="p"/>
                      </m:rPr>
                      <w:rPr>
                        <w:rFonts w:ascii="Cambria Math" w:eastAsia="Cambria Math" w:hAnsi="Cambria Math"/>
                      </w:rPr>
                      <m:t>1</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5</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6</m:t>
                    </m:r>
                    <m:ctrlPr>
                      <w:rPr>
                        <w:rFonts w:ascii="Cambria Math" w:eastAsia="Cambria Math" w:hAnsi="Cambria Math"/>
                      </w:rPr>
                    </m:ctrlPr>
                  </m:e>
                  <m:e>
                    <m:r>
                      <w:rPr>
                        <w:rFonts w:ascii="Cambria Math" w:eastAsia="Cambria Math" w:hAnsi="Cambria Math"/>
                      </w:rPr>
                      <m:t>9</m:t>
                    </m:r>
                    <m:ctrlPr>
                      <w:rPr>
                        <w:rFonts w:ascii="Cambria Math" w:eastAsia="Cambria Math" w:hAnsi="Cambria Math" w:cs="Cambria Math"/>
                        <w:i/>
                      </w:rPr>
                    </m:ctrlPr>
                  </m:e>
                </m:mr>
                <m:mr>
                  <m:e>
                    <m:r>
                      <w:rPr>
                        <w:rFonts w:ascii="Cambria Math" w:eastAsia="Cambria Math" w:hAnsi="Cambria Math" w:cs="Cambria Math"/>
                      </w:rPr>
                      <m:t>9</m:t>
                    </m:r>
                    <m:ctrlPr>
                      <w:rPr>
                        <w:rFonts w:ascii="Cambria Math" w:eastAsia="Cambria Math" w:hAnsi="Cambria Math" w:cs="Cambria Math"/>
                      </w:rPr>
                    </m:ctrlPr>
                  </m:e>
                  <m:e>
                    <m:r>
                      <m:rPr>
                        <m:sty m:val="p"/>
                      </m:rPr>
                      <w:rPr>
                        <w:rFonts w:ascii="Cambria Math" w:eastAsia="Cambria Math" w:hAnsi="Cambria Math"/>
                      </w:rPr>
                      <m:t>1</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4</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1</m:t>
                    </m:r>
                    <m:ctrlPr>
                      <w:rPr>
                        <w:rFonts w:ascii="Cambria Math" w:eastAsia="Cambria Math" w:hAnsi="Cambria Math"/>
                      </w:rPr>
                    </m:ctrlPr>
                  </m:e>
                  <m:e>
                    <m:r>
                      <w:rPr>
                        <w:rFonts w:ascii="Cambria Math" w:eastAsia="Cambria Math" w:hAnsi="Cambria Math"/>
                      </w:rPr>
                      <m:t>9</m:t>
                    </m:r>
                    <m:ctrlPr>
                      <w:rPr>
                        <w:rFonts w:ascii="Cambria Math" w:eastAsia="Cambria Math" w:hAnsi="Cambria Math" w:cs="Cambria Math"/>
                        <w:i/>
                      </w:rPr>
                    </m:ctrlPr>
                  </m:e>
                </m:mr>
                <m:mr>
                  <m:e>
                    <m:r>
                      <w:rPr>
                        <w:rFonts w:ascii="Cambria Math" w:eastAsia="Cambria Math" w:hAnsi="Cambria Math" w:cs="Cambria Math"/>
                      </w:rPr>
                      <m:t>9</m:t>
                    </m:r>
                    <m:ctrlPr>
                      <w:rPr>
                        <w:rFonts w:ascii="Cambria Math" w:eastAsia="Cambria Math" w:hAnsi="Cambria Math" w:cs="Cambria Math"/>
                      </w:rPr>
                    </m:ctrlPr>
                  </m:e>
                  <m:e>
                    <m:r>
                      <m:rPr>
                        <m:sty m:val="p"/>
                      </m:rPr>
                      <w:rPr>
                        <w:rFonts w:ascii="Cambria Math" w:eastAsia="Cambria Math" w:hAnsi="Cambria Math"/>
                      </w:rPr>
                      <m:t>1</m:t>
                    </m:r>
                  </m:e>
                  <m:e>
                    <m:r>
                      <m:rPr>
                        <m:sty m:val="p"/>
                      </m:rPr>
                      <w:rPr>
                        <w:rFonts w:ascii="Cambria Math" w:hAnsi="Cambria Math"/>
                      </w:rPr>
                      <m:t>1</m:t>
                    </m:r>
                    <m:ctrlPr>
                      <w:rPr>
                        <w:rFonts w:ascii="Cambria Math" w:eastAsia="Cambria Math" w:hAnsi="Cambria Math"/>
                      </w:rPr>
                    </m:ctrlPr>
                  </m:e>
                  <m:e>
                    <m:r>
                      <m:rPr>
                        <m:sty m:val="p"/>
                      </m:rPr>
                      <w:rPr>
                        <w:rFonts w:ascii="Cambria Math" w:eastAsia="Cambria Math" w:hAnsi="Cambria Math"/>
                      </w:rPr>
                      <m:t>1</m:t>
                    </m:r>
                    <m:ctrlPr>
                      <w:rPr>
                        <w:rFonts w:ascii="Cambria Math" w:eastAsia="Cambria Math" w:hAnsi="Cambria Math"/>
                      </w:rPr>
                    </m:ctrlPr>
                  </m:e>
                  <m:e>
                    <m:r>
                      <m:rPr>
                        <m:sty m:val="p"/>
                      </m:rPr>
                      <w:rPr>
                        <w:rFonts w:ascii="Cambria Math" w:eastAsia="Cambria Math" w:hAnsi="Cambria Math"/>
                      </w:rPr>
                      <m:t>1</m:t>
                    </m:r>
                    <m:ctrlPr>
                      <w:rPr>
                        <w:rFonts w:ascii="Cambria Math" w:eastAsia="Cambria Math" w:hAnsi="Cambria Math"/>
                      </w:rPr>
                    </m:ctrlPr>
                  </m:e>
                  <m:e>
                    <m:r>
                      <m:rPr>
                        <m:sty m:val="p"/>
                      </m:rPr>
                      <w:rPr>
                        <w:rFonts w:ascii="Cambria Math" w:eastAsia="Cambria Math" w:hAnsi="Cambria Math"/>
                      </w:rPr>
                      <m:t>1</m:t>
                    </m:r>
                    <m:ctrlPr>
                      <w:rPr>
                        <w:rFonts w:ascii="Cambria Math" w:eastAsia="Cambria Math" w:hAnsi="Cambria Math"/>
                      </w:rPr>
                    </m:ctrlPr>
                  </m:e>
                  <m:e>
                    <m:r>
                      <m:rPr>
                        <m:sty m:val="p"/>
                      </m:rPr>
                      <w:rPr>
                        <w:rFonts w:ascii="Cambria Math" w:eastAsia="Cambria Math" w:hAnsi="Cambria Math"/>
                      </w:rPr>
                      <m:t>6</m:t>
                    </m:r>
                    <m:ctrlPr>
                      <w:rPr>
                        <w:rFonts w:ascii="Cambria Math" w:eastAsia="Cambria Math" w:hAnsi="Cambria Math"/>
                      </w:rPr>
                    </m:ctrlPr>
                  </m:e>
                  <m:e>
                    <m:r>
                      <m:rPr>
                        <m:sty m:val="p"/>
                      </m:rPr>
                      <w:rPr>
                        <w:rFonts w:ascii="Cambria Math" w:eastAsia="Cambria Math" w:hAnsi="Cambria Math"/>
                      </w:rPr>
                      <m:t>1</m:t>
                    </m:r>
                    <m:ctrlPr>
                      <w:rPr>
                        <w:rFonts w:ascii="Cambria Math" w:eastAsia="Cambria Math" w:hAnsi="Cambria Math"/>
                      </w:rPr>
                    </m:ctrlPr>
                  </m:e>
                  <m:e>
                    <m:r>
                      <m:rPr>
                        <m:sty m:val="p"/>
                      </m:rPr>
                      <w:rPr>
                        <w:rFonts w:ascii="Cambria Math" w:eastAsia="Cambria Math" w:hAnsi="Cambria Math"/>
                      </w:rPr>
                      <m:t>6</m:t>
                    </m:r>
                    <m:ctrlPr>
                      <w:rPr>
                        <w:rFonts w:ascii="Cambria Math" w:eastAsia="Cambria Math" w:hAnsi="Cambria Math"/>
                      </w:rPr>
                    </m:ctrlPr>
                  </m:e>
                  <m:e>
                    <m:r>
                      <m:rPr>
                        <m:sty m:val="p"/>
                      </m:rPr>
                      <w:rPr>
                        <w:rFonts w:ascii="Cambria Math" w:eastAsia="Cambria Math" w:hAnsi="Cambria Math"/>
                      </w:rPr>
                      <m:t>1</m:t>
                    </m:r>
                    <m:ctrlPr>
                      <w:rPr>
                        <w:rFonts w:ascii="Cambria Math" w:eastAsia="Cambria Math" w:hAnsi="Cambria Math"/>
                      </w:rPr>
                    </m:ctrlPr>
                  </m:e>
                  <m:e>
                    <m:r>
                      <m:rPr>
                        <m:sty m:val="p"/>
                      </m:rPr>
                      <w:rPr>
                        <w:rFonts w:ascii="Cambria Math" w:eastAsia="Cambria Math" w:hAnsi="Cambria Math"/>
                      </w:rPr>
                      <m:t>1</m:t>
                    </m:r>
                    <m:ctrlPr>
                      <w:rPr>
                        <w:rFonts w:ascii="Cambria Math" w:eastAsia="Cambria Math" w:hAnsi="Cambria Math" w:cs="Cambria Math"/>
                      </w:rPr>
                    </m:ctrlPr>
                  </m:e>
                  <m:e>
                    <m:r>
                      <w:rPr>
                        <w:rFonts w:ascii="Cambria Math" w:eastAsia="Cambria Math" w:hAnsi="Cambria Math" w:cs="Cambria Math"/>
                      </w:rPr>
                      <m:t>9</m:t>
                    </m:r>
                    <m:ctrlPr>
                      <w:rPr>
                        <w:rFonts w:ascii="Cambria Math" w:eastAsia="Cambria Math" w:hAnsi="Cambria Math" w:cs="Cambria Math"/>
                        <w:i/>
                      </w:rPr>
                    </m:ctrlPr>
                  </m:e>
                </m:mr>
                <m:mr>
                  <m:e>
                    <m:r>
                      <w:rPr>
                        <w:rFonts w:ascii="Cambria Math" w:eastAsia="Cambria Math" w:hAnsi="Cambria Math" w:cs="Cambria Math"/>
                      </w:rPr>
                      <m:t>9</m:t>
                    </m:r>
                    <m:ctrlPr>
                      <w:rPr>
                        <w:rFonts w:ascii="Cambria Math" w:eastAsia="Cambria Math" w:hAnsi="Cambria Math" w:cs="Cambria Math"/>
                        <w:i/>
                      </w:rPr>
                    </m:ctrlPr>
                  </m:e>
                  <m:e>
                    <m:r>
                      <w:rPr>
                        <w:rFonts w:ascii="Cambria Math" w:eastAsia="Cambria Math" w:hAnsi="Cambria Math" w:cs="Cambria Math"/>
                      </w:rPr>
                      <m:t>9</m:t>
                    </m:r>
                    <m:ctrlPr>
                      <w:rPr>
                        <w:rFonts w:ascii="Cambria Math" w:eastAsia="Cambria Math" w:hAnsi="Cambria Math" w:cs="Cambria Math"/>
                        <w:i/>
                      </w:rPr>
                    </m:ctrlPr>
                  </m:e>
                  <m:e>
                    <m:r>
                      <w:rPr>
                        <w:rFonts w:ascii="Cambria Math" w:eastAsia="Cambria Math" w:hAnsi="Cambria Math" w:cs="Cambria Math"/>
                      </w:rPr>
                      <m:t>9</m:t>
                    </m:r>
                    <m:ctrlPr>
                      <w:rPr>
                        <w:rFonts w:ascii="Cambria Math" w:eastAsia="Cambria Math" w:hAnsi="Cambria Math" w:cs="Cambria Math"/>
                        <w:i/>
                      </w:rPr>
                    </m:ctrlPr>
                  </m:e>
                  <m:e>
                    <m:r>
                      <w:rPr>
                        <w:rFonts w:ascii="Cambria Math" w:eastAsia="Cambria Math" w:hAnsi="Cambria Math" w:cs="Cambria Math"/>
                      </w:rPr>
                      <m:t>9</m:t>
                    </m:r>
                    <m:ctrlPr>
                      <w:rPr>
                        <w:rFonts w:ascii="Cambria Math" w:eastAsia="Cambria Math" w:hAnsi="Cambria Math" w:cs="Cambria Math"/>
                        <w:i/>
                      </w:rPr>
                    </m:ctrlPr>
                  </m:e>
                  <m:e>
                    <m:r>
                      <w:rPr>
                        <w:rFonts w:ascii="Cambria Math" w:eastAsia="Cambria Math" w:hAnsi="Cambria Math" w:cs="Cambria Math"/>
                      </w:rPr>
                      <m:t>9</m:t>
                    </m:r>
                    <m:ctrlPr>
                      <w:rPr>
                        <w:rFonts w:ascii="Cambria Math" w:eastAsia="Cambria Math" w:hAnsi="Cambria Math" w:cs="Cambria Math"/>
                        <w:i/>
                      </w:rPr>
                    </m:ctrlPr>
                  </m:e>
                  <m:e>
                    <m:r>
                      <w:rPr>
                        <w:rFonts w:ascii="Cambria Math" w:eastAsia="Cambria Math" w:hAnsi="Cambria Math" w:cs="Cambria Math"/>
                      </w:rPr>
                      <m:t>9</m:t>
                    </m:r>
                    <m:ctrlPr>
                      <w:rPr>
                        <w:rFonts w:ascii="Cambria Math" w:eastAsia="Cambria Math" w:hAnsi="Cambria Math" w:cs="Cambria Math"/>
                        <w:i/>
                      </w:rPr>
                    </m:ctrlPr>
                  </m:e>
                  <m:e>
                    <m:r>
                      <w:rPr>
                        <w:rFonts w:ascii="Cambria Math" w:eastAsia="Cambria Math" w:hAnsi="Cambria Math" w:cs="Cambria Math"/>
                      </w:rPr>
                      <m:t>9</m:t>
                    </m:r>
                    <m:ctrlPr>
                      <w:rPr>
                        <w:rFonts w:ascii="Cambria Math" w:eastAsia="Cambria Math" w:hAnsi="Cambria Math" w:cs="Cambria Math"/>
                        <w:i/>
                      </w:rPr>
                    </m:ctrlPr>
                  </m:e>
                  <m:e>
                    <m:r>
                      <w:rPr>
                        <w:rFonts w:ascii="Cambria Math" w:eastAsia="Cambria Math" w:hAnsi="Cambria Math" w:cs="Cambria Math"/>
                      </w:rPr>
                      <m:t>9</m:t>
                    </m:r>
                    <m:ctrlPr>
                      <w:rPr>
                        <w:rFonts w:ascii="Cambria Math" w:eastAsia="Cambria Math" w:hAnsi="Cambria Math" w:cs="Cambria Math"/>
                        <w:i/>
                      </w:rPr>
                    </m:ctrlPr>
                  </m:e>
                  <m:e>
                    <m:r>
                      <w:rPr>
                        <w:rFonts w:ascii="Cambria Math" w:eastAsia="Cambria Math" w:hAnsi="Cambria Math" w:cs="Cambria Math"/>
                      </w:rPr>
                      <m:t>9</m:t>
                    </m:r>
                    <m:ctrlPr>
                      <w:rPr>
                        <w:rFonts w:ascii="Cambria Math" w:eastAsia="Cambria Math" w:hAnsi="Cambria Math" w:cs="Cambria Math"/>
                        <w:i/>
                      </w:rPr>
                    </m:ctrlPr>
                  </m:e>
                  <m:e>
                    <m:r>
                      <w:rPr>
                        <w:rFonts w:ascii="Cambria Math" w:eastAsia="Cambria Math" w:hAnsi="Cambria Math" w:cs="Cambria Math"/>
                      </w:rPr>
                      <m:t>9</m:t>
                    </m:r>
                    <m:ctrlPr>
                      <w:rPr>
                        <w:rFonts w:ascii="Cambria Math" w:eastAsia="Cambria Math" w:hAnsi="Cambria Math" w:cs="Cambria Math"/>
                        <w:i/>
                      </w:rPr>
                    </m:ctrlPr>
                  </m:e>
                  <m:e>
                    <m:r>
                      <w:rPr>
                        <w:rFonts w:ascii="Cambria Math" w:eastAsia="Cambria Math" w:hAnsi="Cambria Math" w:cs="Cambria Math"/>
                      </w:rPr>
                      <m:t>9</m:t>
                    </m:r>
                    <m:ctrlPr>
                      <w:rPr>
                        <w:rFonts w:ascii="Cambria Math" w:eastAsia="Cambria Math" w:hAnsi="Cambria Math" w:cs="Cambria Math"/>
                        <w:i/>
                      </w:rPr>
                    </m:ctrlPr>
                  </m:e>
                  <m:e>
                    <m:r>
                      <w:rPr>
                        <w:rFonts w:ascii="Cambria Math" w:eastAsia="Cambria Math" w:hAnsi="Cambria Math" w:cs="Cambria Math"/>
                      </w:rPr>
                      <m:t>9</m:t>
                    </m:r>
                  </m:e>
                </m:mr>
              </m:m>
            </m:e>
          </m:d>
        </m:oMath>
      </m:oMathPara>
    </w:p>
    <w:p w14:paraId="5E514043" w14:textId="0C8EF30F" w:rsidR="00E25B52" w:rsidRDefault="00E25B52" w:rsidP="00E25B52">
      <w:pPr>
        <w:pStyle w:val="CAPITION"/>
      </w:pPr>
      <w:bookmarkStart w:id="264" w:name="_Ref5972929"/>
      <w:r>
        <w:t xml:space="preserve">Obr. </w:t>
      </w:r>
      <w:r w:rsidR="001F6B6B">
        <w:fldChar w:fldCharType="begin"/>
      </w:r>
      <w:r w:rsidR="001F6B6B">
        <w:instrText xml:space="preserve"> SEQ Obr. \* ARABIC </w:instrText>
      </w:r>
      <w:r w:rsidR="001F6B6B">
        <w:fldChar w:fldCharType="separate"/>
      </w:r>
      <w:r>
        <w:rPr>
          <w:noProof/>
        </w:rPr>
        <w:t>12</w:t>
      </w:r>
      <w:r w:rsidR="001F6B6B">
        <w:rPr>
          <w:noProof/>
        </w:rPr>
        <w:fldChar w:fldCharType="end"/>
      </w:r>
      <w:bookmarkEnd w:id="264"/>
      <w:r>
        <w:t>: Matice, ve které jsou splněny všechny nadefinované vlastnosti viz</w:t>
      </w:r>
      <w:del w:id="265" w:author="Ježek Bruno" w:date="2019-04-16T11:08:00Z">
        <w:r w:rsidDel="004C12AB">
          <w:delText>.</w:delText>
        </w:r>
      </w:del>
      <w:r>
        <w:t xml:space="preserve"> </w:t>
      </w:r>
      <w:r>
        <w:fldChar w:fldCharType="begin"/>
      </w:r>
      <w:r>
        <w:instrText xml:space="preserve"> REF _Ref3878559 \h </w:instrText>
      </w:r>
      <w:r>
        <w:fldChar w:fldCharType="separate"/>
      </w:r>
      <w:r>
        <w:t xml:space="preserve">Tabulka </w:t>
      </w:r>
      <w:r>
        <w:rPr>
          <w:noProof/>
        </w:rPr>
        <w:t>1</w:t>
      </w:r>
      <w:r>
        <w:fldChar w:fldCharType="end"/>
      </w:r>
      <w:r>
        <w:t>.</w:t>
      </w:r>
    </w:p>
    <w:p w14:paraId="6A3DDD06" w14:textId="58A8926C" w:rsidR="00D96B56" w:rsidRDefault="00E16F6D" w:rsidP="008E5D5F">
      <w:pPr>
        <w:pStyle w:val="Heading3"/>
      </w:pPr>
      <w:bookmarkStart w:id="266" w:name="_Toc6218156"/>
      <w:r>
        <w:t>Vektorizace</w:t>
      </w:r>
      <w:r w:rsidR="00D96B56">
        <w:t xml:space="preserve"> dat</w:t>
      </w:r>
      <w:bookmarkEnd w:id="261"/>
      <w:bookmarkEnd w:id="262"/>
      <w:bookmarkEnd w:id="263"/>
      <w:bookmarkEnd w:id="266"/>
    </w:p>
    <w:p w14:paraId="5F4AF5BB" w14:textId="4BF01C8A" w:rsidR="00CC29C7" w:rsidRDefault="00200A8A" w:rsidP="00D96B56">
      <w:pPr>
        <w:pStyle w:val="Standartnitext"/>
        <w:ind w:firstLine="576"/>
      </w:pPr>
      <w:r>
        <w:t>F</w:t>
      </w:r>
      <w:r w:rsidR="00D96B56">
        <w:t>áze</w:t>
      </w:r>
      <w:r>
        <w:t xml:space="preserve"> vektorizace</w:t>
      </w:r>
      <w:r w:rsidR="00D96B56">
        <w:t xml:space="preserve"> je operačně nejnáročnější</w:t>
      </w:r>
      <w:r w:rsidR="00F0096B">
        <w:t>m</w:t>
      </w:r>
      <w:r w:rsidR="00D96B56">
        <w:t xml:space="preserve"> </w:t>
      </w:r>
      <w:r w:rsidR="00DB6483">
        <w:t>krokem</w:t>
      </w:r>
      <w:r w:rsidR="00D96B56">
        <w:t>, ve které</w:t>
      </w:r>
      <w:r w:rsidR="00DB6483">
        <w:t>m</w:t>
      </w:r>
      <w:r w:rsidR="00D96B56">
        <w:t xml:space="preserve"> dochází k</w:t>
      </w:r>
      <w:r w:rsidR="004C2420">
        <w:t>e</w:t>
      </w:r>
      <w:r w:rsidR="00DB6483">
        <w:t> </w:t>
      </w:r>
      <w:r w:rsidR="004C2420">
        <w:t>zpracování</w:t>
      </w:r>
      <w:r w:rsidR="00DB6483">
        <w:t xml:space="preserve"> dat ze</w:t>
      </w:r>
      <w:r w:rsidR="00D96B56">
        <w:t xml:space="preserve"> vstupních</w:t>
      </w:r>
      <w:r w:rsidR="00DB6483">
        <w:t xml:space="preserve"> příkladů</w:t>
      </w:r>
      <w:r w:rsidR="00D96B56">
        <w:t xml:space="preserve"> </w:t>
      </w:r>
      <w:r w:rsidR="00DB6483">
        <w:t xml:space="preserve">a vytvoření dvojic </w:t>
      </w:r>
      <m:oMath>
        <m:r>
          <w:rPr>
            <w:rFonts w:ascii="Cambria Math" w:hAnsi="Cambria Math"/>
          </w:rPr>
          <m:t>(x→y)</m:t>
        </m:r>
      </m:oMath>
      <w:r w:rsidR="00703706">
        <w:rPr>
          <w:rFonts w:eastAsiaTheme="minorEastAsia"/>
        </w:rPr>
        <w:t xml:space="preserve"> vyjadřujících vztah mezi zadaným vstupním vektorem a očekávaným výstupem</w:t>
      </w:r>
      <w:r w:rsidR="009A04C2">
        <w:t>. Na konci fáze vektorizace</w:t>
      </w:r>
      <w:r w:rsidR="00D96B56">
        <w:t xml:space="preserve"> vytvoří</w:t>
      </w:r>
      <w:r w:rsidR="009A04C2">
        <w:t xml:space="preserve"> tyto dvojice</w:t>
      </w:r>
      <w:r w:rsidR="004C2420">
        <w:t xml:space="preserve"> vstupně-výstupní</w:t>
      </w:r>
      <w:r w:rsidR="00D96B56">
        <w:t xml:space="preserve"> datovou sadu pro neuronové sítě.</w:t>
      </w:r>
    </w:p>
    <w:p w14:paraId="7F485ADD" w14:textId="2FBAC5B5" w:rsidR="00E25DB9" w:rsidRDefault="00CB2351" w:rsidP="0010327C">
      <w:pPr>
        <w:pStyle w:val="Standartnitext"/>
        <w:ind w:firstLine="576"/>
      </w:pPr>
      <w:r>
        <w:rPr>
          <w:noProof/>
          <w:lang w:eastAsia="cs-CZ"/>
        </w:rPr>
        <mc:AlternateContent>
          <mc:Choice Requires="wps">
            <w:drawing>
              <wp:anchor distT="0" distB="0" distL="114300" distR="114300" simplePos="0" relativeHeight="251672576" behindDoc="0" locked="0" layoutInCell="1" allowOverlap="1" wp14:anchorId="0FAF6FEB" wp14:editId="6D50C119">
                <wp:simplePos x="0" y="0"/>
                <wp:positionH relativeFrom="column">
                  <wp:posOffset>2465871</wp:posOffset>
                </wp:positionH>
                <wp:positionV relativeFrom="paragraph">
                  <wp:posOffset>2196051</wp:posOffset>
                </wp:positionV>
                <wp:extent cx="343535" cy="0"/>
                <wp:effectExtent l="0" t="76200" r="18415" b="95250"/>
                <wp:wrapNone/>
                <wp:docPr id="21" name="Straight Arrow Connector 21"/>
                <wp:cNvGraphicFramePr/>
                <a:graphic xmlns:a="http://schemas.openxmlformats.org/drawingml/2006/main">
                  <a:graphicData uri="http://schemas.microsoft.com/office/word/2010/wordprocessingShape">
                    <wps:wsp>
                      <wps:cNvCnPr/>
                      <wps:spPr>
                        <a:xfrm>
                          <a:off x="0" y="0"/>
                          <a:ext cx="34353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0571601F" id="_x0000_t32" coordsize="21600,21600" o:spt="32" o:oned="t" path="m,l21600,21600e" filled="f">
                <v:path arrowok="t" fillok="f" o:connecttype="none"/>
                <o:lock v:ext="edit" shapetype="t"/>
              </v:shapetype>
              <v:shape id="Straight Arrow Connector 21" o:spid="_x0000_s1026" type="#_x0000_t32" style="position:absolute;margin-left:194.15pt;margin-top:172.9pt;width:27.05pt;height:0;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" strokecolor="black [3200]" strokeweight=".5pt">
                <v:stroke endarrow="block" joinstyle="miter"/>
              </v:shape>
            </w:pict>
          </mc:Fallback>
        </mc:AlternateContent>
      </w:r>
      <w:r>
        <w:rPr>
          <w:noProof/>
          <w:lang w:eastAsia="cs-CZ"/>
        </w:rPr>
        <mc:AlternateContent>
          <mc:Choice Requires="wps">
            <w:drawing>
              <wp:anchor distT="0" distB="0" distL="114300" distR="114300" simplePos="0" relativeHeight="251671552" behindDoc="0" locked="0" layoutInCell="1" allowOverlap="1" wp14:anchorId="2045C076" wp14:editId="2C035944">
                <wp:simplePos x="0" y="0"/>
                <wp:positionH relativeFrom="column">
                  <wp:posOffset>2653665</wp:posOffset>
                </wp:positionH>
                <wp:positionV relativeFrom="paragraph">
                  <wp:posOffset>2299335</wp:posOffset>
                </wp:positionV>
                <wp:extent cx="436245" cy="335915"/>
                <wp:effectExtent l="0" t="0" r="20955" b="26035"/>
                <wp:wrapNone/>
                <wp:docPr id="15" name="Rectangle 15"/>
                <wp:cNvGraphicFramePr/>
                <a:graphic xmlns:a="http://schemas.openxmlformats.org/drawingml/2006/main">
                  <a:graphicData uri="http://schemas.microsoft.com/office/word/2010/wordprocessingShape">
                    <wps:wsp>
                      <wps:cNvSpPr/>
                      <wps:spPr>
                        <a:xfrm>
                          <a:off x="0" y="0"/>
                          <a:ext cx="436245" cy="335915"/>
                        </a:xfrm>
                        <a:prstGeom prst="rect">
                          <a:avLst/>
                        </a:prstGeom>
                        <a:noFill/>
                        <a:ln w="19050">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22A1E6" id="Rectangle 15" o:spid="_x0000_s1026" style="position:absolute;margin-left:208.95pt;margin-top:181.05pt;width:34.35pt;height:26.4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" filled="f" strokecolor="#538135 [2409]" strokeweight="1.5pt"/>
            </w:pict>
          </mc:Fallback>
        </mc:AlternateContent>
      </w:r>
      <w:r>
        <w:rPr>
          <w:noProof/>
          <w:lang w:eastAsia="cs-CZ"/>
        </w:rPr>
        <mc:AlternateContent>
          <mc:Choice Requires="wps">
            <w:drawing>
              <wp:anchor distT="0" distB="0" distL="114300" distR="114300" simplePos="0" relativeHeight="251669504" behindDoc="0" locked="0" layoutInCell="1" allowOverlap="1" wp14:anchorId="66850FA3" wp14:editId="010EB35B">
                <wp:simplePos x="0" y="0"/>
                <wp:positionH relativeFrom="column">
                  <wp:posOffset>2416810</wp:posOffset>
                </wp:positionH>
                <wp:positionV relativeFrom="paragraph">
                  <wp:posOffset>2265680</wp:posOffset>
                </wp:positionV>
                <wp:extent cx="436245" cy="401320"/>
                <wp:effectExtent l="0" t="0" r="20955" b="17780"/>
                <wp:wrapNone/>
                <wp:docPr id="11" name="Rectangle 11"/>
                <wp:cNvGraphicFramePr/>
                <a:graphic xmlns:a="http://schemas.openxmlformats.org/drawingml/2006/main">
                  <a:graphicData uri="http://schemas.microsoft.com/office/word/2010/wordprocessingShape">
                    <wps:wsp>
                      <wps:cNvSpPr/>
                      <wps:spPr>
                        <a:xfrm>
                          <a:off x="0" y="0"/>
                          <a:ext cx="436245" cy="401320"/>
                        </a:xfrm>
                        <a:prstGeom prst="rect">
                          <a:avLst/>
                        </a:prstGeom>
                        <a:noFill/>
                        <a:ln w="190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C1957E" id="Rectangle 11" o:spid="_x0000_s1026" style="position:absolute;margin-left:190.3pt;margin-top:178.4pt;width:34.35pt;height:31.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" filled="f" strokecolor="#c00000" strokeweight="1.5pt"/>
            </w:pict>
          </mc:Fallback>
        </mc:AlternateContent>
      </w:r>
      <w:r>
        <w:rPr>
          <w:noProof/>
          <w:lang w:eastAsia="cs-CZ"/>
        </w:rPr>
        <mc:AlternateContent>
          <mc:Choice Requires="wps">
            <w:drawing>
              <wp:anchor distT="0" distB="0" distL="114300" distR="114300" simplePos="0" relativeHeight="251674624" behindDoc="0" locked="0" layoutInCell="1" allowOverlap="1" wp14:anchorId="34ACE59B" wp14:editId="7EBAC2C7">
                <wp:simplePos x="0" y="0"/>
                <wp:positionH relativeFrom="column">
                  <wp:posOffset>2903082</wp:posOffset>
                </wp:positionH>
                <wp:positionV relativeFrom="paragraph">
                  <wp:posOffset>2259578</wp:posOffset>
                </wp:positionV>
                <wp:extent cx="436245" cy="405765"/>
                <wp:effectExtent l="0" t="0" r="20955" b="13335"/>
                <wp:wrapNone/>
                <wp:docPr id="22" name="Rectangle 22"/>
                <wp:cNvGraphicFramePr/>
                <a:graphic xmlns:a="http://schemas.openxmlformats.org/drawingml/2006/main">
                  <a:graphicData uri="http://schemas.microsoft.com/office/word/2010/wordprocessingShape">
                    <wps:wsp>
                      <wps:cNvSpPr/>
                      <wps:spPr>
                        <a:xfrm>
                          <a:off x="0" y="0"/>
                          <a:ext cx="436245" cy="405765"/>
                        </a:xfrm>
                        <a:prstGeom prst="rect">
                          <a:avLst/>
                        </a:prstGeom>
                        <a:noFill/>
                        <a:ln w="19050">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AAC256" id="Rectangle 22" o:spid="_x0000_s1026" style="position:absolute;margin-left:228.6pt;margin-top:177.9pt;width:34.35pt;height:31.9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" filled="f" strokecolor="#2e74b5 [2404]" strokeweight="1.5pt"/>
            </w:pict>
          </mc:Fallback>
        </mc:AlternateContent>
      </w:r>
      <w:r w:rsidR="00312F03">
        <w:t>Jako parametr</w:t>
      </w:r>
      <w:r w:rsidR="00CC29C7">
        <w:t xml:space="preserve"> pro tuto fázi </w:t>
      </w:r>
      <w:r w:rsidR="00312F03">
        <w:t xml:space="preserve">figurují </w:t>
      </w:r>
      <w:r w:rsidR="00402E37">
        <w:t>čtyři</w:t>
      </w:r>
      <w:r w:rsidR="00CC29C7">
        <w:t xml:space="preserve"> pole</w:t>
      </w:r>
      <w:r w:rsidR="005F59B7">
        <w:t>.</w:t>
      </w:r>
      <w:r w:rsidR="00DC2A72">
        <w:t xml:space="preserve"> První pole </w:t>
      </w:r>
      <m:oMath>
        <m:r>
          <w:rPr>
            <w:rFonts w:ascii="Cambria Math" w:hAnsi="Cambria Math"/>
          </w:rPr>
          <m:t>D</m:t>
        </m:r>
      </m:oMath>
      <w:r w:rsidR="00402E37">
        <w:t xml:space="preserve"> </w:t>
      </w:r>
      <w:r w:rsidR="00663F9C">
        <w:t xml:space="preserve">reprezentuje </w:t>
      </w:r>
      <w:r w:rsidR="00402E37">
        <w:t>data vše</w:t>
      </w:r>
      <w:r w:rsidR="00663F9C">
        <w:t>ch</w:t>
      </w:r>
      <w:r w:rsidR="00402E37">
        <w:t xml:space="preserve"> vstupní</w:t>
      </w:r>
      <w:r w:rsidR="00663F9C">
        <w:t>ch</w:t>
      </w:r>
      <w:r w:rsidR="00E16F6D">
        <w:t xml:space="preserve"> scén</w:t>
      </w:r>
      <w:r w:rsidR="00402E37">
        <w:t>.</w:t>
      </w:r>
      <w:r w:rsidR="00E16F6D">
        <w:t xml:space="preserve"> Pro naučení lokálních relací jednotlivých tříd</w:t>
      </w:r>
      <w:r w:rsidR="006D1C42">
        <w:t xml:space="preserve"> objektů</w:t>
      </w:r>
      <w:r w:rsidR="00E16F6D">
        <w:t xml:space="preserve"> </w:t>
      </w:r>
      <w:r w:rsidR="006D1C42">
        <w:t xml:space="preserve">umístěných </w:t>
      </w:r>
      <w:r w:rsidR="00E16F6D">
        <w:t>ve scénách je důležité, aby se scéna analyzovala po částech. Z toho důvodu je zavedeno</w:t>
      </w:r>
      <w:r w:rsidR="005F59B7">
        <w:t xml:space="preserve"> </w:t>
      </w:r>
      <w:r w:rsidR="00E16F6D">
        <w:t>d</w:t>
      </w:r>
      <w:r w:rsidR="00402E37">
        <w:t xml:space="preserve">ruhé </w:t>
      </w:r>
      <w:r w:rsidR="00CC29C7">
        <w:t xml:space="preserve">pole </w:t>
      </w:r>
      <m:oMath>
        <m:r>
          <w:rPr>
            <w:rFonts w:ascii="Cambria Math" w:hAnsi="Cambria Math"/>
          </w:rPr>
          <m:t>C</m:t>
        </m:r>
      </m:oMath>
      <w:r w:rsidR="00E16F6D">
        <w:rPr>
          <w:rFonts w:eastAsiaTheme="minorEastAsia"/>
        </w:rPr>
        <w:t>, které</w:t>
      </w:r>
      <w:r w:rsidR="00DC2A72">
        <w:rPr>
          <w:rFonts w:eastAsiaTheme="minorEastAsia"/>
        </w:rPr>
        <w:t xml:space="preserve"> </w:t>
      </w:r>
      <w:r w:rsidR="00CC29C7">
        <w:t xml:space="preserve">definuje </w:t>
      </w:r>
      <w:r w:rsidR="00E16F6D">
        <w:t>velikosti „okének“ (jader), pomocí kterých se budou procházet scény.</w:t>
      </w:r>
      <w:r w:rsidR="00E25DB9">
        <w:t xml:space="preserve"> Pomyslné okénko se</w:t>
      </w:r>
      <w:r w:rsidR="009A04C2">
        <w:t xml:space="preserve"> ve vstupní matici</w:t>
      </w:r>
      <w:r w:rsidR="00E25DB9">
        <w:t xml:space="preserve"> pohybuje </w:t>
      </w:r>
      <w:r w:rsidR="00B168DC">
        <w:t>po řádcích</w:t>
      </w:r>
      <w:r w:rsidR="00E25DB9">
        <w:t xml:space="preserve"> zleva doprav</w:t>
      </w:r>
      <w:r w:rsidR="004C2420">
        <w:t xml:space="preserve">a </w:t>
      </w:r>
      <w:r w:rsidR="00B168DC">
        <w:t>směrem</w:t>
      </w:r>
      <w:r w:rsidR="009A04C2">
        <w:t xml:space="preserve"> dolů vždy o jeden krok</w:t>
      </w:r>
      <w:r w:rsidR="004C2420">
        <w:t>.</w:t>
      </w:r>
      <w:r w:rsidR="00E25DB9">
        <w:t xml:space="preserve"> </w:t>
      </w:r>
      <w:r w:rsidR="004C2420">
        <w:t>Okénko se pohybuje po matici podobně jako konvoluční jádro</w:t>
      </w:r>
      <w:r w:rsidR="00E25DB9">
        <w:t xml:space="preserve">. S operací konvoluce nemá však tato metoda nic společného </w:t>
      </w:r>
      <w:r w:rsidR="00E25DB9" w:rsidRPr="000B0D81">
        <w:t>-</w:t>
      </w:r>
      <w:r w:rsidR="00E25DB9">
        <w:t xml:space="preserve"> podobnost lze vidět pouze v pohybu po </w:t>
      </w:r>
      <w:commentRangeStart w:id="267"/>
      <w:commentRangeStart w:id="268"/>
      <w:r w:rsidR="00E25DB9">
        <w:t>matici</w:t>
      </w:r>
      <w:commentRangeEnd w:id="267"/>
      <w:r w:rsidR="00E25DB9">
        <w:rPr>
          <w:rStyle w:val="CommentReference"/>
          <w:rFonts w:asciiTheme="minorHAnsi" w:hAnsiTheme="minorHAnsi" w:cstheme="minorBidi"/>
        </w:rPr>
        <w:commentReference w:id="267"/>
      </w:r>
      <w:commentRangeEnd w:id="268"/>
      <w:r w:rsidR="00B168DC">
        <w:rPr>
          <w:rStyle w:val="CommentReference"/>
          <w:rFonts w:asciiTheme="minorHAnsi" w:hAnsiTheme="minorHAnsi" w:cstheme="minorBidi"/>
        </w:rPr>
        <w:commentReference w:id="268"/>
      </w:r>
      <w:r w:rsidR="00E25DB9">
        <w:t>.</w:t>
      </w:r>
    </w:p>
    <w:p w14:paraId="2A369EFA" w14:textId="524919B2" w:rsidR="00E25DB9" w:rsidRDefault="001F6B6B" w:rsidP="00E25DB9">
      <w:pPr>
        <w:pStyle w:val="Rovnice"/>
      </w:pPr>
      <m:oMathPara>
        <m:oMath>
          <m:sSub>
            <m:sSubPr>
              <m:ctrlPr>
                <w:rPr>
                  <w:rFonts w:ascii="Cambria Math" w:hAnsi="Cambria Math"/>
                </w:rPr>
              </m:ctrlPr>
            </m:sSubPr>
            <m:e>
              <m:r>
                <w:rPr>
                  <w:rFonts w:ascii="Cambria Math" w:hAnsi="Cambria Math"/>
                </w:rPr>
                <m:t>D</m:t>
              </m:r>
            </m:e>
            <m:sub>
              <m:r>
                <m:rPr>
                  <m:sty m:val="p"/>
                </m:rPr>
                <w:rPr>
                  <w:rFonts w:ascii="Cambria Math" w:hAnsi="Cambria Math"/>
                </w:rPr>
                <m:t>1</m:t>
              </m:r>
            </m:sub>
          </m:sSub>
          <m:r>
            <m:rPr>
              <m:sty m:val="p"/>
            </m:rPr>
            <w:rPr>
              <w:rFonts w:ascii="Cambria Math" w:hAnsi="Cambria Math"/>
            </w:rPr>
            <m:t>=</m:t>
          </m:r>
          <m:d>
            <m:dPr>
              <m:ctrlPr>
                <w:rPr>
                  <w:rFonts w:ascii="Cambria Math" w:hAnsi="Cambria Math"/>
                </w:rPr>
              </m:ctrlPr>
            </m:dPr>
            <m:e>
              <m:m>
                <m:mPr>
                  <m:mcs>
                    <m:mc>
                      <m:mcPr>
                        <m:count m:val="5"/>
                        <m:mcJc m:val="center"/>
                      </m:mcPr>
                    </m:mc>
                  </m:mcs>
                  <m:ctrlPr>
                    <w:rPr>
                      <w:rFonts w:ascii="Cambria Math" w:hAnsi="Cambria Math"/>
                    </w:rPr>
                  </m:ctrlPr>
                </m:mPr>
                <m:mr>
                  <m:e>
                    <m:r>
                      <m:rPr>
                        <m:sty m:val="p"/>
                      </m:rPr>
                      <w:rPr>
                        <w:rFonts w:ascii="Cambria Math" w:hAnsi="Cambria Math"/>
                      </w:rPr>
                      <m:t>1</m:t>
                    </m:r>
                  </m:e>
                  <m:e>
                    <m:r>
                      <m:rPr>
                        <m:sty m:val="p"/>
                      </m:rPr>
                      <w:rPr>
                        <w:rFonts w:ascii="Cambria Math" w:hAnsi="Cambria Math"/>
                      </w:rPr>
                      <m:t>1</m:t>
                    </m:r>
                    <m:ctrlPr>
                      <w:rPr>
                        <w:rFonts w:ascii="Cambria Math" w:eastAsia="Cambria Math" w:hAnsi="Cambria Math"/>
                      </w:rPr>
                    </m:ctrlPr>
                  </m:e>
                  <m:e>
                    <m:r>
                      <m:rPr>
                        <m:sty m:val="p"/>
                      </m:rPr>
                      <w:rPr>
                        <w:rFonts w:ascii="Cambria Math" w:eastAsia="Cambria Math" w:hAnsi="Cambria Math"/>
                      </w:rPr>
                      <m:t>1</m:t>
                    </m:r>
                    <m:ctrlPr>
                      <w:rPr>
                        <w:rFonts w:ascii="Cambria Math" w:eastAsia="Cambria Math" w:hAnsi="Cambria Math"/>
                      </w:rPr>
                    </m:ctrlPr>
                  </m:e>
                  <m:e>
                    <m:r>
                      <m:rPr>
                        <m:sty m:val="p"/>
                      </m:rPr>
                      <w:rPr>
                        <w:rFonts w:ascii="Cambria Math" w:eastAsia="Cambria Math" w:hAnsi="Cambria Math"/>
                      </w:rPr>
                      <m:t>1</m:t>
                    </m:r>
                    <m:ctrlPr>
                      <w:rPr>
                        <w:rFonts w:ascii="Cambria Math" w:eastAsia="Cambria Math" w:hAnsi="Cambria Math"/>
                      </w:rPr>
                    </m:ctrlPr>
                  </m:e>
                  <m:e>
                    <m:r>
                      <m:rPr>
                        <m:sty m:val="p"/>
                      </m:rPr>
                      <w:rPr>
                        <w:rFonts w:ascii="Cambria Math" w:eastAsia="Cambria Math" w:hAnsi="Cambria Math"/>
                      </w:rPr>
                      <m:t>1</m:t>
                    </m:r>
                    <m:ctrlPr>
                      <w:rPr>
                        <w:rFonts w:ascii="Cambria Math" w:eastAsia="Cambria Math" w:hAnsi="Cambria Math"/>
                      </w:rPr>
                    </m:ctrlPr>
                  </m:e>
                </m:mr>
                <m:mr>
                  <m:e>
                    <m:r>
                      <m:rPr>
                        <m:sty m:val="p"/>
                      </m:rPr>
                      <w:rPr>
                        <w:rFonts w:ascii="Cambria Math" w:hAnsi="Cambria Math"/>
                      </w:rPr>
                      <m:t>1</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eastAsia="Cambria Math" w:hAnsi="Cambria Math"/>
                      </w:rPr>
                      <m:t>1</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3</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eastAsia="Cambria Math" w:hAnsi="Cambria Math"/>
                      </w:rPr>
                      <m:t>1</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2</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eastAsia="Cambria Math" w:hAnsi="Cambria Math"/>
                      </w:rPr>
                      <m:t>1</m:t>
                    </m:r>
                    <m:ctrlPr>
                      <w:rPr>
                        <w:rFonts w:ascii="Cambria Math" w:eastAsia="Cambria Math" w:hAnsi="Cambria Math"/>
                      </w:rPr>
                    </m:ctrlPr>
                  </m:e>
                  <m:e>
                    <m:r>
                      <m:rPr>
                        <m:sty m:val="p"/>
                      </m:rPr>
                      <w:rPr>
                        <w:rFonts w:ascii="Cambria Math" w:eastAsia="Cambria Math" w:hAnsi="Cambria Math"/>
                      </w:rPr>
                      <m:t>4</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0</m:t>
                    </m:r>
                  </m:e>
                </m:mr>
              </m:m>
            </m:e>
          </m:d>
        </m:oMath>
      </m:oMathPara>
    </w:p>
    <w:p w14:paraId="5070663B" w14:textId="47D3F9C6" w:rsidR="000B0D81" w:rsidRDefault="00E25DB9" w:rsidP="000B0D81">
      <w:pPr>
        <w:pStyle w:val="Standartnitext"/>
        <w:ind w:firstLine="576"/>
      </w:pPr>
      <w:r>
        <w:t>Třetí p</w:t>
      </w:r>
      <w:r w:rsidR="00CC29C7">
        <w:t>ole</w:t>
      </w:r>
      <w:r w:rsidR="00DC2A72">
        <w:t xml:space="preserve"> </w:t>
      </w:r>
      <m:oMath>
        <m:r>
          <w:rPr>
            <w:rFonts w:ascii="Cambria Math" w:hAnsi="Cambria Math"/>
          </w:rPr>
          <m:t>S</m:t>
        </m:r>
      </m:oMath>
      <w:r w:rsidR="00CC29C7">
        <w:t xml:space="preserve"> </w:t>
      </w:r>
      <w:r w:rsidR="00663F9C">
        <w:t xml:space="preserve">reprezentuje </w:t>
      </w:r>
      <w:r w:rsidR="00CC29C7">
        <w:t>speciální symboly</w:t>
      </w:r>
      <w:r w:rsidR="005F59B7">
        <w:t xml:space="preserve"> </w:t>
      </w:r>
      <m:oMath>
        <m:r>
          <w:rPr>
            <w:rFonts w:ascii="Cambria Math" w:hAnsi="Cambria Math"/>
          </w:rPr>
          <m:t>SS</m:t>
        </m:r>
      </m:oMath>
      <w:r w:rsidR="00DC2A72">
        <w:rPr>
          <w:rFonts w:eastAsiaTheme="minorEastAsia"/>
        </w:rPr>
        <w:t xml:space="preserve"> </w:t>
      </w:r>
      <w:r w:rsidR="005F59B7">
        <w:t>viz</w:t>
      </w:r>
      <w:del w:id="269" w:author="Ježek Bruno" w:date="2019-04-16T11:08:00Z">
        <w:r w:rsidR="005F59B7" w:rsidDel="004C12AB">
          <w:delText>.</w:delText>
        </w:r>
      </w:del>
      <w:r w:rsidR="00DC2A72">
        <w:t xml:space="preserve"> </w:t>
      </w:r>
      <w:r w:rsidR="00DC2A72">
        <w:fldChar w:fldCharType="begin"/>
      </w:r>
      <w:r w:rsidR="00DC2A72">
        <w:instrText xml:space="preserve"> REF _Ref3878559 \h </w:instrText>
      </w:r>
      <w:r w:rsidR="00DC2A72">
        <w:fldChar w:fldCharType="separate"/>
      </w:r>
      <w:r w:rsidR="00DC2A72">
        <w:t xml:space="preserve">Tabulka </w:t>
      </w:r>
      <w:r w:rsidR="00DC2A72">
        <w:rPr>
          <w:noProof/>
        </w:rPr>
        <w:t>1</w:t>
      </w:r>
      <w:r w:rsidR="00DC2A72">
        <w:fldChar w:fldCharType="end"/>
      </w:r>
      <w:r w:rsidR="00CC29C7">
        <w:t xml:space="preserve">. Jsou to </w:t>
      </w:r>
      <w:r w:rsidR="005F59B7">
        <w:t>třídy</w:t>
      </w:r>
      <w:r w:rsidR="00CC29C7">
        <w:t xml:space="preserve">, pro které </w:t>
      </w:r>
      <w:r w:rsidR="0010327C">
        <w:t>není potřeba</w:t>
      </w:r>
      <w:r w:rsidR="00F60EEE">
        <w:t xml:space="preserve"> predikovat </w:t>
      </w:r>
      <w:r w:rsidR="0010327C">
        <w:t>polohu – například</w:t>
      </w:r>
      <w:r w:rsidR="00CC29C7">
        <w:t xml:space="preserve"> podlaha</w:t>
      </w:r>
      <w:r w:rsidR="00F60EEE">
        <w:t xml:space="preserve"> </w:t>
      </w:r>
      <w:r w:rsidR="00E950EC">
        <w:t>či zeď</w:t>
      </w:r>
      <w:r w:rsidR="00CC29C7">
        <w:t xml:space="preserve">. </w:t>
      </w:r>
      <w:r w:rsidR="00402E37">
        <w:t>Čtvrté</w:t>
      </w:r>
      <w:r w:rsidR="00DC2A72">
        <w:t xml:space="preserve"> pole </w:t>
      </w:r>
      <m:oMath>
        <m:r>
          <w:rPr>
            <w:rFonts w:ascii="Cambria Math" w:hAnsi="Cambria Math"/>
          </w:rPr>
          <m:t>O</m:t>
        </m:r>
      </m:oMath>
      <w:r w:rsidR="005F59B7">
        <w:t xml:space="preserve"> </w:t>
      </w:r>
      <w:r w:rsidR="00663F9C">
        <w:t xml:space="preserve">ukládá </w:t>
      </w:r>
      <w:r w:rsidR="005F59B7">
        <w:t>všechny třídy objektů v datech vč</w:t>
      </w:r>
      <w:r w:rsidR="008756E0">
        <w:t xml:space="preserve">etně </w:t>
      </w:r>
      <m:oMath>
        <m:r>
          <w:rPr>
            <w:rFonts w:ascii="Cambria Math" w:hAnsi="Cambria Math"/>
          </w:rPr>
          <m:t>SS</m:t>
        </m:r>
      </m:oMath>
      <w:r w:rsidR="008756E0">
        <w:t>.</w:t>
      </w:r>
    </w:p>
    <w:p w14:paraId="331C30A9" w14:textId="36A3371F" w:rsidR="000B0D81" w:rsidRDefault="000B0D81" w:rsidP="000B0D81">
      <w:pPr>
        <w:pStyle w:val="Code"/>
        <w:rPr>
          <w:b/>
        </w:rPr>
      </w:pPr>
      <w:r>
        <w:rPr>
          <w:b/>
        </w:rPr>
        <w:t>f</w:t>
      </w:r>
      <w:r w:rsidRPr="00402E37">
        <w:rPr>
          <w:b/>
        </w:rPr>
        <w:t>or</w:t>
      </w:r>
      <w:r>
        <w:rPr>
          <w:b/>
        </w:rPr>
        <w:t xml:space="preserve"> </w:t>
      </w:r>
      <w:r>
        <w:t xml:space="preserve">každé jádro v C </w:t>
      </w:r>
      <w:r>
        <w:rPr>
          <w:b/>
        </w:rPr>
        <w:t>do:</w:t>
      </w:r>
    </w:p>
    <w:p w14:paraId="5B83A0D4" w14:textId="63907DF8" w:rsidR="000B0D81" w:rsidRDefault="000B0D81" w:rsidP="000B0D81">
      <w:pPr>
        <w:pStyle w:val="Code"/>
        <w:ind w:firstLine="708"/>
        <w:rPr>
          <w:b/>
        </w:rPr>
      </w:pPr>
      <w:r>
        <w:rPr>
          <w:b/>
        </w:rPr>
        <w:t>for</w:t>
      </w:r>
      <w:r>
        <w:t xml:space="preserve"> každý příklad v D </w:t>
      </w:r>
      <w:r>
        <w:rPr>
          <w:b/>
        </w:rPr>
        <w:t>do:</w:t>
      </w:r>
    </w:p>
    <w:p w14:paraId="63BDD242" w14:textId="2730771C" w:rsidR="000B0D81" w:rsidRDefault="000B0D81" w:rsidP="000B0D81">
      <w:pPr>
        <w:pStyle w:val="Code"/>
        <w:ind w:left="708" w:firstLine="708"/>
      </w:pPr>
      <w:r>
        <w:t>V = x_vektory_po_projití_jádrem_C()</w:t>
      </w:r>
    </w:p>
    <w:p w14:paraId="043827BD" w14:textId="6B17B2F9" w:rsidR="000B0D81" w:rsidRPr="00233971" w:rsidRDefault="000B0D81" w:rsidP="000B0D81">
      <w:pPr>
        <w:pStyle w:val="Code"/>
        <w:ind w:left="708" w:firstLine="708"/>
      </w:pPr>
      <w:r>
        <w:rPr>
          <w:b/>
        </w:rPr>
        <w:t>for</w:t>
      </w:r>
      <w:r>
        <w:t xml:space="preserve"> každý vektor v poli V </w:t>
      </w:r>
      <w:r>
        <w:rPr>
          <w:b/>
        </w:rPr>
        <w:t>do:</w:t>
      </w:r>
      <w:r>
        <w:t xml:space="preserve"> </w:t>
      </w:r>
    </w:p>
    <w:p w14:paraId="79593780" w14:textId="3C36DD84" w:rsidR="000B0D81" w:rsidRDefault="000B0D81" w:rsidP="000B0D81">
      <w:pPr>
        <w:pStyle w:val="Code"/>
        <w:ind w:left="708" w:firstLine="708"/>
        <w:rPr>
          <w:b/>
        </w:rPr>
      </w:pPr>
      <w:r>
        <w:rPr>
          <w:b/>
        </w:rPr>
        <w:t xml:space="preserve">     </w:t>
      </w:r>
      <w:r>
        <w:rPr>
          <w:b/>
        </w:rPr>
        <w:t xml:space="preserve">for </w:t>
      </w:r>
      <w:r>
        <w:t>každý objekt z O</w:t>
      </w:r>
      <w:r>
        <w:rPr>
          <w:lang w:val="en-US"/>
        </w:rPr>
        <w:t>, kter</w:t>
      </w:r>
      <w:r>
        <w:t xml:space="preserve">ý se nachází ve V </w:t>
      </w:r>
      <w:r>
        <w:rPr>
          <w:b/>
        </w:rPr>
        <w:t>do:</w:t>
      </w:r>
    </w:p>
    <w:p w14:paraId="6EB33264" w14:textId="0C5F7007" w:rsidR="000B0D81" w:rsidRDefault="000B0D81" w:rsidP="000B0D81">
      <w:pPr>
        <w:pStyle w:val="Code"/>
        <w:ind w:left="1416"/>
      </w:pPr>
      <w:r>
        <w:t xml:space="preserve">        </w:t>
      </w:r>
      <w:r>
        <w:t>vytvor_kombinace_z_pritomnych_objektu_stejne_tridy()</w:t>
      </w:r>
    </w:p>
    <w:p w14:paraId="6BA12122" w14:textId="638AF2D5" w:rsidR="000B0D81" w:rsidRDefault="000B0D81" w:rsidP="000B0D81">
      <w:pPr>
        <w:pStyle w:val="Code"/>
        <w:ind w:left="708" w:firstLine="708"/>
      </w:pPr>
      <w:r>
        <w:t xml:space="preserve">      </w:t>
      </w:r>
      <w:r>
        <w:t xml:space="preserve">  pro_tyto_kombinace_vytvor_vektory_x()</w:t>
      </w:r>
    </w:p>
    <w:p w14:paraId="5E66D321" w14:textId="43992C48" w:rsidR="000B0D81" w:rsidRPr="008756E0" w:rsidRDefault="000B0D81" w:rsidP="000B0D81">
      <w:pPr>
        <w:pStyle w:val="Code"/>
      </w:pPr>
      <w:r>
        <w:tab/>
      </w:r>
      <w:r>
        <w:tab/>
      </w:r>
      <w:r>
        <w:tab/>
        <w:t xml:space="preserve">  pro_tyto_kombinace_vytvor_vektory_y()</w:t>
      </w:r>
    </w:p>
    <w:p w14:paraId="5CDF97FC" w14:textId="2020CAD1" w:rsidR="00941617" w:rsidRDefault="00233971" w:rsidP="00233971">
      <w:pPr>
        <w:pStyle w:val="Standartnitext"/>
      </w:pPr>
      <w:r>
        <w:t>Pseudokód výše vyjadřuje iterativní práci se vstupními daty. Každ</w:t>
      </w:r>
      <w:r w:rsidR="0010327C">
        <w:t>á vstupní</w:t>
      </w:r>
      <w:r>
        <w:t xml:space="preserve"> </w:t>
      </w:r>
      <w:r w:rsidR="0010327C">
        <w:t>scéna</w:t>
      </w:r>
      <w:r>
        <w:t xml:space="preserve"> je pro každé jádro transformován</w:t>
      </w:r>
      <w:r w:rsidR="0010327C">
        <w:t>a</w:t>
      </w:r>
      <w:r>
        <w:t xml:space="preserve"> („rozřezán</w:t>
      </w:r>
      <w:r w:rsidR="0010327C">
        <w:t>a</w:t>
      </w:r>
      <w:r>
        <w:t xml:space="preserve">“) na </w:t>
      </w:r>
      <w:r w:rsidR="00DC2A72">
        <w:t>vektory</w:t>
      </w:r>
      <w:r>
        <w:t xml:space="preserve"> velikosti příslušného jádra. </w:t>
      </w:r>
    </w:p>
    <w:p w14:paraId="5F649015" w14:textId="77777777" w:rsidR="006D1C42" w:rsidRDefault="00941617" w:rsidP="00450F1E">
      <w:pPr>
        <w:pStyle w:val="Standartnitext"/>
      </w:pPr>
      <w:r>
        <w:t xml:space="preserve">Ze vzniklých vektorů </w:t>
      </w:r>
      <m:oMath>
        <m:r>
          <w:rPr>
            <w:rFonts w:ascii="Cambria Math" w:hAnsi="Cambria Math"/>
          </w:rPr>
          <m:t>V</m:t>
        </m:r>
      </m:oMath>
      <w:r>
        <w:t xml:space="preserve"> se</w:t>
      </w:r>
      <w:r w:rsidR="004C2420">
        <w:t xml:space="preserve"> za pomocí</w:t>
      </w:r>
      <w:r w:rsidR="00154A0A">
        <w:t xml:space="preserve"> specifických</w:t>
      </w:r>
      <w:r w:rsidR="004C2420">
        <w:t xml:space="preserve"> úprav </w:t>
      </w:r>
      <w:r w:rsidR="00471429">
        <w:t>ustanovují</w:t>
      </w:r>
      <w:r w:rsidR="004C2420">
        <w:t xml:space="preserve"> výsledné</w:t>
      </w:r>
      <w:r>
        <w:t xml:space="preserve"> dvojice </w:t>
      </w:r>
      <m:oMath>
        <m:d>
          <m:dPr>
            <m:ctrlPr>
              <w:rPr>
                <w:rFonts w:ascii="Cambria Math" w:hAnsi="Cambria Math"/>
                <w:i/>
              </w:rPr>
            </m:ctrlPr>
          </m:dPr>
          <m:e>
            <m:r>
              <w:rPr>
                <w:rFonts w:ascii="Cambria Math" w:hAnsi="Cambria Math"/>
              </w:rPr>
              <m:t>x→y</m:t>
            </m:r>
          </m:e>
        </m:d>
        <m:r>
          <w:rPr>
            <w:rFonts w:ascii="Cambria Math" w:hAnsi="Cambria Math"/>
          </w:rPr>
          <m:t>.</m:t>
        </m:r>
      </m:oMath>
      <w:r w:rsidR="00DC2A72">
        <w:t xml:space="preserve"> </w:t>
      </w:r>
      <w:r>
        <w:t xml:space="preserve">Názorně je </w:t>
      </w:r>
      <w:r w:rsidR="00471429">
        <w:t>operace</w:t>
      </w:r>
      <w:r>
        <w:t xml:space="preserve"> </w:t>
      </w:r>
      <w:r w:rsidR="00461155">
        <w:t xml:space="preserve">vektorizace </w:t>
      </w:r>
      <w:r>
        <w:t>představen</w:t>
      </w:r>
      <w:r w:rsidR="00471429">
        <w:t>a</w:t>
      </w:r>
      <w:r>
        <w:t xml:space="preserve"> na následujícím příkladu</w:t>
      </w:r>
      <w:r w:rsidR="006D1C42">
        <w:t xml:space="preserve"> uspořádání scény.</w:t>
      </w:r>
    </w:p>
    <w:p w14:paraId="410CDC17" w14:textId="77777777" w:rsidR="006D1C42" w:rsidRPr="00941617" w:rsidRDefault="001F6B6B" w:rsidP="006D1C42">
      <w:pPr>
        <w:pStyle w:val="Rovnice"/>
      </w:pPr>
      <m:oMathPara>
        <m:oMath>
          <m:sSub>
            <m:sSubPr>
              <m:ctrlPr>
                <w:rPr>
                  <w:rFonts w:ascii="Cambria Math" w:hAnsi="Cambria Math"/>
                </w:rPr>
              </m:ctrlPr>
            </m:sSubPr>
            <m:e>
              <m:r>
                <w:rPr>
                  <w:rFonts w:ascii="Cambria Math" w:hAnsi="Cambria Math"/>
                </w:rPr>
                <m:t>V</m:t>
              </m:r>
            </m:e>
            <m:sub>
              <m:r>
                <m:rPr>
                  <m:sty m:val="p"/>
                </m:rPr>
                <w:rPr>
                  <w:rFonts w:ascii="Cambria Math" w:hAnsi="Cambria Math"/>
                </w:rPr>
                <m:t>1</m:t>
              </m:r>
            </m:sub>
          </m:sSub>
          <m:r>
            <m:rPr>
              <m:sty m:val="p"/>
            </m:rPr>
            <w:rPr>
              <w:rFonts w:ascii="Cambria Math" w:hAnsi="Cambria Math"/>
            </w:rPr>
            <m:t>=</m:t>
          </m:r>
          <m:d>
            <m:dPr>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hAnsi="Cambria Math"/>
                      </w:rPr>
                      <m:t>1</m:t>
                    </m:r>
                    <m:ctrlPr>
                      <w:rPr>
                        <w:rFonts w:ascii="Cambria Math" w:eastAsia="Cambria Math" w:hAnsi="Cambria Math" w:cs="Cambria Math"/>
                      </w:rPr>
                    </m:ctrlPr>
                  </m:e>
                  <m:e>
                    <m:r>
                      <m:rPr>
                        <m:sty m:val="p"/>
                      </m:rPr>
                      <w:rPr>
                        <w:rFonts w:ascii="Cambria Math" w:eastAsia="Cambria Math" w:hAnsi="Cambria Math" w:cs="Cambria Math"/>
                      </w:rPr>
                      <m:t>1</m:t>
                    </m:r>
                    <m:ctrlPr>
                      <w:rPr>
                        <w:rFonts w:ascii="Cambria Math" w:eastAsia="Cambria Math" w:hAnsi="Cambria Math" w:cs="Cambria Math"/>
                      </w:rPr>
                    </m:ctrlPr>
                  </m:e>
                  <m:e>
                    <m:r>
                      <m:rPr>
                        <m:sty m:val="p"/>
                      </m:rPr>
                      <w:rPr>
                        <w:rFonts w:ascii="Cambria Math" w:eastAsia="Cambria Math" w:hAnsi="Cambria Math" w:cs="Cambria Math"/>
                      </w:rPr>
                      <m:t>1</m:t>
                    </m:r>
                    <m:ctrlPr>
                      <w:rPr>
                        <w:rFonts w:ascii="Cambria Math" w:eastAsia="Cambria Math" w:hAnsi="Cambria Math" w:cs="Cambria Math"/>
                      </w:rPr>
                    </m:ctrlPr>
                  </m:e>
                </m:mr>
                <m:mr>
                  <m:e>
                    <m:r>
                      <m:rPr>
                        <m:sty m:val="p"/>
                      </m:rPr>
                      <w:rPr>
                        <w:rFonts w:ascii="Cambria Math" w:eastAsia="Cambria Math" w:hAnsi="Cambria Math" w:cs="Cambria Math"/>
                      </w:rPr>
                      <m:t>1</m:t>
                    </m:r>
                  </m:e>
                  <m:e>
                    <m:r>
                      <m:rPr>
                        <m:sty m:val="p"/>
                      </m:rPr>
                      <w:rPr>
                        <w:rFonts w:ascii="Cambria Math" w:hAnsi="Cambria Math"/>
                      </w:rPr>
                      <m:t>0</m:t>
                    </m:r>
                  </m:e>
                  <m:e>
                    <m:r>
                      <m:rPr>
                        <m:sty m:val="p"/>
                      </m:rPr>
                      <w:rPr>
                        <w:rFonts w:ascii="Cambria Math" w:hAnsi="Cambria Math"/>
                      </w:rPr>
                      <m:t>4</m:t>
                    </m:r>
                    <m:ctrlPr>
                      <w:rPr>
                        <w:rFonts w:ascii="Cambria Math" w:eastAsia="Cambria Math" w:hAnsi="Cambria Math" w:cs="Cambria Math"/>
                      </w:rPr>
                    </m:ctrlPr>
                  </m:e>
                </m:mr>
                <m:mr>
                  <m:e>
                    <m:r>
                      <m:rPr>
                        <m:sty m:val="p"/>
                      </m:rPr>
                      <w:rPr>
                        <w:rFonts w:ascii="Cambria Math" w:eastAsia="Cambria Math" w:hAnsi="Cambria Math" w:cs="Cambria Math"/>
                      </w:rPr>
                      <m:t>1</m:t>
                    </m:r>
                  </m:e>
                  <m:e>
                    <m:r>
                      <m:rPr>
                        <m:sty m:val="p"/>
                      </m:rPr>
                      <w:rPr>
                        <w:rFonts w:ascii="Cambria Math" w:hAnsi="Cambria Math"/>
                      </w:rPr>
                      <m:t>0</m:t>
                    </m:r>
                    <m:ctrlPr>
                      <w:rPr>
                        <w:rFonts w:ascii="Cambria Math" w:eastAsia="Cambria Math" w:hAnsi="Cambria Math" w:cs="Cambria Math"/>
                      </w:rPr>
                    </m:ctrlPr>
                  </m:e>
                  <m:e>
                    <m:r>
                      <m:rPr>
                        <m:sty m:val="p"/>
                      </m:rPr>
                      <w:rPr>
                        <w:rFonts w:ascii="Cambria Math" w:eastAsia="Cambria Math" w:hAnsi="Cambria Math" w:cs="Cambria Math"/>
                      </w:rPr>
                      <m:t>0</m:t>
                    </m:r>
                  </m:e>
                </m:mr>
              </m:m>
            </m:e>
          </m:d>
          <m:r>
            <m:rPr>
              <m:sty m:val="p"/>
            </m:rPr>
            <w:rPr>
              <w:rFonts w:ascii="Cambria Math" w:hAnsi="Cambria Math"/>
            </w:rPr>
            <m:t xml:space="preserve"> </m:t>
          </m:r>
        </m:oMath>
      </m:oMathPara>
    </w:p>
    <w:p w14:paraId="1D85C46D" w14:textId="1D123530" w:rsidR="00997B97" w:rsidRDefault="006D1C42" w:rsidP="00450F1E">
      <w:pPr>
        <w:pStyle w:val="Standartnitext"/>
        <w:rPr>
          <w:rFonts w:eastAsiaTheme="minorEastAsia"/>
        </w:rPr>
      </w:pPr>
      <w:r>
        <w:t xml:space="preserve">Cílem je </w:t>
      </w:r>
      <w:r w:rsidR="00450F1E">
        <w:t>gener</w:t>
      </w:r>
      <w:r>
        <w:t xml:space="preserve">ovat vektory </w:t>
      </w:r>
      <m:oMath>
        <m:r>
          <w:rPr>
            <w:rFonts w:ascii="Cambria Math" w:hAnsi="Cambria Math"/>
          </w:rPr>
          <m:t>x,y</m:t>
        </m:r>
      </m:oMath>
      <w:r w:rsidR="0091074A">
        <w:t xml:space="preserve"> pro</w:t>
      </w:r>
      <w:r w:rsidR="00E25DB9">
        <w:t xml:space="preserve"> </w:t>
      </w:r>
      <w:r w:rsidR="0091074A">
        <w:t>třídu</w:t>
      </w:r>
      <w:r w:rsidR="00E25DB9">
        <w:t xml:space="preserve"> </w:t>
      </w:r>
      <w:r w:rsidR="0091074A">
        <w:t>4</w:t>
      </w:r>
      <w:r w:rsidR="00E25DB9">
        <w:t xml:space="preserve"> </w:t>
      </w:r>
      <w:r w:rsidR="0091074A">
        <w:t>a velikost jádra (</w:t>
      </w:r>
      <m:oMath>
        <m:r>
          <w:rPr>
            <w:rFonts w:ascii="Cambria Math" w:hAnsi="Cambria Math"/>
          </w:rPr>
          <m:t>3×3</m:t>
        </m:r>
      </m:oMath>
      <w:r w:rsidR="0091074A">
        <w:t>)</w:t>
      </w:r>
      <w:r w:rsidR="008756E0">
        <w:t>.</w:t>
      </w:r>
      <w:r w:rsidR="00450F1E">
        <w:t xml:space="preserve"> Předpokládá se, že ve </w:t>
      </w:r>
      <w:r w:rsidR="00F0096B">
        <w:t>v</w:t>
      </w:r>
      <w:r w:rsidR="00450F1E">
        <w:t xml:space="preserve">stupních datech jsou jen tři třídy objektů, to znamená </w:t>
      </w:r>
      <m:oMath>
        <m:r>
          <w:rPr>
            <w:rFonts w:ascii="Cambria Math" w:eastAsiaTheme="minorEastAsia" w:hAnsi="Cambria Math"/>
          </w:rPr>
          <m:t>O = [0,1,4]</m:t>
        </m:r>
      </m:oMath>
      <w:r w:rsidR="00450F1E">
        <w:rPr>
          <w:rFonts w:eastAsiaTheme="minorEastAsia"/>
        </w:rPr>
        <w:t>.</w:t>
      </w:r>
      <w:r w:rsidR="00906E65">
        <w:rPr>
          <w:rFonts w:eastAsiaTheme="minorEastAsia"/>
        </w:rPr>
        <w:t xml:space="preserve"> Prvky jádra jsou pro názornost označeny písmeny, na které bude odkazováno v následujícím textu.</w:t>
      </w:r>
    </w:p>
    <w:p w14:paraId="12904843" w14:textId="596D0328" w:rsidR="00906E65" w:rsidRDefault="001F6B6B" w:rsidP="00450F1E">
      <w:pPr>
        <w:pStyle w:val="Standartnitext"/>
      </w:pPr>
      <m:oMathPara>
        <m:oMath>
          <m:d>
            <m:dPr>
              <m:ctrlPr>
                <w:rPr>
                  <w:rFonts w:ascii="Cambria Math" w:hAnsi="Cambria Math"/>
                </w:rPr>
              </m:ctrlPr>
            </m:dPr>
            <m:e>
              <m:m>
                <m:mPr>
                  <m:mcs>
                    <m:mc>
                      <m:mcPr>
                        <m:count m:val="3"/>
                        <m:mcJc m:val="center"/>
                      </m:mcPr>
                    </m:mc>
                  </m:mcs>
                  <m:ctrlPr>
                    <w:rPr>
                      <w:rFonts w:ascii="Cambria Math" w:hAnsi="Cambria Math"/>
                    </w:rPr>
                  </m:ctrlPr>
                </m:mPr>
                <m:mr>
                  <m:e>
                    <m:r>
                      <w:rPr>
                        <w:rFonts w:ascii="Cambria Math" w:hAnsi="Cambria Math"/>
                      </w:rPr>
                      <m:t>a</m:t>
                    </m:r>
                    <m:ctrlPr>
                      <w:rPr>
                        <w:rFonts w:ascii="Cambria Math" w:eastAsia="Cambria Math" w:hAnsi="Cambria Math" w:cs="Cambria Math"/>
                      </w:rPr>
                    </m:ctrlPr>
                  </m:e>
                  <m:e>
                    <m:r>
                      <w:rPr>
                        <w:rFonts w:ascii="Cambria Math" w:eastAsia="Cambria Math" w:hAnsi="Cambria Math" w:cs="Cambria Math"/>
                      </w:rPr>
                      <m:t>b</m:t>
                    </m:r>
                    <m:ctrlPr>
                      <w:rPr>
                        <w:rFonts w:ascii="Cambria Math" w:eastAsia="Cambria Math" w:hAnsi="Cambria Math" w:cs="Cambria Math"/>
                      </w:rPr>
                    </m:ctrlPr>
                  </m:e>
                  <m:e>
                    <m:r>
                      <w:rPr>
                        <w:rFonts w:ascii="Cambria Math" w:eastAsia="Cambria Math" w:hAnsi="Cambria Math" w:cs="Cambria Math"/>
                      </w:rPr>
                      <m:t>c</m:t>
                    </m:r>
                    <m:ctrlPr>
                      <w:rPr>
                        <w:rFonts w:ascii="Cambria Math" w:eastAsia="Cambria Math" w:hAnsi="Cambria Math" w:cs="Cambria Math"/>
                      </w:rPr>
                    </m:ctrlPr>
                  </m:e>
                </m:mr>
                <m:mr>
                  <m:e>
                    <m:r>
                      <w:rPr>
                        <w:rFonts w:ascii="Cambria Math" w:eastAsia="Cambria Math" w:hAnsi="Cambria Math" w:cs="Cambria Math"/>
                      </w:rPr>
                      <m:t>d</m:t>
                    </m:r>
                  </m:e>
                  <m:e>
                    <m:r>
                      <w:rPr>
                        <w:rFonts w:ascii="Cambria Math" w:hAnsi="Cambria Math"/>
                      </w:rPr>
                      <m:t>e</m:t>
                    </m:r>
                  </m:e>
                  <m:e>
                    <m:r>
                      <w:rPr>
                        <w:rFonts w:ascii="Cambria Math" w:hAnsi="Cambria Math"/>
                      </w:rPr>
                      <m:t>f</m:t>
                    </m:r>
                    <m:ctrlPr>
                      <w:rPr>
                        <w:rFonts w:ascii="Cambria Math" w:eastAsia="Cambria Math" w:hAnsi="Cambria Math" w:cs="Cambria Math"/>
                      </w:rPr>
                    </m:ctrlPr>
                  </m:e>
                </m:mr>
                <m:mr>
                  <m:e>
                    <m:r>
                      <w:rPr>
                        <w:rFonts w:ascii="Cambria Math" w:eastAsia="Cambria Math" w:hAnsi="Cambria Math" w:cs="Cambria Math"/>
                      </w:rPr>
                      <m:t>g</m:t>
                    </m:r>
                  </m:e>
                  <m:e>
                    <m:r>
                      <w:rPr>
                        <w:rFonts w:ascii="Cambria Math" w:hAnsi="Cambria Math"/>
                      </w:rPr>
                      <m:t>h</m:t>
                    </m:r>
                    <m:ctrlPr>
                      <w:rPr>
                        <w:rFonts w:ascii="Cambria Math" w:eastAsia="Cambria Math" w:hAnsi="Cambria Math" w:cs="Cambria Math"/>
                      </w:rPr>
                    </m:ctrlPr>
                  </m:e>
                  <m:e>
                    <m:r>
                      <w:rPr>
                        <w:rFonts w:ascii="Cambria Math" w:eastAsia="Cambria Math" w:hAnsi="Cambria Math" w:cs="Cambria Math"/>
                      </w:rPr>
                      <m:t>i</m:t>
                    </m:r>
                  </m:e>
                </m:mr>
              </m:m>
            </m:e>
          </m:d>
        </m:oMath>
      </m:oMathPara>
    </w:p>
    <w:p w14:paraId="7561B6E3" w14:textId="5236D556" w:rsidR="007320B5" w:rsidRDefault="002553D6" w:rsidP="0091074A">
      <w:pPr>
        <w:pStyle w:val="Standartnitext"/>
        <w:rPr>
          <w:rFonts w:eastAsiaTheme="minorEastAsia"/>
        </w:rPr>
      </w:pPr>
      <w:r>
        <w:lastRenderedPageBreak/>
        <w:t xml:space="preserve">Jako vstup pro neuronové sítě se obecně hodí normalizované hodnoty. </w:t>
      </w:r>
      <w:r w:rsidR="00E25DB9" w:rsidRPr="00CB2351">
        <w:t>V</w:t>
      </w:r>
      <w:ins w:id="270" w:author="Ježek Bruno" w:date="2019-04-16T09:43:00Z">
        <w:r w:rsidR="006D1C42">
          <w:t> </w:t>
        </w:r>
      </w:ins>
      <w:del w:id="271" w:author="Ježek Bruno" w:date="2019-04-16T09:43:00Z">
        <w:r w:rsidDel="006D1C42">
          <w:delText xml:space="preserve"> </w:delText>
        </w:r>
      </w:del>
      <w:r>
        <w:t>prezentované</w:t>
      </w:r>
      <w:r w:rsidR="00E25DB9">
        <w:t>m</w:t>
      </w:r>
      <w:r>
        <w:t xml:space="preserve"> algoritmu spočívá tato normalizace v zakódování vstupní</w:t>
      </w:r>
      <w:r w:rsidR="00DC2A72">
        <w:t xml:space="preserve"> </w:t>
      </w:r>
      <w:r w:rsidR="004615F6">
        <w:t>matice</w:t>
      </w:r>
      <w:r w:rsidR="00DC2A72">
        <w:t xml:space="preserve"> </w:t>
      </w:r>
      <m:oMath>
        <m:sSub>
          <m:sSubPr>
            <m:ctrlPr>
              <w:rPr>
                <w:rFonts w:ascii="Cambria Math" w:hAnsi="Cambria Math"/>
                <w:i/>
              </w:rPr>
            </m:ctrlPr>
          </m:sSubPr>
          <m:e>
            <m:r>
              <w:rPr>
                <w:rFonts w:ascii="Cambria Math" w:hAnsi="Cambria Math"/>
              </w:rPr>
              <m:t>V</m:t>
            </m:r>
          </m:e>
          <m:sub>
            <m:r>
              <w:rPr>
                <w:rFonts w:ascii="Cambria Math" w:hAnsi="Cambria Math"/>
              </w:rPr>
              <m:t>1</m:t>
            </m:r>
          </m:sub>
        </m:sSub>
      </m:oMath>
      <w:r>
        <w:rPr>
          <w:b/>
        </w:rPr>
        <w:t xml:space="preserve"> </w:t>
      </w:r>
      <w:r w:rsidR="00DC2A72">
        <w:t xml:space="preserve">na </w:t>
      </w:r>
      <w:r w:rsidR="004615F6">
        <w:t xml:space="preserve">vektor </w:t>
      </w:r>
      <w:r w:rsidR="00DC2A72">
        <w:t>tvar</w:t>
      </w:r>
      <w:r w:rsidR="004615F6">
        <w:t>u</w:t>
      </w:r>
      <w:r w:rsidR="00DC2A72">
        <w:t xml:space="preserve">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sidR="00F0096B">
        <w:t>,</w:t>
      </w:r>
      <w:r w:rsidR="0010327C">
        <w:t xml:space="preserve"> </w:t>
      </w:r>
      <w:r w:rsidR="00F0096B">
        <w:t>k</w:t>
      </w:r>
      <w:r>
        <w:t>de každý jedničkový příznak v</w:t>
      </w:r>
      <w:r w:rsidR="00F0096B">
        <w:t>e</w:t>
      </w:r>
      <w:r>
        <w:t> </w:t>
      </w:r>
      <w:r w:rsidR="00997B97">
        <w:t>trojici</w:t>
      </w:r>
      <w:r>
        <w:t xml:space="preserve"> označuje přítomnost objektu dané kategorie. </w:t>
      </w:r>
      <w:r w:rsidR="00083C0C">
        <w:rPr>
          <w:rFonts w:eastAsiaTheme="minorEastAsia"/>
        </w:rPr>
        <w:t>Například</w:t>
      </w:r>
      <w:r w:rsidR="006348F9">
        <w:rPr>
          <w:rFonts w:eastAsiaTheme="minorEastAsia"/>
        </w:rPr>
        <w:t xml:space="preserve"> </w:t>
      </w:r>
      <w:r w:rsidR="00471429">
        <w:rPr>
          <w:rFonts w:eastAsiaTheme="minorEastAsia"/>
        </w:rPr>
        <w:t>šestá</w:t>
      </w:r>
      <w:r w:rsidR="006348F9">
        <w:rPr>
          <w:rFonts w:eastAsiaTheme="minorEastAsia"/>
        </w:rPr>
        <w:t xml:space="preserve"> trojice z</w:t>
      </w:r>
      <w:r w:rsidR="00D648F0">
        <w:rPr>
          <w:rFonts w:eastAsiaTheme="minorEastAsia"/>
        </w:rPr>
        <w:t xml:space="preserve"> </w:t>
      </w:r>
      <m:oMath>
        <m:sSub>
          <m:sSubPr>
            <m:ctrlPr>
              <w:rPr>
                <w:rFonts w:ascii="Cambria Math" w:hAnsi="Cambria Math"/>
              </w:rPr>
            </m:ctrlPr>
          </m:sSubPr>
          <m:e>
            <m:r>
              <w:rPr>
                <w:rFonts w:ascii="Cambria Math" w:hAnsi="Cambria Math"/>
              </w:rPr>
              <m:t>x</m:t>
            </m:r>
          </m:e>
          <m:sub>
            <m:r>
              <m:rPr>
                <m:sty m:val="p"/>
              </m:rPr>
              <w:rPr>
                <w:rFonts w:ascii="Cambria Math" w:hAnsi="Cambria Math"/>
              </w:rPr>
              <m:t>1</m:t>
            </m:r>
          </m:sub>
        </m:sSub>
        <m:r>
          <w:rPr>
            <w:rFonts w:ascii="Cambria Math" w:hAnsi="Cambria Math"/>
          </w:rPr>
          <m:t xml:space="preserve"> </m:t>
        </m:r>
      </m:oMath>
      <w:r w:rsidR="00D648F0">
        <w:rPr>
          <w:rFonts w:eastAsiaTheme="minorEastAsia"/>
        </w:rPr>
        <w:t>je vektor</w:t>
      </w:r>
      <w:r w:rsidR="004C0032">
        <w:rPr>
          <w:rFonts w:eastAsiaTheme="minorEastAsia"/>
        </w:rPr>
        <w:t xml:space="preserve"> </w:t>
      </w:r>
      <m:oMath>
        <m:sSub>
          <m:sSubPr>
            <m:ctrlPr>
              <w:rPr>
                <w:rFonts w:ascii="Cambria Math" w:hAnsi="Cambria Math"/>
                <w:i/>
              </w:rPr>
            </m:ctrlPr>
          </m:sSubPr>
          <m:e>
            <m:r>
              <w:rPr>
                <w:rFonts w:ascii="Cambria Math" w:hAnsi="Cambria Math"/>
              </w:rPr>
              <m:t>[</m:t>
            </m:r>
            <m:sSub>
              <m:sSubPr>
                <m:ctrlPr>
                  <w:rPr>
                    <w:rFonts w:ascii="Cambria Math" w:hAnsi="Cambria Math"/>
                    <w:i/>
                  </w:rPr>
                </m:ctrlPr>
              </m:sSubPr>
              <m:e>
                <m:r>
                  <w:rPr>
                    <w:rFonts w:ascii="Cambria Math" w:hAnsi="Cambria Math"/>
                  </w:rPr>
                  <m:t>0</m:t>
                </m:r>
              </m:e>
              <m:sub>
                <m:r>
                  <w:rPr>
                    <w:rFonts w:ascii="Cambria Math" w:hAnsi="Cambria Math"/>
                    <w:color w:val="FF0000"/>
                  </w:rPr>
                  <m:t>0</m:t>
                </m:r>
              </m:sub>
            </m:sSub>
            <m:r>
              <w:rPr>
                <w:rFonts w:ascii="Cambria Math" w:hAnsi="Cambria Math"/>
              </w:rPr>
              <m:t>,</m:t>
            </m:r>
            <m:sSub>
              <m:sSubPr>
                <m:ctrlPr>
                  <w:rPr>
                    <w:rFonts w:ascii="Cambria Math" w:hAnsi="Cambria Math"/>
                    <w:b/>
                    <w:i/>
                  </w:rPr>
                </m:ctrlPr>
              </m:sSubPr>
              <m:e>
                <m:r>
                  <w:rPr>
                    <w:rFonts w:ascii="Cambria Math" w:hAnsi="Cambria Math"/>
                  </w:rPr>
                  <m:t>0</m:t>
                </m:r>
              </m:e>
              <m:sub>
                <m:r>
                  <w:rPr>
                    <w:rFonts w:ascii="Cambria Math" w:hAnsi="Cambria Math"/>
                    <w:color w:val="FF0000"/>
                  </w:rPr>
                  <m:t>1</m:t>
                </m:r>
              </m:sub>
            </m:sSub>
            <m:r>
              <w:rPr>
                <w:rFonts w:ascii="Cambria Math" w:hAnsi="Cambria Math"/>
              </w:rPr>
              <m:t>,</m:t>
            </m:r>
            <m:sSub>
              <m:sSubPr>
                <m:ctrlPr>
                  <w:rPr>
                    <w:rFonts w:ascii="Cambria Math" w:hAnsi="Cambria Math"/>
                    <w:i/>
                  </w:rPr>
                </m:ctrlPr>
              </m:sSubPr>
              <m:e>
                <m:r>
                  <m:rPr>
                    <m:sty m:val="bi"/>
                  </m:rPr>
                  <w:rPr>
                    <w:rFonts w:ascii="Cambria Math" w:hAnsi="Cambria Math"/>
                  </w:rPr>
                  <m:t>1</m:t>
                </m:r>
              </m:e>
              <m:sub>
                <m:r>
                  <w:rPr>
                    <w:rFonts w:ascii="Cambria Math" w:hAnsi="Cambria Math"/>
                    <w:color w:val="FF0000"/>
                  </w:rPr>
                  <m:t>2</m:t>
                </m:r>
              </m:sub>
            </m:sSub>
            <m:r>
              <w:rPr>
                <w:rFonts w:ascii="Cambria Math" w:hAnsi="Cambria Math"/>
              </w:rPr>
              <m:t>]</m:t>
            </m:r>
          </m:e>
          <m:sub>
            <m:r>
              <w:rPr>
                <w:rFonts w:ascii="Cambria Math" w:hAnsi="Cambria Math"/>
              </w:rPr>
              <m:t>f</m:t>
            </m:r>
          </m:sub>
        </m:sSub>
      </m:oMath>
      <w:r w:rsidR="00E25DB9">
        <w:rPr>
          <w:rFonts w:eastAsiaTheme="minorEastAsia"/>
        </w:rPr>
        <w:t xml:space="preserve">, ten </w:t>
      </w:r>
      <w:r>
        <w:rPr>
          <w:rFonts w:eastAsiaTheme="minorEastAsia"/>
        </w:rPr>
        <w:t xml:space="preserve">označuje přítomnost objektu třídy </w:t>
      </w:r>
      <w:r w:rsidR="00450F1E">
        <w:rPr>
          <w:rFonts w:eastAsiaTheme="minorEastAsia"/>
        </w:rPr>
        <w:t>čtyři</w:t>
      </w:r>
      <w:r w:rsidR="006348F9">
        <w:rPr>
          <w:rFonts w:eastAsiaTheme="minorEastAsia"/>
        </w:rPr>
        <w:t xml:space="preserve"> </w:t>
      </w:r>
      <w:r>
        <w:rPr>
          <w:rFonts w:eastAsiaTheme="minorEastAsia"/>
        </w:rPr>
        <w:t xml:space="preserve">na pozici </w:t>
      </w:r>
      <m:oMath>
        <m:r>
          <w:rPr>
            <w:rFonts w:ascii="Cambria Math" w:eastAsiaTheme="minorEastAsia" w:hAnsi="Cambria Math"/>
          </w:rPr>
          <m:t>f</m:t>
        </m:r>
      </m:oMath>
      <w:r>
        <w:rPr>
          <w:rFonts w:eastAsiaTheme="minorEastAsia"/>
        </w:rPr>
        <w:t>.</w:t>
      </w:r>
      <w:r w:rsidR="007320B5">
        <w:rPr>
          <w:rFonts w:eastAsiaTheme="minorEastAsia"/>
        </w:rPr>
        <w:t xml:space="preserve"> Pozice příznaku v rámci trojice se odvíjí od pořadí dané obj</w:t>
      </w:r>
      <w:r w:rsidR="00DC2A72">
        <w:rPr>
          <w:rFonts w:eastAsiaTheme="minorEastAsia"/>
        </w:rPr>
        <w:t xml:space="preserve">ektové třídy v poli </w:t>
      </w:r>
      <m:oMath>
        <m:r>
          <w:rPr>
            <w:rFonts w:ascii="Cambria Math" w:eastAsiaTheme="minorEastAsia" w:hAnsi="Cambria Math"/>
          </w:rPr>
          <m:t>O= [0, 1,</m:t>
        </m:r>
        <m:r>
          <m:rPr>
            <m:sty m:val="bi"/>
          </m:rPr>
          <w:rPr>
            <w:rFonts w:ascii="Cambria Math" w:eastAsiaTheme="minorEastAsia" w:hAnsi="Cambria Math"/>
          </w:rPr>
          <m:t>4</m:t>
        </m:r>
        <m:r>
          <w:rPr>
            <w:rFonts w:ascii="Cambria Math" w:eastAsiaTheme="minorEastAsia" w:hAnsi="Cambria Math"/>
          </w:rPr>
          <m:t>]</m:t>
        </m:r>
      </m:oMath>
      <w:r w:rsidR="007320B5">
        <w:rPr>
          <w:rFonts w:eastAsiaTheme="minorEastAsia"/>
        </w:rPr>
        <w:t>.</w:t>
      </w:r>
      <w:r w:rsidR="00450F1E">
        <w:rPr>
          <w:rFonts w:eastAsiaTheme="minorEastAsia"/>
        </w:rPr>
        <w:t xml:space="preserve"> Čtyřka je v poli </w:t>
      </w:r>
      <m:oMath>
        <m:r>
          <w:rPr>
            <w:rFonts w:ascii="Cambria Math" w:eastAsiaTheme="minorEastAsia" w:hAnsi="Cambria Math"/>
          </w:rPr>
          <m:t>O</m:t>
        </m:r>
      </m:oMath>
      <w:r w:rsidR="00450F1E">
        <w:rPr>
          <w:rFonts w:eastAsiaTheme="minorEastAsia"/>
        </w:rPr>
        <w:t xml:space="preserve"> na pozici</w:t>
      </w:r>
      <w:r w:rsidR="009205E7">
        <w:rPr>
          <w:rFonts w:eastAsiaTheme="minorEastAsia"/>
        </w:rPr>
        <w:t xml:space="preserve"> indexované dvojkou, proto na té stejné pozici figuruje i v </w:t>
      </w:r>
      <m:oMath>
        <m:sSub>
          <m:sSubPr>
            <m:ctrlPr>
              <w:rPr>
                <w:rFonts w:ascii="Cambria Math" w:hAnsi="Cambria Math"/>
              </w:rPr>
            </m:ctrlPr>
          </m:sSubPr>
          <m:e>
            <m:r>
              <w:rPr>
                <w:rFonts w:ascii="Cambria Math" w:hAnsi="Cambria Math"/>
              </w:rPr>
              <m:t>x</m:t>
            </m:r>
          </m:e>
          <m:sub>
            <m:r>
              <m:rPr>
                <m:sty m:val="p"/>
              </m:rPr>
              <w:rPr>
                <w:rFonts w:ascii="Cambria Math" w:hAnsi="Cambria Math"/>
              </w:rPr>
              <m:t>1</m:t>
            </m:r>
          </m:sub>
        </m:sSub>
      </m:oMath>
      <w:r w:rsidR="00450F1E">
        <w:rPr>
          <w:rFonts w:eastAsiaTheme="minorEastAsia"/>
        </w:rPr>
        <w:t>.</w:t>
      </w:r>
      <w:r>
        <w:rPr>
          <w:rFonts w:eastAsiaTheme="minorEastAsia"/>
        </w:rPr>
        <w:t xml:space="preserve"> </w:t>
      </w:r>
      <w:r w:rsidR="004615F6">
        <w:rPr>
          <w:rFonts w:eastAsiaTheme="minorEastAsia"/>
        </w:rPr>
        <w:t>Obecně je p</w:t>
      </w:r>
      <w:r>
        <w:rPr>
          <w:rFonts w:eastAsiaTheme="minorEastAsia"/>
        </w:rPr>
        <w:t>očet prvků v</w:t>
      </w:r>
      <w:r w:rsidR="004615F6">
        <w:rPr>
          <w:rFonts w:eastAsiaTheme="minorEastAsia"/>
        </w:rPr>
        <w:t>e</w:t>
      </w:r>
      <w:r>
        <w:rPr>
          <w:rFonts w:eastAsiaTheme="minorEastAsia"/>
        </w:rPr>
        <w:t xml:space="preserve"> vektoru</w:t>
      </w:r>
      <w:r w:rsidR="00F60EEE">
        <w:rPr>
          <w:rFonts w:eastAsiaTheme="minorEastAsia"/>
        </w:rPr>
        <w:t xml:space="preserve"> </w:t>
      </w:r>
      <m:oMath>
        <m:r>
          <w:rPr>
            <w:rFonts w:ascii="Cambria Math" w:eastAsiaTheme="minorEastAsia" w:hAnsi="Cambria Math"/>
          </w:rPr>
          <m:t>v</m:t>
        </m:r>
      </m:oMath>
      <w:r w:rsidR="006D1C42">
        <w:rPr>
          <w:rFonts w:eastAsiaTheme="minorEastAsia"/>
        </w:rPr>
        <w:t> </w:t>
      </w:r>
      <w:r>
        <w:rPr>
          <w:rFonts w:eastAsiaTheme="minorEastAsia"/>
        </w:rPr>
        <w:t>dán vz</w:t>
      </w:r>
      <w:r w:rsidR="00083C0C">
        <w:rPr>
          <w:rFonts w:eastAsiaTheme="minorEastAsia"/>
        </w:rPr>
        <w:t>t</w:t>
      </w:r>
      <w:r>
        <w:rPr>
          <w:rFonts w:eastAsiaTheme="minorEastAsia"/>
        </w:rPr>
        <w:t>ahem</w:t>
      </w:r>
      <w:r w:rsidR="001D4309">
        <w:rPr>
          <w:rFonts w:eastAsiaTheme="minorEastAsia"/>
        </w:rPr>
        <w:t xml:space="preserve"> </w:t>
      </w:r>
      <m:oMath>
        <m:r>
          <m:rPr>
            <m:sty m:val="p"/>
          </m:rPr>
          <w:rPr>
            <w:rFonts w:ascii="Cambria Math" w:eastAsiaTheme="minorEastAsia" w:hAnsi="Cambria Math"/>
          </w:rPr>
          <m:t>P =</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v</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O</m:t>
            </m:r>
          </m:sub>
        </m:sSub>
      </m:oMath>
      <w:r w:rsidR="0091074A">
        <w:rPr>
          <w:rFonts w:eastAsiaTheme="minorEastAsia"/>
        </w:rPr>
        <w:t>.</w:t>
      </w:r>
      <w:r w:rsidR="006D1C42">
        <w:rPr>
          <w:rFonts w:eastAsiaTheme="minorEastAsia"/>
        </w:rPr>
        <w:t xml:space="preserve"> Podrobně rozepsaný vektor </w:t>
      </w:r>
      <m:oMath>
        <m:r>
          <w:rPr>
            <w:rFonts w:ascii="Cambria Math" w:hAnsi="Cambria Math"/>
          </w:rPr>
          <m:t>x</m:t>
        </m:r>
      </m:oMath>
      <w:r w:rsidR="001D3605">
        <w:rPr>
          <w:rFonts w:eastAsiaTheme="minorEastAsia"/>
        </w:rPr>
        <w:t xml:space="preserve"> </w:t>
      </w:r>
      <w:r w:rsidR="006D1C42">
        <w:rPr>
          <w:rFonts w:eastAsiaTheme="minorEastAsia"/>
        </w:rPr>
        <w:t>má podobu</w:t>
      </w:r>
    </w:p>
    <w:p w14:paraId="70D13CD5" w14:textId="77777777" w:rsidR="001D3605" w:rsidRPr="008E5D5F" w:rsidRDefault="001F6B6B">
      <w:pPr>
        <w:pStyle w:val="Rovnice"/>
        <w:ind w:left="284"/>
        <w:jc w:val="left"/>
        <w:pPrChange w:id="272" w:author="Ježek Bruno" w:date="2019-04-16T09:51:00Z">
          <w:pPr>
            <w:pStyle w:val="Rovnice"/>
          </w:pPr>
        </w:pPrChange>
      </w:pPr>
      <m:oMathPara>
        <m:oMathParaPr>
          <m:jc m:val="left"/>
        </m:oMathParaPr>
        <m:oMath>
          <m:sSub>
            <m:sSubPr>
              <m:ctrlPr>
                <w:rPr>
                  <w:rFonts w:ascii="Cambria Math" w:hAnsi="Cambria Math"/>
                </w:rPr>
              </m:ctrlPr>
            </m:sSubPr>
            <m:e>
              <m:r>
                <w:rPr>
                  <w:rFonts w:ascii="Cambria Math" w:hAnsi="Cambria Math"/>
                </w:rPr>
                <m:t>x</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[0,1,0]</m:t>
              </m:r>
            </m:e>
            <m:sub>
              <m:r>
                <m:rPr>
                  <m:sty m:val="p"/>
                </m:rPr>
                <w:rPr>
                  <w:rFonts w:ascii="Cambria Math" w:hAnsi="Cambria Math"/>
                </w:rPr>
                <m:t>a</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[0,1,0]</m:t>
              </m:r>
            </m:e>
            <m:sub>
              <m:r>
                <m:rPr>
                  <m:sty m:val="p"/>
                </m:rPr>
                <w:rPr>
                  <w:rFonts w:ascii="Cambria Math" w:hAnsi="Cambria Math"/>
                </w:rPr>
                <m:t>b</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[0,1,0]</m:t>
              </m:r>
            </m:e>
            <m:sub>
              <m:r>
                <m:rPr>
                  <m:sty m:val="p"/>
                </m:rPr>
                <w:rPr>
                  <w:rFonts w:ascii="Cambria Math" w:hAnsi="Cambria Math"/>
                </w:rPr>
                <m:t>c</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[0,1,0]</m:t>
              </m:r>
            </m:e>
            <m:sub>
              <m:r>
                <m:rPr>
                  <m:sty m:val="p"/>
                </m:rPr>
                <w:rPr>
                  <w:rFonts w:ascii="Cambria Math" w:hAnsi="Cambria Math"/>
                </w:rPr>
                <m:t>d</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[1,0,0]</m:t>
              </m:r>
            </m:e>
            <m:sub>
              <m:r>
                <m:rPr>
                  <m:sty m:val="p"/>
                </m:rPr>
                <w:rPr>
                  <w:rFonts w:ascii="Cambria Math" w:hAnsi="Cambria Math"/>
                </w:rPr>
                <m:t>e</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[0,0,</m:t>
              </m:r>
              <m:r>
                <m:rPr>
                  <m:sty m:val="b"/>
                </m:rPr>
                <w:rPr>
                  <w:rFonts w:ascii="Cambria Math" w:hAnsi="Cambria Math"/>
                </w:rPr>
                <m:t>1]</m:t>
              </m:r>
            </m:e>
            <m:sub>
              <m:r>
                <m:rPr>
                  <m:sty m:val="p"/>
                </m:rPr>
                <w:rPr>
                  <w:rFonts w:ascii="Cambria Math" w:hAnsi="Cambria Math"/>
                </w:rPr>
                <m:t>f</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[0,1,0]</m:t>
              </m:r>
            </m:e>
            <m:sub>
              <m:r>
                <m:rPr>
                  <m:sty m:val="p"/>
                </m:rPr>
                <w:rPr>
                  <w:rFonts w:ascii="Cambria Math" w:hAnsi="Cambria Math"/>
                </w:rPr>
                <m:t>g</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[1,0,0]</m:t>
              </m:r>
            </m:e>
            <m:sub>
              <m:r>
                <m:rPr>
                  <m:sty m:val="p"/>
                </m:rPr>
                <w:rPr>
                  <w:rFonts w:ascii="Cambria Math" w:hAnsi="Cambria Math"/>
                </w:rPr>
                <m:t>h</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[1,0,0]</m:t>
              </m:r>
            </m:e>
            <m:sub>
              <m:r>
                <m:rPr>
                  <m:sty m:val="p"/>
                </m:rPr>
                <w:rPr>
                  <w:rFonts w:ascii="Cambria Math" w:hAnsi="Cambria Math"/>
                </w:rPr>
                <m:t>i</m:t>
              </m:r>
            </m:sub>
          </m:sSub>
          <m:r>
            <m:rPr>
              <m:sty m:val="p"/>
            </m:rPr>
            <w:rPr>
              <w:rFonts w:ascii="Cambria Math" w:hAnsi="Cambria Math"/>
            </w:rPr>
            <m:t>)</m:t>
          </m:r>
        </m:oMath>
      </m:oMathPara>
    </w:p>
    <w:p w14:paraId="78FF7BAD" w14:textId="726714DD" w:rsidR="006D1C42" w:rsidRPr="00D648F0" w:rsidRDefault="001D3605">
      <w:pPr>
        <w:pStyle w:val="Standartnitextbezodsazeni"/>
        <w:pPrChange w:id="273" w:author="Ježek Bruno" w:date="2019-04-16T09:52:00Z">
          <w:pPr>
            <w:pStyle w:val="Rovnice"/>
          </w:pPr>
        </w:pPrChange>
      </w:pPr>
      <w:r>
        <w:t xml:space="preserve"> a jeho </w:t>
      </w:r>
      <w:r w:rsidR="006D1C42">
        <w:t>zkrác</w:t>
      </w:r>
      <w:r>
        <w:t>ený zápis je následující</w:t>
      </w:r>
    </w:p>
    <w:p w14:paraId="4B7CCA60" w14:textId="216BCC9F" w:rsidR="00D648F0" w:rsidRPr="006D1C42" w:rsidRDefault="001F6B6B" w:rsidP="001D3605">
      <w:pPr>
        <w:pStyle w:val="Rovnice"/>
        <w:ind w:left="284"/>
      </w:pPr>
      <m:oMathPara>
        <m:oMathParaPr>
          <m:jc m:val="left"/>
        </m:oMathParaPr>
        <m:oMath>
          <m:sSub>
            <m:sSubPr>
              <m:ctrlPr>
                <w:rPr>
                  <w:rFonts w:ascii="Cambria Math" w:hAnsi="Cambria Math"/>
                </w:rPr>
              </m:ctrlPr>
            </m:sSubPr>
            <m:e>
              <m:r>
                <w:rPr>
                  <w:rFonts w:ascii="Cambria Math" w:hAnsi="Cambria Math"/>
                </w:rPr>
                <m:t>x</m:t>
              </m:r>
            </m:e>
            <m:sub>
              <m:r>
                <m:rPr>
                  <m:sty m:val="p"/>
                </m:rPr>
                <w:rPr>
                  <w:rFonts w:ascii="Cambria Math" w:hAnsi="Cambria Math"/>
                </w:rPr>
                <m:t>1</m:t>
              </m:r>
            </m:sub>
          </m:sSub>
          <m:r>
            <m:rPr>
              <m:sty m:val="p"/>
            </m:rPr>
            <w:rPr>
              <w:rFonts w:ascii="Cambria Math" w:hAnsi="Cambria Math"/>
            </w:rPr>
            <m:t>=(0,1,0,0,1,0,0,1,0,0,1,0,1,0,0,0,0,</m:t>
          </m:r>
          <m:r>
            <m:rPr>
              <m:sty m:val="b"/>
            </m:rPr>
            <w:rPr>
              <w:rFonts w:ascii="Cambria Math" w:hAnsi="Cambria Math"/>
            </w:rPr>
            <m:t>1</m:t>
          </m:r>
          <m:r>
            <m:rPr>
              <m:sty m:val="p"/>
            </m:rPr>
            <w:rPr>
              <w:rFonts w:ascii="Cambria Math" w:hAnsi="Cambria Math"/>
            </w:rPr>
            <m:t>,0,1,0,1,0,0,1,0,0)</m:t>
          </m:r>
        </m:oMath>
      </m:oMathPara>
    </w:p>
    <w:p w14:paraId="77FDE743" w14:textId="0456B96F" w:rsidR="00D648F0" w:rsidRDefault="0091074A" w:rsidP="007320B5">
      <w:pPr>
        <w:pStyle w:val="Standartnitext"/>
        <w:ind w:firstLine="708"/>
      </w:pPr>
      <w:r>
        <w:t>V tomto příklad</w:t>
      </w:r>
      <w:r w:rsidR="007320B5">
        <w:t>u</w:t>
      </w:r>
      <w:r w:rsidR="00377818">
        <w:t xml:space="preserve"> se</w:t>
      </w:r>
      <w:r>
        <w:t xml:space="preserve"> generuj</w:t>
      </w:r>
      <w:r w:rsidR="00377818">
        <w:t>í</w:t>
      </w:r>
      <w:r>
        <w:t xml:space="preserve"> učící dvojice pro třídu 4. Proto </w:t>
      </w:r>
      <w:r w:rsidR="00C87CBF">
        <w:t>je nutné</w:t>
      </w:r>
      <w:r>
        <w:t xml:space="preserve"> vektor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t xml:space="preserve"> transformovat na </w:t>
      </w:r>
      <m:oMath>
        <m:sSub>
          <m:sSubPr>
            <m:ctrlPr>
              <w:rPr>
                <w:rFonts w:ascii="Cambria Math" w:hAnsi="Cambria Math"/>
              </w:rPr>
            </m:ctrlPr>
          </m:sSubPr>
          <m:e>
            <m:r>
              <w:rPr>
                <w:rFonts w:ascii="Cambria Math" w:hAnsi="Cambria Math"/>
              </w:rPr>
              <m:t>x</m:t>
            </m:r>
          </m:e>
          <m:sub>
            <m:r>
              <m:rPr>
                <m:sty m:val="p"/>
              </m:rPr>
              <w:rPr>
                <w:rFonts w:ascii="Cambria Math" w:hAnsi="Cambria Math"/>
              </w:rPr>
              <m:t>1</m:t>
            </m:r>
          </m:sub>
        </m:sSub>
        <m:r>
          <w:rPr>
            <w:rFonts w:ascii="Cambria Math" w:hAnsi="Cambria Math"/>
          </w:rPr>
          <m:t>'</m:t>
        </m:r>
      </m:oMath>
      <w:r w:rsidR="00DC2A72">
        <w:rPr>
          <w:rFonts w:eastAsiaTheme="minorEastAsia"/>
        </w:rPr>
        <w:t>, k</w:t>
      </w:r>
      <w:r>
        <w:t>de</w:t>
      </w:r>
      <w:r w:rsidR="00C87CBF">
        <w:t xml:space="preserve"> se na pozici objektu 4 vloží</w:t>
      </w:r>
      <w:r w:rsidR="00E25DB9">
        <w:t xml:space="preserve"> 0.</w:t>
      </w:r>
    </w:p>
    <w:p w14:paraId="59133049" w14:textId="796E12CA" w:rsidR="00D648F0" w:rsidRPr="008E5D5F" w:rsidRDefault="001F6B6B" w:rsidP="001D3605">
      <w:pPr>
        <w:pStyle w:val="Rovnice"/>
        <w:ind w:left="284"/>
      </w:pPr>
      <m:oMathPara>
        <m:oMathParaPr>
          <m:jc m:val="left"/>
        </m:oMathParaPr>
        <m:oMath>
          <m:sSub>
            <m:sSubPr>
              <m:ctrlPr>
                <w:rPr>
                  <w:rFonts w:ascii="Cambria Math" w:hAnsi="Cambria Math"/>
                </w:rPr>
              </m:ctrlPr>
            </m:sSubPr>
            <m:e>
              <m:r>
                <w:rPr>
                  <w:rFonts w:ascii="Cambria Math" w:hAnsi="Cambria Math"/>
                </w:rPr>
                <m:t>x</m:t>
              </m:r>
            </m:e>
            <m:sub>
              <m:r>
                <m:rPr>
                  <m:sty m:val="p"/>
                </m:rPr>
                <w:rPr>
                  <w:rFonts w:ascii="Cambria Math" w:hAnsi="Cambria Math"/>
                </w:rPr>
                <m:t>1</m:t>
              </m:r>
            </m:sub>
          </m:sSub>
          <m:r>
            <w:rPr>
              <w:rFonts w:ascii="Cambria Math" w:hAnsi="Cambria Math"/>
            </w:rPr>
            <m:t>'</m:t>
          </m:r>
          <m:r>
            <m:rPr>
              <m:sty m:val="p"/>
            </m:rPr>
            <w:rPr>
              <w:rFonts w:ascii="Cambria Math" w:hAnsi="Cambria Math"/>
            </w:rPr>
            <m:t>=</m:t>
          </m:r>
          <m:d>
            <m:dPr>
              <m:ctrlPr>
                <w:rPr>
                  <w:rFonts w:ascii="Cambria Math" w:hAnsi="Cambria Math"/>
                </w:rPr>
              </m:ctrlPr>
            </m:dPr>
            <m:e>
              <m:r>
                <m:rPr>
                  <m:sty m:val="p"/>
                </m:rPr>
                <w:rPr>
                  <w:rFonts w:ascii="Cambria Math" w:hAnsi="Cambria Math"/>
                </w:rPr>
                <m:t>0,1,0, 0,1,0, 0,1,0, 0,1,0, 1,0,0, 0,0,</m:t>
              </m:r>
              <m:r>
                <m:rPr>
                  <m:sty m:val="b"/>
                </m:rPr>
                <w:rPr>
                  <w:rFonts w:ascii="Cambria Math" w:hAnsi="Cambria Math"/>
                </w:rPr>
                <m:t>0</m:t>
              </m:r>
              <m:r>
                <m:rPr>
                  <m:sty m:val="p"/>
                </m:rPr>
                <w:rPr>
                  <w:rFonts w:ascii="Cambria Math" w:hAnsi="Cambria Math"/>
                </w:rPr>
                <m:t>,0,1,0, 1,0,0, 1,0,0</m:t>
              </m:r>
            </m:e>
          </m:d>
        </m:oMath>
      </m:oMathPara>
    </w:p>
    <w:p w14:paraId="43311ADC" w14:textId="0D882CE4" w:rsidR="00941617" w:rsidRDefault="00051DF7" w:rsidP="007320B5">
      <w:pPr>
        <w:pStyle w:val="Standartnitext"/>
        <w:ind w:firstLine="708"/>
      </w:pPr>
      <w:r>
        <w:t>V</w:t>
      </w:r>
      <w:r w:rsidR="00DC2A72">
        <w:t xml:space="preserve">stupní vektor </w:t>
      </w:r>
      <m:oMath>
        <m:sSub>
          <m:sSubPr>
            <m:ctrlPr>
              <w:rPr>
                <w:rFonts w:ascii="Cambria Math" w:hAnsi="Cambria Math"/>
              </w:rPr>
            </m:ctrlPr>
          </m:sSubPr>
          <m:e>
            <m:r>
              <w:rPr>
                <w:rFonts w:ascii="Cambria Math" w:hAnsi="Cambria Math"/>
              </w:rPr>
              <m:t>x</m:t>
            </m:r>
          </m:e>
          <m:sub>
            <m:r>
              <m:rPr>
                <m:sty m:val="p"/>
              </m:rPr>
              <w:rPr>
                <w:rFonts w:ascii="Cambria Math" w:hAnsi="Cambria Math"/>
              </w:rPr>
              <m:t>1</m:t>
            </m:r>
          </m:sub>
        </m:sSub>
        <m:r>
          <w:rPr>
            <w:rFonts w:ascii="Cambria Math" w:hAnsi="Cambria Math"/>
          </w:rPr>
          <m:t>'</m:t>
        </m:r>
      </m:oMath>
      <w:r>
        <w:t xml:space="preserve"> </w:t>
      </w:r>
      <w:r w:rsidR="0091074A">
        <w:t>simuluje ne</w:t>
      </w:r>
      <w:r w:rsidR="00997B97">
        <w:t xml:space="preserve">přítomnost objektu 4 na pozici </w:t>
      </w:r>
      <m:oMath>
        <m:r>
          <w:rPr>
            <w:rFonts w:ascii="Cambria Math" w:eastAsiaTheme="minorEastAsia" w:hAnsi="Cambria Math"/>
          </w:rPr>
          <m:t>f</m:t>
        </m:r>
      </m:oMath>
      <w:r>
        <w:rPr>
          <w:rFonts w:eastAsiaTheme="minorEastAsia"/>
        </w:rPr>
        <w:t xml:space="preserve">. </w:t>
      </w:r>
      <w:r>
        <w:t xml:space="preserve">Tato skutečnost je ve vektorech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Pr>
          <w:rFonts w:eastAsiaTheme="minorEastAsia"/>
        </w:rPr>
        <w:t xml:space="preserve"> a </w:t>
      </w:r>
      <m:oMath>
        <m:sSub>
          <m:sSubPr>
            <m:ctrlPr>
              <w:rPr>
                <w:rFonts w:ascii="Cambria Math" w:hAnsi="Cambria Math"/>
              </w:rPr>
            </m:ctrlPr>
          </m:sSubPr>
          <m:e>
            <m:r>
              <w:rPr>
                <w:rFonts w:ascii="Cambria Math" w:hAnsi="Cambria Math"/>
              </w:rPr>
              <m:t>x</m:t>
            </m:r>
          </m:e>
          <m:sub>
            <m:r>
              <m:rPr>
                <m:sty m:val="p"/>
              </m:rPr>
              <w:rPr>
                <w:rFonts w:ascii="Cambria Math" w:hAnsi="Cambria Math"/>
              </w:rPr>
              <m:t>1</m:t>
            </m:r>
          </m:sub>
        </m:sSub>
        <m:r>
          <w:rPr>
            <w:rFonts w:ascii="Cambria Math" w:hAnsi="Cambria Math"/>
          </w:rPr>
          <m:t>'</m:t>
        </m:r>
      </m:oMath>
      <w:r w:rsidR="00964347">
        <w:t xml:space="preserve"> zvýrazněna </w:t>
      </w:r>
      <w:r w:rsidR="0053052D">
        <w:t>tučně</w:t>
      </w:r>
      <w:r w:rsidR="00154A0A">
        <w:t>.</w:t>
      </w:r>
      <w:r>
        <w:rPr>
          <w:rFonts w:eastAsiaTheme="minorEastAsia"/>
        </w:rPr>
        <w:t xml:space="preserve"> Jako odpověď pro </w:t>
      </w:r>
      <m:oMath>
        <m:sSub>
          <m:sSubPr>
            <m:ctrlPr>
              <w:rPr>
                <w:rFonts w:ascii="Cambria Math" w:hAnsi="Cambria Math"/>
              </w:rPr>
            </m:ctrlPr>
          </m:sSubPr>
          <m:e>
            <m:r>
              <w:rPr>
                <w:rFonts w:ascii="Cambria Math" w:hAnsi="Cambria Math"/>
              </w:rPr>
              <m:t>x</m:t>
            </m:r>
          </m:e>
          <m:sub>
            <m:r>
              <m:rPr>
                <m:sty m:val="p"/>
              </m:rPr>
              <w:rPr>
                <w:rFonts w:ascii="Cambria Math" w:hAnsi="Cambria Math"/>
              </w:rPr>
              <m:t>1</m:t>
            </m:r>
          </m:sub>
        </m:sSub>
        <m:r>
          <w:rPr>
            <w:rFonts w:ascii="Cambria Math" w:hAnsi="Cambria Math"/>
          </w:rPr>
          <m:t xml:space="preserve">' </m:t>
        </m:r>
      </m:oMath>
      <w:r>
        <w:rPr>
          <w:rFonts w:eastAsiaTheme="minorEastAsia"/>
        </w:rPr>
        <w:t xml:space="preserve"> funguje </w:t>
      </w:r>
      <w:r w:rsidR="0091074A">
        <w:t>výstup</w:t>
      </w:r>
      <w:r w:rsidR="00DC2A72">
        <w:t xml:space="preserve">ní vektor </w:t>
      </w:r>
      <m:oMath>
        <m:sSub>
          <m:sSubPr>
            <m:ctrlPr>
              <w:rPr>
                <w:rFonts w:ascii="Cambria Math" w:hAnsi="Cambria Math"/>
                <w:i/>
              </w:rPr>
            </m:ctrlPr>
          </m:sSubPr>
          <m:e>
            <m:r>
              <w:rPr>
                <w:rFonts w:ascii="Cambria Math" w:hAnsi="Cambria Math"/>
              </w:rPr>
              <m:t>y</m:t>
            </m:r>
          </m:e>
          <m:sub>
            <m:r>
              <w:rPr>
                <w:rFonts w:ascii="Cambria Math" w:hAnsi="Cambria Math"/>
              </w:rPr>
              <m:t>1</m:t>
            </m:r>
          </m:sub>
        </m:sSub>
      </m:oMath>
      <w:r w:rsidR="00997B97">
        <w:t xml:space="preserve">, který na pozici </w:t>
      </w:r>
      <m:oMath>
        <m:r>
          <w:rPr>
            <w:rFonts w:ascii="Cambria Math" w:eastAsiaTheme="minorEastAsia" w:hAnsi="Cambria Math"/>
          </w:rPr>
          <m:t>f</m:t>
        </m:r>
      </m:oMath>
      <w:r w:rsidR="00DC2A72">
        <w:rPr>
          <w:rFonts w:eastAsiaTheme="minorEastAsia"/>
        </w:rPr>
        <w:t xml:space="preserve"> </w:t>
      </w:r>
      <w:r w:rsidR="0091074A">
        <w:t xml:space="preserve">tento objekt „vkládá“. V tomto smyslu </w:t>
      </w:r>
      <w:r w:rsidR="00450F1E">
        <w:t>se iteruje</w:t>
      </w:r>
      <w:r w:rsidR="0091074A">
        <w:t xml:space="preserve"> přes všechny j</w:t>
      </w:r>
      <w:r w:rsidR="00F0096B">
        <w:t>a</w:t>
      </w:r>
      <w:r w:rsidR="0091074A">
        <w:t>derné vektory a vytváří</w:t>
      </w:r>
      <w:r w:rsidR="00450F1E">
        <w:t xml:space="preserve"> se</w:t>
      </w:r>
      <w:r w:rsidR="00312F03">
        <w:t xml:space="preserve"> </w:t>
      </w:r>
      <w:r w:rsidR="0091074A">
        <w:t xml:space="preserve">dvojice </w:t>
      </w:r>
      <m:oMath>
        <m:r>
          <w:rPr>
            <w:rFonts w:ascii="Cambria Math" w:hAnsi="Cambria Math"/>
          </w:rPr>
          <m:t>(x→y)</m:t>
        </m:r>
      </m:oMath>
      <w:r w:rsidR="0091074A">
        <w:t>.</w:t>
      </w:r>
    </w:p>
    <w:p w14:paraId="1F40E6B8" w14:textId="15B9AB31" w:rsidR="00D648F0" w:rsidRDefault="001F6B6B" w:rsidP="00E25DB9">
      <w:pPr>
        <w:pStyle w:val="Rovnice"/>
      </w:pPr>
      <m:oMathPara>
        <m:oMath>
          <m:sSub>
            <m:sSubPr>
              <m:ctrlPr>
                <w:rPr>
                  <w:rFonts w:ascii="Cambria Math" w:hAnsi="Cambria Math"/>
                </w:rPr>
              </m:ctrlPr>
            </m:sSubPr>
            <m:e>
              <m:r>
                <w:rPr>
                  <w:rFonts w:ascii="Cambria Math" w:hAnsi="Cambria Math"/>
                </w:rPr>
                <m:t>f</m:t>
              </m:r>
              <m:d>
                <m:dPr>
                  <m:ctrlPr>
                    <w:rPr>
                      <w:rFonts w:ascii="Cambria Math" w:hAnsi="Cambria Math"/>
                    </w:rPr>
                  </m:ctrlPr>
                </m:dPr>
                <m:e>
                  <m:sSubSup>
                    <m:sSubSupPr>
                      <m:ctrlPr>
                        <w:rPr>
                          <w:rFonts w:ascii="Cambria Math" w:hAnsi="Cambria Math"/>
                          <w:i/>
                        </w:rPr>
                      </m:ctrlPr>
                    </m:sSubSupPr>
                    <m:e>
                      <m:r>
                        <w:rPr>
                          <w:rFonts w:ascii="Cambria Math" w:hAnsi="Cambria Math"/>
                        </w:rPr>
                        <m:t>x</m:t>
                      </m:r>
                      <m:ctrlPr>
                        <w:rPr>
                          <w:rFonts w:ascii="Cambria Math" w:hAnsi="Cambria Math"/>
                        </w:rPr>
                      </m:ctrlPr>
                    </m:e>
                    <m:sub>
                      <m:r>
                        <m:rPr>
                          <m:sty m:val="p"/>
                        </m:rPr>
                        <w:rPr>
                          <w:rFonts w:ascii="Cambria Math" w:hAnsi="Cambria Math"/>
                        </w:rPr>
                        <m:t>1</m:t>
                      </m:r>
                      <m:ctrlPr>
                        <w:rPr>
                          <w:rFonts w:ascii="Cambria Math" w:hAnsi="Cambria Math"/>
                        </w:rPr>
                      </m:ctrlPr>
                    </m:sub>
                    <m:sup>
                      <m:r>
                        <w:rPr>
                          <w:rFonts w:ascii="Cambria Math" w:hAnsi="Cambria Math"/>
                        </w:rPr>
                        <m:t>'</m:t>
                      </m:r>
                    </m:sup>
                  </m:sSubSup>
                </m:e>
              </m:d>
              <m:r>
                <m:rPr>
                  <m:sty m:val="p"/>
                </m:rPr>
                <w:rPr>
                  <w:rFonts w:ascii="Cambria Math" w:hAnsi="Cambria Math"/>
                </w:rPr>
                <m:t>=</m:t>
              </m:r>
              <m:r>
                <w:rPr>
                  <w:rFonts w:ascii="Cambria Math" w:hAnsi="Cambria Math"/>
                </w:rPr>
                <m:t>y</m:t>
              </m:r>
            </m:e>
            <m:sub>
              <m:r>
                <m:rPr>
                  <m:sty m:val="p"/>
                </m:rPr>
                <w:rPr>
                  <w:rFonts w:ascii="Cambria Math" w:hAnsi="Cambria Math"/>
                </w:rPr>
                <m:t>1</m:t>
              </m:r>
            </m:sub>
          </m:sSub>
          <m:r>
            <m:rPr>
              <m:sty m:val="p"/>
            </m:rPr>
            <w:rPr>
              <w:rFonts w:ascii="Cambria Math" w:hAnsi="Cambria Math"/>
            </w:rPr>
            <m:t>=(0,0,0,0,0,1,0,0,0)</m:t>
          </m:r>
        </m:oMath>
      </m:oMathPara>
    </w:p>
    <w:p w14:paraId="35E54917" w14:textId="4E94A496" w:rsidR="00CC29C7" w:rsidRDefault="00083C0C" w:rsidP="00233971">
      <w:pPr>
        <w:pStyle w:val="Standartnitext"/>
      </w:pPr>
      <w:r>
        <w:t>Při takovém</w:t>
      </w:r>
      <w:r w:rsidR="0091074A">
        <w:t xml:space="preserve"> postupu je přirozeně vygenerováno mnoho redundantních dvojic, neboť vektory vyprodukované jádry se často opakují. </w:t>
      </w:r>
      <w:r w:rsidR="0044776E">
        <w:t>Redunda</w:t>
      </w:r>
      <w:r w:rsidR="00D648F0">
        <w:t>n</w:t>
      </w:r>
      <w:r w:rsidR="0044776E">
        <w:t>ce dat</w:t>
      </w:r>
      <w:r w:rsidR="004C0032">
        <w:t xml:space="preserve"> </w:t>
      </w:r>
      <w:r w:rsidR="0044776E">
        <w:t xml:space="preserve">pro neuronovou síť je obecně diskutovaným tématem. Článek Davida Medlera ji popisuje jako pozitivní jev </w:t>
      </w:r>
      <w:r w:rsidR="0044776E">
        <w:fldChar w:fldCharType="begin"/>
      </w:r>
      <w:r w:rsidR="00E163FB">
        <w:instrText xml:space="preserve"> ADDIN ZOTERO_ITEM CSL_CITATION {"citationID":"WzU0DATi","properties":{"formattedCitation":"(Medler a Dawson 1994)","plainCitation":"(Medler a Dawson 1994)","noteIndex":0},"citationItems":[{"id":969,"uris":["http://zotero.org/users/local/IbRhotwj/items/N3SHDBEX"],"uri":["http://zotero.org/users/local/IbRhotwj/items/N3SHDBEX"],"itemData":{"id":969,"type":"article-journal","title":"Using Redundancy to Improve the Performance of Artificial Neural Networks","container-title":"Proceedings of the Tenth Canadian Conference on Artificial Intelligence","page":"8","source":"Zotero","abstract":"For Artificial Neural Networks (ANNs) to be effective modelling tools, they must draw upon biological characteristics: One characteristic often overlooked in the design of ANNs is the replication, or redundancy, of processes within the brain. This paper examines the effects of redundancy on the performance of ANNs trained on either a pattern classification task (e.g. parity, encoder) or a function approximation task (e.g. forward kinematics). Results suggest that there is an optimal level of redundancy that increases the likelihood of network convergence while decreasing overall network processing time. ANNs with this level of redundancy consistently perform better than standard ANNs on pattern classification tasks. Furthermore, redundant ANNs trained on the function approximation task are more accurate in terms of overall system error than standard ANNs. These results imply that redundancy may be effectively used to increase the performance of ANNs, both in accuracy and speed.","language":"en","author":[{"family":"Medler","given":"David A"},{"family":"Dawson","given":"Michael R W"}],"issued":{"date-parts":[["1994"]]}}}],"schema":"https://github.com/citation-style-language/schema/raw/master/csl-citation.json"} </w:instrText>
      </w:r>
      <w:r w:rsidR="0044776E">
        <w:fldChar w:fldCharType="separate"/>
      </w:r>
      <w:r w:rsidR="007911EC" w:rsidRPr="007911EC">
        <w:t>(Medler a Dawson 1994)</w:t>
      </w:r>
      <w:r w:rsidR="0044776E">
        <w:fldChar w:fldCharType="end"/>
      </w:r>
      <w:r w:rsidR="0044776E">
        <w:t xml:space="preserve">. V případě </w:t>
      </w:r>
      <w:r w:rsidR="00B44913">
        <w:t>prezentovaných experimentů</w:t>
      </w:r>
      <w:r w:rsidR="0044776E">
        <w:t xml:space="preserve"> byly redundance zachovány s hypotézou posílení často opakovaných vzorků. </w:t>
      </w:r>
      <w:r w:rsidR="00B44913">
        <w:t>Nicméně v případě větší datové sady by bylo prav</w:t>
      </w:r>
      <w:r w:rsidR="008756E0">
        <w:t>děpodobně žádoucí je odstranit.</w:t>
      </w:r>
    </w:p>
    <w:p w14:paraId="3B48D01D" w14:textId="03A9A689" w:rsidR="00FC7B80" w:rsidRDefault="00D648F0" w:rsidP="001131C6">
      <w:pPr>
        <w:pStyle w:val="Standartnitext"/>
        <w:rPr>
          <w:rFonts w:eastAsiaTheme="minorEastAsia"/>
        </w:rPr>
      </w:pPr>
      <w:r w:rsidRPr="00CB2351">
        <w:t>P</w:t>
      </w:r>
      <w:r w:rsidR="00A679D2" w:rsidRPr="00CB2351">
        <w:t>opsa</w:t>
      </w:r>
      <w:r w:rsidR="001131C6" w:rsidRPr="00CB2351">
        <w:t>n</w:t>
      </w:r>
      <w:r w:rsidRPr="00CB2351">
        <w:t>ý</w:t>
      </w:r>
      <w:r w:rsidR="001131C6" w:rsidRPr="00CB2351">
        <w:t xml:space="preserve"> </w:t>
      </w:r>
      <w:r w:rsidR="00051DF7" w:rsidRPr="00CB2351">
        <w:t>příklad</w:t>
      </w:r>
      <w:r w:rsidR="001131C6" w:rsidRPr="00CB2351">
        <w:t xml:space="preserve"> </w:t>
      </w:r>
      <w:r w:rsidR="00051DF7" w:rsidRPr="00CB2351">
        <w:t>názorně ukazuje postup pro vytvoření jedné</w:t>
      </w:r>
      <w:r w:rsidR="001131C6" w:rsidRPr="00CB2351">
        <w:t xml:space="preserve"> učící dvojic</w:t>
      </w:r>
      <w:r w:rsidRPr="00CB2351">
        <w:t>e</w:t>
      </w:r>
      <w:r w:rsidR="001131C6" w:rsidRPr="00CB2351">
        <w:t xml:space="preserve"> pro </w:t>
      </w:r>
      <w:r w:rsidR="00AF57AF" w:rsidRPr="00CB2351">
        <w:t>jeden vektor jedné</w:t>
      </w:r>
      <w:r w:rsidR="00A679D2" w:rsidRPr="00CB2351">
        <w:t xml:space="preserve"> objekto</w:t>
      </w:r>
      <w:r w:rsidR="009A04C2" w:rsidRPr="00CB2351">
        <w:t>vé</w:t>
      </w:r>
      <w:r w:rsidR="00AF57AF" w:rsidRPr="00CB2351">
        <w:t xml:space="preserve"> třídy</w:t>
      </w:r>
      <w:r w:rsidR="009A04C2" w:rsidRPr="00CB2351">
        <w:t xml:space="preserve"> (4)</w:t>
      </w:r>
      <w:r w:rsidR="00AF57AF" w:rsidRPr="00CB2351">
        <w:t xml:space="preserve"> jádra </w:t>
      </w:r>
      <m:oMath>
        <m:d>
          <m:dPr>
            <m:ctrlPr>
              <w:rPr>
                <w:rFonts w:ascii="Cambria Math" w:hAnsi="Cambria Math"/>
                <w:i/>
              </w:rPr>
            </m:ctrlPr>
          </m:dPr>
          <m:e>
            <m:r>
              <w:rPr>
                <w:rFonts w:ascii="Cambria Math" w:hAnsi="Cambria Math"/>
              </w:rPr>
              <m:t>3×3</m:t>
            </m:r>
          </m:e>
        </m:d>
      </m:oMath>
      <w:r w:rsidR="001131C6" w:rsidRPr="00CB2351">
        <w:t xml:space="preserve">. Ve finálním </w:t>
      </w:r>
      <w:r w:rsidR="00051DF7" w:rsidRPr="00CB2351">
        <w:t>algoritmu</w:t>
      </w:r>
      <w:r w:rsidR="001131C6" w:rsidRPr="00CB2351">
        <w:t xml:space="preserve"> se pracuje celkem s</w:t>
      </w:r>
      <w:r w:rsidR="00F25EE4" w:rsidRPr="00CB2351">
        <w:t>e</w:t>
      </w:r>
      <w:r w:rsidR="001131C6" w:rsidRPr="00CB2351">
        <w:t> </w:t>
      </w:r>
      <w:r w:rsidR="00F25EE4" w:rsidRPr="00CB2351">
        <w:t>čtyřmi</w:t>
      </w:r>
      <w:r w:rsidR="001131C6" w:rsidRPr="00CB2351">
        <w:t xml:space="preserve"> jádry </w:t>
      </w:r>
      <m:oMath>
        <m:r>
          <w:rPr>
            <w:rFonts w:ascii="Cambria Math" w:hAnsi="Cambria Math"/>
          </w:rPr>
          <m:t>[</m:t>
        </m:r>
        <m:d>
          <m:dPr>
            <m:ctrlPr>
              <w:rPr>
                <w:rFonts w:ascii="Cambria Math" w:hAnsi="Cambria Math"/>
                <w:i/>
              </w:rPr>
            </m:ctrlPr>
          </m:dPr>
          <m:e>
            <m:r>
              <w:rPr>
                <w:rFonts w:ascii="Cambria Math" w:hAnsi="Cambria Math"/>
              </w:rPr>
              <m:t>3×3</m:t>
            </m:r>
          </m:e>
        </m:d>
        <m:r>
          <w:rPr>
            <w:rFonts w:ascii="Cambria Math" w:hAnsi="Cambria Math"/>
          </w:rPr>
          <m:t>,</m:t>
        </m:r>
        <m:d>
          <m:dPr>
            <m:ctrlPr>
              <w:rPr>
                <w:rFonts w:ascii="Cambria Math" w:hAnsi="Cambria Math"/>
                <w:i/>
              </w:rPr>
            </m:ctrlPr>
          </m:dPr>
          <m:e>
            <m:r>
              <w:rPr>
                <w:rFonts w:ascii="Cambria Math" w:hAnsi="Cambria Math"/>
              </w:rPr>
              <m:t>4×4</m:t>
            </m:r>
          </m:e>
        </m:d>
        <m:r>
          <w:rPr>
            <w:rFonts w:ascii="Cambria Math" w:hAnsi="Cambria Math"/>
          </w:rPr>
          <m:t>,</m:t>
        </m:r>
        <m:d>
          <m:dPr>
            <m:ctrlPr>
              <w:rPr>
                <w:rFonts w:ascii="Cambria Math" w:hAnsi="Cambria Math"/>
                <w:i/>
              </w:rPr>
            </m:ctrlPr>
          </m:dPr>
          <m:e>
            <m:r>
              <w:rPr>
                <w:rFonts w:ascii="Cambria Math" w:hAnsi="Cambria Math"/>
              </w:rPr>
              <m:t>5×5</m:t>
            </m:r>
          </m:e>
        </m:d>
        <m:r>
          <w:rPr>
            <w:rFonts w:ascii="Cambria Math" w:hAnsi="Cambria Math"/>
          </w:rPr>
          <m:t>,</m:t>
        </m:r>
        <m:d>
          <m:dPr>
            <m:ctrlPr>
              <w:rPr>
                <w:rFonts w:ascii="Cambria Math" w:hAnsi="Cambria Math"/>
                <w:i/>
              </w:rPr>
            </m:ctrlPr>
          </m:dPr>
          <m:e>
            <m:r>
              <w:rPr>
                <w:rFonts w:ascii="Cambria Math" w:hAnsi="Cambria Math"/>
              </w:rPr>
              <m:t>6×6</m:t>
            </m:r>
          </m:e>
        </m:d>
        <m:r>
          <w:rPr>
            <w:rFonts w:ascii="Cambria Math" w:hAnsi="Cambria Math"/>
          </w:rPr>
          <m:t>]</m:t>
        </m:r>
      </m:oMath>
      <w:r w:rsidR="008756E0">
        <w:rPr>
          <w:rFonts w:eastAsiaTheme="minorEastAsia"/>
        </w:rPr>
        <w:t xml:space="preserve"> </w:t>
      </w:r>
      <w:r w:rsidR="001131C6">
        <w:t xml:space="preserve">a pěti predikovatelnými </w:t>
      </w:r>
      <w:r w:rsidR="00DA2887">
        <w:lastRenderedPageBreak/>
        <w:t xml:space="preserve">třídami </w:t>
      </w:r>
      <w:r w:rsidR="001131C6">
        <w:t>objek</w:t>
      </w:r>
      <w:r w:rsidR="001131C6" w:rsidRPr="00CB2351">
        <w:t>t</w:t>
      </w:r>
      <w:r w:rsidR="00DA2887" w:rsidRPr="00CB2351">
        <w:t>ů</w:t>
      </w:r>
      <w:r w:rsidR="00A679D2" w:rsidRPr="00CB2351">
        <w:t>,</w:t>
      </w:r>
      <w:r w:rsidR="00051DF7" w:rsidRPr="00CB2351">
        <w:t xml:space="preserve"> </w:t>
      </w:r>
      <w:r w:rsidR="008756E0" w:rsidRPr="00CB2351">
        <w:t>v</w:t>
      </w:r>
      <w:r w:rsidR="008756E0">
        <w:t xml:space="preserve">iz </w:t>
      </w:r>
      <w:r w:rsidR="008756E0">
        <w:fldChar w:fldCharType="begin"/>
      </w:r>
      <w:r w:rsidR="008756E0">
        <w:instrText xml:space="preserve"> REF _Ref3878559 \h </w:instrText>
      </w:r>
      <w:r w:rsidR="008756E0">
        <w:fldChar w:fldCharType="separate"/>
      </w:r>
      <w:r w:rsidR="008756E0">
        <w:t>Tabulka</w:t>
      </w:r>
      <w:r w:rsidR="00DA2887">
        <w:t> </w:t>
      </w:r>
      <w:r w:rsidR="008756E0">
        <w:rPr>
          <w:noProof/>
        </w:rPr>
        <w:t>1</w:t>
      </w:r>
      <w:r w:rsidR="008756E0">
        <w:fldChar w:fldCharType="end"/>
      </w:r>
      <w:r w:rsidR="001131C6">
        <w:t xml:space="preserve">. Při </w:t>
      </w:r>
      <w:r w:rsidR="008756E0">
        <w:t>tomto počtu</w:t>
      </w:r>
      <w:r w:rsidR="001131C6">
        <w:t xml:space="preserve"> vzniká na výstupu předzpracovací fáze celkem </w:t>
      </w:r>
      <m:oMath>
        <m:r>
          <w:rPr>
            <w:rFonts w:ascii="Cambria Math" w:hAnsi="Cambria Math"/>
          </w:rPr>
          <m:t>4×5</m:t>
        </m:r>
      </m:oMath>
      <w:r w:rsidR="00083C0C">
        <w:rPr>
          <w:rFonts w:eastAsiaTheme="minorEastAsia"/>
        </w:rPr>
        <w:t xml:space="preserve"> dvojic</w:t>
      </w:r>
      <w:r w:rsidR="00154A0A">
        <w:rPr>
          <w:rFonts w:eastAsiaTheme="minorEastAsia"/>
        </w:rPr>
        <w:t xml:space="preserve"> csv souborů. Každá dvojice obsahuje </w:t>
      </w:r>
      <w:r w:rsidR="001131C6">
        <w:rPr>
          <w:rFonts w:eastAsiaTheme="minorEastAsia"/>
        </w:rPr>
        <w:t xml:space="preserve">vektory </w:t>
      </w:r>
      <m:oMath>
        <m:r>
          <w:rPr>
            <w:rFonts w:ascii="Cambria Math" w:eastAsiaTheme="minorEastAsia" w:hAnsi="Cambria Math"/>
          </w:rPr>
          <m:t>x</m:t>
        </m:r>
      </m:oMath>
      <w:r w:rsidR="00154A0A">
        <w:rPr>
          <w:rFonts w:eastAsiaTheme="minorEastAsia"/>
        </w:rPr>
        <w:t>,</w:t>
      </w:r>
      <w:r w:rsidR="001131C6">
        <w:rPr>
          <w:rFonts w:eastAsiaTheme="minorEastAsia"/>
        </w:rPr>
        <w:t xml:space="preserve"> </w:t>
      </w:r>
      <m:oMath>
        <m:r>
          <w:rPr>
            <w:rFonts w:ascii="Cambria Math" w:eastAsiaTheme="minorEastAsia" w:hAnsi="Cambria Math"/>
          </w:rPr>
          <m:t>y</m:t>
        </m:r>
      </m:oMath>
      <w:r w:rsidR="001131C6">
        <w:rPr>
          <w:rFonts w:eastAsiaTheme="minorEastAsia"/>
        </w:rPr>
        <w:t xml:space="preserve"> pro </w:t>
      </w:r>
      <w:r w:rsidR="00083C0C">
        <w:rPr>
          <w:rFonts w:eastAsiaTheme="minorEastAsia"/>
        </w:rPr>
        <w:t xml:space="preserve">jednu </w:t>
      </w:r>
      <w:r w:rsidR="001131C6">
        <w:rPr>
          <w:rFonts w:eastAsiaTheme="minorEastAsia"/>
        </w:rPr>
        <w:t xml:space="preserve">konkrétní </w:t>
      </w:r>
      <w:r w:rsidR="00083C0C">
        <w:rPr>
          <w:rFonts w:eastAsiaTheme="minorEastAsia"/>
        </w:rPr>
        <w:t xml:space="preserve">třídu </w:t>
      </w:r>
      <w:r w:rsidR="001131C6">
        <w:rPr>
          <w:rFonts w:eastAsiaTheme="minorEastAsia"/>
        </w:rPr>
        <w:t>a jádro. T</w:t>
      </w:r>
      <w:r w:rsidR="00B64321">
        <w:rPr>
          <w:rFonts w:eastAsiaTheme="minorEastAsia"/>
        </w:rPr>
        <w:t>a</w:t>
      </w:r>
      <w:r w:rsidR="001131C6">
        <w:rPr>
          <w:rFonts w:eastAsiaTheme="minorEastAsia"/>
        </w:rPr>
        <w:t>to data budou v další fázi vstupem pro</w:t>
      </w:r>
      <w:r w:rsidR="004C0032">
        <w:rPr>
          <w:rFonts w:eastAsiaTheme="minorEastAsia"/>
        </w:rPr>
        <w:t xml:space="preserve"> </w:t>
      </w:r>
      <m:oMath>
        <m:r>
          <w:rPr>
            <w:rFonts w:ascii="Cambria Math" w:hAnsi="Cambria Math"/>
          </w:rPr>
          <m:t>4×5</m:t>
        </m:r>
      </m:oMath>
      <w:r w:rsidR="008756E0">
        <w:rPr>
          <w:rFonts w:eastAsiaTheme="minorEastAsia"/>
        </w:rPr>
        <w:t xml:space="preserve"> neuronových sítí.</w:t>
      </w:r>
      <w:r w:rsidR="00F60EEE">
        <w:rPr>
          <w:rFonts w:eastAsiaTheme="minorEastAsia"/>
        </w:rPr>
        <w:t xml:space="preserve"> Obecný vztah pro výsledný počet potřebných sítí je</w:t>
      </w:r>
      <w:r w:rsidR="00065A08">
        <w:rPr>
          <w:rFonts w:eastAsiaTheme="minorEastAsia"/>
        </w:rPr>
        <w:t xml:space="preserve"> tedy</w:t>
      </w:r>
      <w:r w:rsidR="00F60EEE">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O</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C</m:t>
            </m:r>
          </m:sub>
        </m:sSub>
      </m:oMath>
      <w:r w:rsidR="00F0096B">
        <w:rPr>
          <w:rFonts w:eastAsiaTheme="minorEastAsia"/>
        </w:rPr>
        <w:t>,</w:t>
      </w:r>
      <w:r w:rsidR="00F60EEE">
        <w:rPr>
          <w:rFonts w:eastAsiaTheme="minorEastAsia"/>
        </w:rPr>
        <w:t xml:space="preserve"> </w:t>
      </w:r>
      <w:r w:rsidR="00C87CBF">
        <w:rPr>
          <w:rFonts w:eastAsiaTheme="minorEastAsia"/>
        </w:rPr>
        <w:t>to znamená</w:t>
      </w:r>
      <w:r w:rsidR="00F60EEE">
        <w:rPr>
          <w:rFonts w:eastAsiaTheme="minorEastAsia"/>
        </w:rPr>
        <w:t xml:space="preserve"> počet jader krát počet unikátních objektových kategorií</w:t>
      </w:r>
      <w:r w:rsidR="00673F79">
        <w:rPr>
          <w:rFonts w:eastAsiaTheme="minorEastAsia"/>
        </w:rPr>
        <w:t>, které bude možné predikovat</w:t>
      </w:r>
      <w:r w:rsidR="00F60EEE">
        <w:rPr>
          <w:rFonts w:eastAsiaTheme="minorEastAsia"/>
        </w:rPr>
        <w:t>.</w:t>
      </w:r>
    </w:p>
    <w:p w14:paraId="01B75BC8" w14:textId="0C9CE617" w:rsidR="00E13265" w:rsidRDefault="00E13265" w:rsidP="001131C6">
      <w:pPr>
        <w:pStyle w:val="Standartnitext"/>
        <w:rPr>
          <w:rFonts w:eastAsiaTheme="minorEastAsia"/>
        </w:rPr>
      </w:pPr>
      <w:r>
        <w:rPr>
          <w:rFonts w:eastAsiaTheme="minorEastAsia"/>
        </w:rPr>
        <w:t xml:space="preserve">V případě, že se v jádře nachází více objektů jedné kategorie, je </w:t>
      </w:r>
      <w:r w:rsidR="00673F79">
        <w:rPr>
          <w:rFonts w:eastAsiaTheme="minorEastAsia"/>
        </w:rPr>
        <w:t>vhodné</w:t>
      </w:r>
      <w:r>
        <w:rPr>
          <w:rFonts w:eastAsiaTheme="minorEastAsia"/>
        </w:rPr>
        <w:t xml:space="preserve"> vytvořit co nejvíce kombinací učících dvojic v rámci tohoto výřezu. Z důvodu tzv. </w:t>
      </w:r>
      <w:r w:rsidR="00673F79">
        <w:rPr>
          <w:rFonts w:eastAsiaTheme="minorEastAsia"/>
        </w:rPr>
        <w:t>„</w:t>
      </w:r>
      <w:r>
        <w:rPr>
          <w:rFonts w:eastAsiaTheme="minorEastAsia"/>
        </w:rPr>
        <w:t>kombinační exploze</w:t>
      </w:r>
      <w:r w:rsidR="00673F79">
        <w:rPr>
          <w:rFonts w:eastAsiaTheme="minorEastAsia"/>
        </w:rPr>
        <w:t>“</w:t>
      </w:r>
      <w:r>
        <w:rPr>
          <w:rFonts w:eastAsiaTheme="minorEastAsia"/>
        </w:rPr>
        <w:t xml:space="preserve"> je </w:t>
      </w:r>
      <w:r w:rsidR="00673F79">
        <w:rPr>
          <w:rFonts w:eastAsiaTheme="minorEastAsia"/>
        </w:rPr>
        <w:t>však třeba</w:t>
      </w:r>
      <w:r>
        <w:rPr>
          <w:rFonts w:eastAsiaTheme="minorEastAsia"/>
        </w:rPr>
        <w:t xml:space="preserve"> tento počet limitovat pro případ, že by se uvnitř jednoho jádra vyskytovalo mnoho objektů jedné kategorie. To se pro větší jádra děje často. </w:t>
      </w:r>
      <w:r w:rsidR="006B4DE1">
        <w:rPr>
          <w:rFonts w:eastAsiaTheme="minorEastAsia"/>
        </w:rPr>
        <w:t>Ukázáno na příkladu: p</w:t>
      </w:r>
      <w:r>
        <w:rPr>
          <w:rFonts w:eastAsiaTheme="minorEastAsia"/>
        </w:rPr>
        <w:t xml:space="preserve">ro situaci </w:t>
      </w:r>
      <m:oMath>
        <m:r>
          <w:rPr>
            <w:rFonts w:ascii="Cambria Math" w:eastAsiaTheme="minorEastAsia" w:hAnsi="Cambria Math"/>
          </w:rPr>
          <m:t>P</m:t>
        </m:r>
      </m:oMath>
      <w:r>
        <w:rPr>
          <w:rFonts w:eastAsiaTheme="minorEastAsia"/>
        </w:rPr>
        <w:t xml:space="preserve"> </w:t>
      </w:r>
      <w:r w:rsidR="00673F79">
        <w:rPr>
          <w:rFonts w:eastAsiaTheme="minorEastAsia"/>
        </w:rPr>
        <w:t>se</w:t>
      </w:r>
      <w:r>
        <w:rPr>
          <w:rFonts w:eastAsiaTheme="minorEastAsia"/>
        </w:rPr>
        <w:t xml:space="preserve"> v rámci vektorizace</w:t>
      </w:r>
      <w:r w:rsidR="00673F79">
        <w:rPr>
          <w:rFonts w:eastAsiaTheme="minorEastAsia"/>
        </w:rPr>
        <w:t xml:space="preserve"> vytvoří dva</w:t>
      </w:r>
      <w:r>
        <w:rPr>
          <w:rFonts w:eastAsiaTheme="minorEastAsia"/>
        </w:rPr>
        <w:t xml:space="preserve"> umělé výřezy scény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oMath>
      <w:r w:rsidR="00CB2351">
        <w:rPr>
          <w:rFonts w:eastAsiaTheme="minorEastAsia"/>
        </w:rPr>
        <w:t>,</w:t>
      </w:r>
      <w:r>
        <w:rPr>
          <w:rFonts w:eastAsiaTheme="minorEastAsia"/>
        </w:rPr>
        <w:t xml:space="preserve"> na které</w:t>
      </w:r>
      <w:r w:rsidR="00673F79">
        <w:rPr>
          <w:rFonts w:eastAsiaTheme="minorEastAsia"/>
        </w:rPr>
        <w:t xml:space="preserve"> se</w:t>
      </w:r>
      <w:r>
        <w:rPr>
          <w:rFonts w:eastAsiaTheme="minorEastAsia"/>
        </w:rPr>
        <w:t xml:space="preserve"> </w:t>
      </w:r>
      <w:r w:rsidR="00673F79">
        <w:rPr>
          <w:rFonts w:eastAsiaTheme="minorEastAsia"/>
        </w:rPr>
        <w:t>aplikují</w:t>
      </w:r>
      <w:r>
        <w:rPr>
          <w:rFonts w:eastAsiaTheme="minorEastAsia"/>
        </w:rPr>
        <w:t xml:space="preserve"> výše zmíněné operace</w:t>
      </w:r>
      <w:r w:rsidR="00673F79">
        <w:rPr>
          <w:rFonts w:eastAsiaTheme="minorEastAsia"/>
        </w:rPr>
        <w:t xml:space="preserve">. Tím získáme </w:t>
      </w:r>
      <m:oMath>
        <m:sSub>
          <m:sSubPr>
            <m:ctrlPr>
              <w:rPr>
                <w:rFonts w:ascii="Cambria Math" w:hAnsi="Cambria Math"/>
              </w:rPr>
            </m:ctrlPr>
          </m:sSubPr>
          <m:e>
            <m:r>
              <w:rPr>
                <w:rFonts w:ascii="Cambria Math" w:hAnsi="Cambria Math"/>
              </w:rPr>
              <m:t>x</m:t>
            </m:r>
          </m:e>
          <m:sub>
            <m:r>
              <m:rPr>
                <m:sty m:val="p"/>
              </m:rPr>
              <w:rPr>
                <w:rFonts w:ascii="Cambria Math" w:hAnsi="Cambria Math"/>
              </w:rPr>
              <m:t>1</m:t>
            </m:r>
          </m:sub>
        </m:sSub>
        <m:r>
          <w:rPr>
            <w:rFonts w:ascii="Cambria Math" w:hAnsi="Cambria Math"/>
          </w:rPr>
          <m:t>'</m:t>
        </m:r>
      </m:oMath>
      <w:r w:rsidR="00673F79">
        <w:rPr>
          <w:rFonts w:eastAsiaTheme="minorEastAsia"/>
        </w:rPr>
        <w:t xml:space="preserve">, </w:t>
      </w:r>
      <m:oMath>
        <m:sSubSup>
          <m:sSubSupPr>
            <m:ctrlPr>
              <w:rPr>
                <w:rFonts w:ascii="Cambria Math" w:hAnsi="Cambria Math"/>
                <w:i/>
              </w:rPr>
            </m:ctrlPr>
          </m:sSubSupPr>
          <m:e>
            <m:r>
              <w:rPr>
                <w:rFonts w:ascii="Cambria Math" w:hAnsi="Cambria Math"/>
              </w:rPr>
              <m:t>x</m:t>
            </m:r>
          </m:e>
          <m:sub>
            <m:r>
              <m:rPr>
                <m:sty m:val="p"/>
              </m:rPr>
              <w:rPr>
                <w:rFonts w:ascii="Cambria Math" w:hAnsi="Cambria Math"/>
              </w:rPr>
              <m:t>2</m:t>
            </m:r>
            <m:ctrlPr>
              <w:rPr>
                <w:rFonts w:ascii="Cambria Math" w:hAnsi="Cambria Math"/>
              </w:rPr>
            </m:ctrlPr>
          </m:sub>
          <m:sup>
            <m:r>
              <w:rPr>
                <w:rFonts w:ascii="Cambria Math" w:hAnsi="Cambria Math"/>
              </w:rPr>
              <m:t>'</m:t>
            </m:r>
          </m:sup>
        </m:sSubSup>
      </m:oMath>
      <w:r w:rsidR="00673F79">
        <w:rPr>
          <w:rFonts w:eastAsiaTheme="minorEastAsia"/>
        </w:rPr>
        <w:t xml:space="preserve">, </w:t>
      </w:r>
      <m:oMath>
        <m:sSub>
          <m:sSubPr>
            <m:ctrlPr>
              <w:rPr>
                <w:rFonts w:ascii="Cambria Math" w:hAnsi="Cambria Math"/>
              </w:rPr>
            </m:ctrlPr>
          </m:sSubPr>
          <m:e>
            <m:r>
              <w:rPr>
                <w:rFonts w:ascii="Cambria Math" w:hAnsi="Cambria Math"/>
              </w:rPr>
              <m:t>y</m:t>
            </m:r>
          </m:e>
          <m:sub>
            <m:r>
              <m:rPr>
                <m:sty m:val="p"/>
              </m:rPr>
              <w:rPr>
                <w:rFonts w:ascii="Cambria Math" w:hAnsi="Cambria Math"/>
              </w:rPr>
              <m:t>1</m:t>
            </m:r>
          </m:sub>
        </m:sSub>
      </m:oMath>
      <w:r w:rsidR="00673F79">
        <w:rPr>
          <w:rFonts w:eastAsiaTheme="minorEastAsia"/>
        </w:rPr>
        <w:t xml:space="preserve">, </w:t>
      </w:r>
      <m:oMath>
        <m:r>
          <m:rPr>
            <m:sty m:val="p"/>
          </m:rPr>
          <w:rPr>
            <w:rFonts w:ascii="Cambria Math" w:hAnsi="Cambria Math"/>
          </w:rPr>
          <m:t xml:space="preserve"> </m:t>
        </m:r>
        <m:sSub>
          <m:sSubPr>
            <m:ctrlPr>
              <w:rPr>
                <w:rFonts w:ascii="Cambria Math" w:hAnsi="Cambria Math"/>
              </w:rPr>
            </m:ctrlPr>
          </m:sSubPr>
          <m:e>
            <m:r>
              <w:rPr>
                <w:rFonts w:ascii="Cambria Math" w:hAnsi="Cambria Math"/>
              </w:rPr>
              <m:t>y</m:t>
            </m:r>
          </m:e>
          <m:sub>
            <m:r>
              <m:rPr>
                <m:sty m:val="p"/>
              </m:rPr>
              <w:rPr>
                <w:rFonts w:ascii="Cambria Math" w:hAnsi="Cambria Math"/>
              </w:rPr>
              <m:t>2</m:t>
            </m:r>
          </m:sub>
        </m:sSub>
      </m:oMath>
      <w:r>
        <w:rPr>
          <w:rFonts w:eastAsiaTheme="minorEastAsia"/>
        </w:rPr>
        <w:t xml:space="preserve">. </w:t>
      </w:r>
    </w:p>
    <w:p w14:paraId="4278858C" w14:textId="567D349D" w:rsidR="00E13265" w:rsidRDefault="00E13265" w:rsidP="007D7441">
      <w:pPr>
        <w:pStyle w:val="Rovnice"/>
      </w:pPr>
      <m:oMathPara>
        <m:oMath>
          <m:r>
            <w:rPr>
              <w:rFonts w:ascii="Cambria Math" w:hAnsi="Cambria Math"/>
            </w:rPr>
            <m:t>P=</m:t>
          </m:r>
          <m:d>
            <m:dPr>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hAnsi="Cambria Math"/>
                      </w:rPr>
                      <m:t>1</m:t>
                    </m:r>
                    <m:ctrlPr>
                      <w:rPr>
                        <w:rFonts w:ascii="Cambria Math" w:eastAsia="Cambria Math" w:hAnsi="Cambria Math" w:cs="Cambria Math"/>
                      </w:rPr>
                    </m:ctrlPr>
                  </m:e>
                  <m:e>
                    <m:r>
                      <m:rPr>
                        <m:sty m:val="p"/>
                      </m:rPr>
                      <w:rPr>
                        <w:rFonts w:ascii="Cambria Math" w:eastAsia="Cambria Math" w:hAnsi="Cambria Math" w:cs="Cambria Math"/>
                      </w:rPr>
                      <m:t>1</m:t>
                    </m:r>
                    <m:ctrlPr>
                      <w:rPr>
                        <w:rFonts w:ascii="Cambria Math" w:eastAsia="Cambria Math" w:hAnsi="Cambria Math" w:cs="Cambria Math"/>
                      </w:rPr>
                    </m:ctrlPr>
                  </m:e>
                  <m:e>
                    <m:r>
                      <m:rPr>
                        <m:sty m:val="p"/>
                      </m:rPr>
                      <w:rPr>
                        <w:rFonts w:ascii="Cambria Math" w:eastAsia="Cambria Math" w:hAnsi="Cambria Math" w:cs="Cambria Math"/>
                      </w:rPr>
                      <m:t>1</m:t>
                    </m:r>
                    <m:ctrlPr>
                      <w:rPr>
                        <w:rFonts w:ascii="Cambria Math" w:eastAsia="Cambria Math" w:hAnsi="Cambria Math" w:cs="Cambria Math"/>
                      </w:rPr>
                    </m:ctrlPr>
                  </m:e>
                </m:mr>
                <m:mr>
                  <m:e>
                    <m:r>
                      <m:rPr>
                        <m:sty m:val="p"/>
                      </m:rPr>
                      <w:rPr>
                        <w:rFonts w:ascii="Cambria Math" w:eastAsia="Cambria Math" w:hAnsi="Cambria Math" w:cs="Cambria Math"/>
                      </w:rPr>
                      <m:t>1</m:t>
                    </m:r>
                  </m:e>
                  <m:e>
                    <m:r>
                      <m:rPr>
                        <m:sty m:val="b"/>
                      </m:rPr>
                      <w:rPr>
                        <w:rFonts w:ascii="Cambria Math" w:hAnsi="Cambria Math"/>
                      </w:rPr>
                      <m:t>4</m:t>
                    </m:r>
                  </m:e>
                  <m:e>
                    <m:r>
                      <m:rPr>
                        <m:sty m:val="b"/>
                      </m:rPr>
                      <w:rPr>
                        <w:rFonts w:ascii="Cambria Math" w:hAnsi="Cambria Math"/>
                      </w:rPr>
                      <m:t>4</m:t>
                    </m:r>
                    <m:ctrlPr>
                      <w:rPr>
                        <w:rFonts w:ascii="Cambria Math" w:eastAsia="Cambria Math" w:hAnsi="Cambria Math" w:cs="Cambria Math"/>
                      </w:rPr>
                    </m:ctrlPr>
                  </m:e>
                </m:mr>
                <m:mr>
                  <m:e>
                    <m:r>
                      <m:rPr>
                        <m:sty m:val="p"/>
                      </m:rPr>
                      <w:rPr>
                        <w:rFonts w:ascii="Cambria Math" w:eastAsia="Cambria Math" w:hAnsi="Cambria Math" w:cs="Cambria Math"/>
                      </w:rPr>
                      <m:t>1</m:t>
                    </m:r>
                  </m:e>
                  <m:e>
                    <m:r>
                      <m:rPr>
                        <m:sty m:val="p"/>
                      </m:rPr>
                      <w:rPr>
                        <w:rFonts w:ascii="Cambria Math" w:hAnsi="Cambria Math"/>
                      </w:rPr>
                      <m:t>0</m:t>
                    </m:r>
                    <m:ctrlPr>
                      <w:rPr>
                        <w:rFonts w:ascii="Cambria Math" w:eastAsia="Cambria Math" w:hAnsi="Cambria Math" w:cs="Cambria Math"/>
                      </w:rPr>
                    </m:ctrlPr>
                  </m:e>
                  <m:e>
                    <m:r>
                      <m:rPr>
                        <m:sty m:val="p"/>
                      </m:rPr>
                      <w:rPr>
                        <w:rFonts w:ascii="Cambria Math" w:eastAsia="Cambria Math" w:hAnsi="Cambria Math" w:cs="Cambria Math"/>
                      </w:rPr>
                      <m:t>0</m:t>
                    </m:r>
                  </m:e>
                </m:mr>
              </m:m>
            </m:e>
          </m:d>
          <m:r>
            <m:rPr>
              <m:sty m:val="p"/>
            </m:rPr>
            <w:rPr>
              <w:rFonts w:ascii="Cambria Math" w:hAnsi="Cambria Math"/>
            </w:rPr>
            <m:t xml:space="preserve"> </m:t>
          </m:r>
          <m:sSub>
            <m:sSubPr>
              <m:ctrlPr>
                <w:rPr>
                  <w:rFonts w:ascii="Cambria Math" w:hAnsi="Cambria Math"/>
                </w:rPr>
              </m:ctrlPr>
            </m:sSubPr>
            <m:e>
              <m:r>
                <w:rPr>
                  <w:rFonts w:ascii="Cambria Math" w:hAnsi="Cambria Math"/>
                </w:rPr>
                <m:t xml:space="preserve"> x</m:t>
              </m:r>
            </m:e>
            <m:sub>
              <m:r>
                <w:rPr>
                  <w:rFonts w:ascii="Cambria Math" w:hAnsi="Cambria Math"/>
                </w:rPr>
                <m:t>1</m:t>
              </m:r>
            </m:sub>
          </m:sSub>
          <m:r>
            <w:rPr>
              <w:rFonts w:ascii="Cambria Math" w:hAnsi="Cambria Math"/>
            </w:rPr>
            <m:t>=</m:t>
          </m:r>
          <m:d>
            <m:dPr>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hAnsi="Cambria Math"/>
                      </w:rPr>
                      <m:t>1</m:t>
                    </m:r>
                    <m:ctrlPr>
                      <w:rPr>
                        <w:rFonts w:ascii="Cambria Math" w:eastAsia="Cambria Math" w:hAnsi="Cambria Math" w:cs="Cambria Math"/>
                      </w:rPr>
                    </m:ctrlPr>
                  </m:e>
                  <m:e>
                    <m:r>
                      <m:rPr>
                        <m:sty m:val="p"/>
                      </m:rPr>
                      <w:rPr>
                        <w:rFonts w:ascii="Cambria Math" w:eastAsia="Cambria Math" w:hAnsi="Cambria Math" w:cs="Cambria Math"/>
                      </w:rPr>
                      <m:t>1</m:t>
                    </m:r>
                    <m:ctrlPr>
                      <w:rPr>
                        <w:rFonts w:ascii="Cambria Math" w:eastAsia="Cambria Math" w:hAnsi="Cambria Math" w:cs="Cambria Math"/>
                      </w:rPr>
                    </m:ctrlPr>
                  </m:e>
                  <m:e>
                    <m:r>
                      <m:rPr>
                        <m:sty m:val="p"/>
                      </m:rPr>
                      <w:rPr>
                        <w:rFonts w:ascii="Cambria Math" w:eastAsia="Cambria Math" w:hAnsi="Cambria Math" w:cs="Cambria Math"/>
                      </w:rPr>
                      <m:t>1</m:t>
                    </m:r>
                    <m:ctrlPr>
                      <w:rPr>
                        <w:rFonts w:ascii="Cambria Math" w:eastAsia="Cambria Math" w:hAnsi="Cambria Math" w:cs="Cambria Math"/>
                      </w:rPr>
                    </m:ctrlPr>
                  </m:e>
                </m:mr>
                <m:mr>
                  <m:e>
                    <m:r>
                      <m:rPr>
                        <m:sty m:val="p"/>
                      </m:rPr>
                      <w:rPr>
                        <w:rFonts w:ascii="Cambria Math" w:eastAsia="Cambria Math" w:hAnsi="Cambria Math" w:cs="Cambria Math"/>
                      </w:rPr>
                      <m:t>1</m:t>
                    </m:r>
                  </m:e>
                  <m:e>
                    <m:r>
                      <m:rPr>
                        <m:sty m:val="p"/>
                      </m:rPr>
                      <w:rPr>
                        <w:rFonts w:ascii="Cambria Math" w:hAnsi="Cambria Math"/>
                      </w:rPr>
                      <m:t>0</m:t>
                    </m:r>
                  </m:e>
                  <m:e>
                    <m:r>
                      <m:rPr>
                        <m:sty m:val="b"/>
                      </m:rPr>
                      <w:rPr>
                        <w:rFonts w:ascii="Cambria Math" w:hAnsi="Cambria Math"/>
                      </w:rPr>
                      <m:t>4</m:t>
                    </m:r>
                    <m:ctrlPr>
                      <w:rPr>
                        <w:rFonts w:ascii="Cambria Math" w:eastAsia="Cambria Math" w:hAnsi="Cambria Math" w:cs="Cambria Math"/>
                      </w:rPr>
                    </m:ctrlPr>
                  </m:e>
                </m:mr>
                <m:mr>
                  <m:e>
                    <m:r>
                      <m:rPr>
                        <m:sty m:val="p"/>
                      </m:rPr>
                      <w:rPr>
                        <w:rFonts w:ascii="Cambria Math" w:eastAsia="Cambria Math" w:hAnsi="Cambria Math" w:cs="Cambria Math"/>
                      </w:rPr>
                      <m:t>1</m:t>
                    </m:r>
                  </m:e>
                  <m:e>
                    <m:r>
                      <m:rPr>
                        <m:sty m:val="p"/>
                      </m:rPr>
                      <w:rPr>
                        <w:rFonts w:ascii="Cambria Math" w:hAnsi="Cambria Math"/>
                      </w:rPr>
                      <m:t>0</m:t>
                    </m:r>
                    <m:ctrlPr>
                      <w:rPr>
                        <w:rFonts w:ascii="Cambria Math" w:eastAsia="Cambria Math" w:hAnsi="Cambria Math" w:cs="Cambria Math"/>
                      </w:rPr>
                    </m:ctrlPr>
                  </m:e>
                  <m:e>
                    <m:r>
                      <m:rPr>
                        <m:sty m:val="p"/>
                      </m:rPr>
                      <w:rPr>
                        <w:rFonts w:ascii="Cambria Math" w:eastAsia="Cambria Math" w:hAnsi="Cambria Math" w:cs="Cambria Math"/>
                      </w:rPr>
                      <m:t>0</m:t>
                    </m:r>
                  </m:e>
                </m:mr>
              </m:m>
            </m:e>
          </m:d>
          <m:sSub>
            <m:sSubPr>
              <m:ctrlPr>
                <w:rPr>
                  <w:rFonts w:ascii="Cambria Math" w:hAnsi="Cambria Math"/>
                  <w:i/>
                </w:rPr>
              </m:ctrlPr>
            </m:sSubPr>
            <m:e>
              <m:r>
                <w:rPr>
                  <w:rFonts w:ascii="Cambria Math" w:hAnsi="Cambria Math"/>
                </w:rPr>
                <m:t xml:space="preserve"> x</m:t>
              </m:r>
            </m:e>
            <m:sub>
              <m:r>
                <w:rPr>
                  <w:rFonts w:ascii="Cambria Math" w:hAnsi="Cambria Math"/>
                </w:rPr>
                <m:t>2</m:t>
              </m:r>
            </m:sub>
          </m:sSub>
          <m:r>
            <w:rPr>
              <w:rFonts w:ascii="Cambria Math" w:hAnsi="Cambria Math"/>
            </w:rPr>
            <m:t>=</m:t>
          </m:r>
          <m:d>
            <m:dPr>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hAnsi="Cambria Math"/>
                      </w:rPr>
                      <m:t>1</m:t>
                    </m:r>
                    <m:ctrlPr>
                      <w:rPr>
                        <w:rFonts w:ascii="Cambria Math" w:eastAsia="Cambria Math" w:hAnsi="Cambria Math" w:cs="Cambria Math"/>
                      </w:rPr>
                    </m:ctrlPr>
                  </m:e>
                  <m:e>
                    <m:r>
                      <m:rPr>
                        <m:sty m:val="p"/>
                      </m:rPr>
                      <w:rPr>
                        <w:rFonts w:ascii="Cambria Math" w:eastAsia="Cambria Math" w:hAnsi="Cambria Math" w:cs="Cambria Math"/>
                      </w:rPr>
                      <m:t>1</m:t>
                    </m:r>
                    <m:ctrlPr>
                      <w:rPr>
                        <w:rFonts w:ascii="Cambria Math" w:eastAsia="Cambria Math" w:hAnsi="Cambria Math" w:cs="Cambria Math"/>
                      </w:rPr>
                    </m:ctrlPr>
                  </m:e>
                  <m:e>
                    <m:r>
                      <m:rPr>
                        <m:sty m:val="p"/>
                      </m:rPr>
                      <w:rPr>
                        <w:rFonts w:ascii="Cambria Math" w:eastAsia="Cambria Math" w:hAnsi="Cambria Math" w:cs="Cambria Math"/>
                      </w:rPr>
                      <m:t>1</m:t>
                    </m:r>
                    <m:ctrlPr>
                      <w:rPr>
                        <w:rFonts w:ascii="Cambria Math" w:eastAsia="Cambria Math" w:hAnsi="Cambria Math" w:cs="Cambria Math"/>
                      </w:rPr>
                    </m:ctrlPr>
                  </m:e>
                </m:mr>
                <m:mr>
                  <m:e>
                    <m:r>
                      <m:rPr>
                        <m:sty m:val="p"/>
                      </m:rPr>
                      <w:rPr>
                        <w:rFonts w:ascii="Cambria Math" w:eastAsia="Cambria Math" w:hAnsi="Cambria Math" w:cs="Cambria Math"/>
                      </w:rPr>
                      <m:t>1</m:t>
                    </m:r>
                  </m:e>
                  <m:e>
                    <m:r>
                      <m:rPr>
                        <m:sty m:val="b"/>
                      </m:rPr>
                      <w:rPr>
                        <w:rFonts w:ascii="Cambria Math" w:hAnsi="Cambria Math"/>
                      </w:rPr>
                      <m:t>4</m:t>
                    </m:r>
                  </m:e>
                  <m:e>
                    <m:r>
                      <m:rPr>
                        <m:sty m:val="p"/>
                      </m:rPr>
                      <w:rPr>
                        <w:rFonts w:ascii="Cambria Math" w:hAnsi="Cambria Math"/>
                      </w:rPr>
                      <m:t>0</m:t>
                    </m:r>
                    <m:ctrlPr>
                      <w:rPr>
                        <w:rFonts w:ascii="Cambria Math" w:eastAsia="Cambria Math" w:hAnsi="Cambria Math" w:cs="Cambria Math"/>
                      </w:rPr>
                    </m:ctrlPr>
                  </m:e>
                </m:mr>
                <m:mr>
                  <m:e>
                    <m:r>
                      <m:rPr>
                        <m:sty m:val="p"/>
                      </m:rPr>
                      <w:rPr>
                        <w:rFonts w:ascii="Cambria Math" w:eastAsia="Cambria Math" w:hAnsi="Cambria Math" w:cs="Cambria Math"/>
                      </w:rPr>
                      <m:t>1</m:t>
                    </m:r>
                  </m:e>
                  <m:e>
                    <m:r>
                      <m:rPr>
                        <m:sty m:val="p"/>
                      </m:rPr>
                      <w:rPr>
                        <w:rFonts w:ascii="Cambria Math" w:hAnsi="Cambria Math"/>
                      </w:rPr>
                      <m:t>0</m:t>
                    </m:r>
                    <m:ctrlPr>
                      <w:rPr>
                        <w:rFonts w:ascii="Cambria Math" w:eastAsia="Cambria Math" w:hAnsi="Cambria Math" w:cs="Cambria Math"/>
                      </w:rPr>
                    </m:ctrlPr>
                  </m:e>
                  <m:e>
                    <m:r>
                      <m:rPr>
                        <m:sty m:val="p"/>
                      </m:rPr>
                      <w:rPr>
                        <w:rFonts w:ascii="Cambria Math" w:eastAsia="Cambria Math" w:hAnsi="Cambria Math" w:cs="Cambria Math"/>
                      </w:rPr>
                      <m:t>0</m:t>
                    </m:r>
                  </m:e>
                </m:mr>
              </m:m>
            </m:e>
          </m:d>
          <m:r>
            <m:rPr>
              <m:sty m:val="p"/>
            </m:rPr>
            <w:rPr>
              <w:rFonts w:ascii="Cambria Math" w:hAnsi="Cambria Math"/>
            </w:rPr>
            <m:t xml:space="preserve"> </m:t>
          </m:r>
        </m:oMath>
      </m:oMathPara>
    </w:p>
    <w:p w14:paraId="6C914CF1" w14:textId="47D56B67" w:rsidR="00083C0C" w:rsidRDefault="00083C0C" w:rsidP="008E5D5F">
      <w:pPr>
        <w:pStyle w:val="Heading3"/>
      </w:pPr>
      <w:bookmarkStart w:id="274" w:name="_Ref5356061"/>
      <w:bookmarkStart w:id="275" w:name="_Toc6218157"/>
      <w:r w:rsidRPr="008E5D5F">
        <w:t>Natrénování</w:t>
      </w:r>
      <w:r>
        <w:t xml:space="preserve"> modelů</w:t>
      </w:r>
      <w:bookmarkEnd w:id="274"/>
      <w:bookmarkEnd w:id="275"/>
    </w:p>
    <w:p w14:paraId="307F69B0" w14:textId="6DC7E5AB" w:rsidR="00AC595F" w:rsidRDefault="00083C0C" w:rsidP="00AC595F">
      <w:pPr>
        <w:pStyle w:val="Standartnitext"/>
        <w:rPr>
          <w:lang w:bidi="he-IL"/>
        </w:rPr>
      </w:pPr>
      <w:r>
        <w:t>Pro natrénování všech modelů byla využita architektura dopředné neuronové sítě.</w:t>
      </w:r>
      <w:r w:rsidR="00897461">
        <w:t xml:space="preserve"> Veškeré modely byly definovány ve frameworku Keras na bázi Tensorflow s podporou učení pomocí grafické karty. </w:t>
      </w:r>
      <w:r>
        <w:t>Experimentováno bylo s několika různými tvary a parametry.</w:t>
      </w:r>
      <w:r w:rsidR="00154A0A">
        <w:t xml:space="preserve"> </w:t>
      </w:r>
      <w:r w:rsidR="007D7441">
        <w:fldChar w:fldCharType="begin"/>
      </w:r>
      <w:r w:rsidR="007D7441">
        <w:instrText xml:space="preserve"> REF _Ref5355694 \h </w:instrText>
      </w:r>
      <w:r w:rsidR="007D7441">
        <w:fldChar w:fldCharType="separate"/>
      </w:r>
      <w:r w:rsidR="007D7441">
        <w:t xml:space="preserve">Tabulka </w:t>
      </w:r>
      <w:r w:rsidR="007D7441">
        <w:rPr>
          <w:noProof/>
        </w:rPr>
        <w:t>2</w:t>
      </w:r>
      <w:r w:rsidR="007D7441">
        <w:fldChar w:fldCharType="end"/>
      </w:r>
      <w:r w:rsidR="007D7441">
        <w:t xml:space="preserve"> </w:t>
      </w:r>
      <w:r w:rsidR="00154A0A">
        <w:t xml:space="preserve">ukazuje </w:t>
      </w:r>
      <w:r w:rsidR="00673F79">
        <w:t>šest vybraných variant</w:t>
      </w:r>
      <w:r w:rsidR="00154A0A">
        <w:t xml:space="preserve"> topologi</w:t>
      </w:r>
      <w:r w:rsidR="00673F79">
        <w:t>í</w:t>
      </w:r>
      <w:r w:rsidR="00154A0A">
        <w:t xml:space="preserve"> a </w:t>
      </w:r>
      <w:r w:rsidR="00673F79">
        <w:t>trénování</w:t>
      </w:r>
      <w:r w:rsidR="00154A0A">
        <w:t>.</w:t>
      </w:r>
      <w:r w:rsidR="00EB0D82">
        <w:t xml:space="preserve"> Dimenze vstupní vrstvy</w:t>
      </w:r>
      <w:r w:rsidR="00AB6F7E">
        <w:t xml:space="preserve">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0</m:t>
            </m:r>
          </m:sub>
        </m:sSub>
      </m:oMath>
      <w:r w:rsidR="00AB6F7E">
        <w:rPr>
          <w:rFonts w:eastAsiaTheme="minorEastAsia"/>
        </w:rPr>
        <w:t xml:space="preserve"> </w:t>
      </w:r>
      <w:r w:rsidR="00EB0D82">
        <w:t xml:space="preserve">pro vektor </w:t>
      </w:r>
      <m:oMath>
        <m:r>
          <w:rPr>
            <w:rFonts w:ascii="Cambria Math" w:hAnsi="Cambria Math"/>
          </w:rPr>
          <m:t>v</m:t>
        </m:r>
      </m:oMath>
      <w:r w:rsidR="00EB0D82">
        <w:t xml:space="preserve"> odpovídá vztahu </w:t>
      </w:r>
      <m:oMath>
        <m:sSub>
          <m:sSubPr>
            <m:ctrlPr>
              <w:rPr>
                <w:rFonts w:ascii="Cambria Math" w:eastAsiaTheme="minorEastAsia" w:hAnsi="Cambria Math"/>
                <w:i/>
              </w:rPr>
            </m:ctrlPr>
          </m:sSubPr>
          <m:e>
            <m:r>
              <w:rPr>
                <w:rFonts w:ascii="Cambria Math" w:eastAsiaTheme="minorEastAsia" w:hAnsi="Cambria Math"/>
              </w:rPr>
              <m:t>n</m:t>
            </m:r>
          </m:e>
          <m: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v</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O</m:t>
            </m:r>
          </m:sub>
        </m:sSub>
      </m:oMath>
      <w:r w:rsidR="00EB0D82">
        <w:rPr>
          <w:rFonts w:eastAsiaTheme="minorEastAsia"/>
        </w:rPr>
        <w:t xml:space="preserve"> </w:t>
      </w:r>
      <w:r w:rsidR="00FC2459">
        <w:rPr>
          <w:rFonts w:eastAsiaTheme="minorEastAsia"/>
        </w:rPr>
        <w:t xml:space="preserve">, </w:t>
      </w:r>
      <w:r w:rsidR="00EB0D82">
        <w:rPr>
          <w:rFonts w:eastAsiaTheme="minorEastAsia"/>
        </w:rPr>
        <w:t>a je tedy pro každé jádro jiná.</w:t>
      </w:r>
      <w:r w:rsidR="00EB0D82">
        <w:t xml:space="preserve"> Poč</w:t>
      </w:r>
      <w:r w:rsidR="00AB6F7E">
        <w:t>ty</w:t>
      </w:r>
      <w:r w:rsidR="00EB0D82">
        <w:t xml:space="preserve"> neuronů ve skrytých vrstvách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EB0D82">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oMath>
      <w:r w:rsidR="00EB0D82">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oMath>
      <w:r w:rsidR="00AB6F7E">
        <w:rPr>
          <w:rFonts w:eastAsiaTheme="minorEastAsia"/>
        </w:rPr>
        <w:t xml:space="preserve"> byly variovány koeficienty</w:t>
      </w:r>
      <w:r w:rsidR="00673F79">
        <w:rPr>
          <w:rFonts w:eastAsiaTheme="minorEastAsia"/>
        </w:rPr>
        <w:t xml:space="preserve"> a odpovídají </w:t>
      </w:r>
      <w:r w:rsidR="00AB6F7E">
        <w:rPr>
          <w:rFonts w:eastAsiaTheme="minorEastAsia"/>
        </w:rPr>
        <w:t xml:space="preserve">násobku příslušného koeficientu </w:t>
      </w:r>
      <w:r w:rsidR="00673F79">
        <w:rPr>
          <w:rFonts w:eastAsiaTheme="minorEastAsia"/>
        </w:rPr>
        <w:t>s</w:t>
      </w:r>
      <w:r w:rsidR="00AB6F7E">
        <w:rPr>
          <w:rFonts w:eastAsiaTheme="minorEastAsia"/>
        </w:rPr>
        <w:t xml:space="preserve"> velikost</w:t>
      </w:r>
      <w:r w:rsidR="00673F79">
        <w:rPr>
          <w:rFonts w:eastAsiaTheme="minorEastAsia"/>
        </w:rPr>
        <w:t>í</w:t>
      </w:r>
      <w:r w:rsidR="00AB6F7E">
        <w:rPr>
          <w:rFonts w:eastAsiaTheme="minorEastAsia"/>
        </w:rPr>
        <w:t xml:space="preserve"> vektoru vstupní vrstvy</w:t>
      </w:r>
      <w:r w:rsidR="00673F79">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0</m:t>
            </m:r>
          </m:sub>
        </m:sSub>
      </m:oMath>
      <w:r w:rsidR="00AB6F7E">
        <w:rPr>
          <w:rFonts w:eastAsiaTheme="minorEastAsia"/>
        </w:rPr>
        <w:t xml:space="preserve">. </w:t>
      </w:r>
      <w:r w:rsidR="00AB6F7E">
        <w:t xml:space="preserve">Výstupní vrstva </w:t>
      </w:r>
      <m:oMath>
        <m:sSub>
          <m:sSubPr>
            <m:ctrlPr>
              <w:rPr>
                <w:rFonts w:ascii="Cambria Math" w:hAnsi="Cambria Math"/>
                <w:i/>
              </w:rPr>
            </m:ctrlPr>
          </m:sSubPr>
          <m:e>
            <m:r>
              <w:rPr>
                <w:rFonts w:ascii="Cambria Math" w:hAnsi="Cambria Math"/>
              </w:rPr>
              <m:t>L</m:t>
            </m:r>
          </m:e>
          <m:sub>
            <m:r>
              <w:rPr>
                <w:rFonts w:ascii="Cambria Math" w:hAnsi="Cambria Math"/>
              </w:rPr>
              <m:t>4</m:t>
            </m:r>
          </m:sub>
        </m:sSub>
      </m:oMath>
      <w:r w:rsidR="00AB6F7E">
        <w:t xml:space="preserve"> má velikost jádra, pro které je neuronová síť trénována.</w:t>
      </w:r>
      <w:r w:rsidR="00AC595F">
        <w:t xml:space="preserve"> Aktivační funkce za skrytými vrstvami </w:t>
      </w:r>
      <m:oMath>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r>
          <w:rPr>
            <w:rFonts w:ascii="Cambria Math" w:hAnsi="Cambria Math"/>
          </w:rPr>
          <m:t>)</m:t>
        </m:r>
      </m:oMath>
      <w:r w:rsidR="00B168DC">
        <w:t xml:space="preserve"> je ReLU. Před výstupní vrstvu</w:t>
      </w:r>
      <w:r w:rsidR="00AC595F">
        <w:t xml:space="preserve"> je za účelem pravděpodobnostního výstupu implementována funkce softmax. Jako chybov</w:t>
      </w:r>
      <w:r w:rsidR="00AC595F">
        <w:rPr>
          <w:lang w:bidi="he-IL"/>
        </w:rPr>
        <w:t>á funkce byla zvolena „categorical_cross_entropy“ implementovaná v Kerasu.</w:t>
      </w:r>
      <w:r w:rsidR="008451BF">
        <w:rPr>
          <w:lang w:bidi="he-IL"/>
        </w:rPr>
        <w:t xml:space="preserve"> </w:t>
      </w:r>
    </w:p>
    <w:p w14:paraId="364D263D" w14:textId="10A6B589" w:rsidR="007D7441" w:rsidRDefault="00EB0D82" w:rsidP="000B0D81">
      <w:pPr>
        <w:pStyle w:val="Standartnitext"/>
        <w:ind w:firstLine="708"/>
      </w:pPr>
      <w:r>
        <w:t>Testovací sada byla vytvořena vyjmutím 20% učících dvojic z konce datové sady.</w:t>
      </w:r>
      <w:r w:rsidR="00154A0A">
        <w:t xml:space="preserve"> Úspěšnost neuronové sítě</w:t>
      </w:r>
      <w:r>
        <w:t xml:space="preserve"> je vyhodnocena jak na trén</w:t>
      </w:r>
      <w:r w:rsidR="00AB6F7E">
        <w:t>ovacích</w:t>
      </w:r>
      <w:r w:rsidR="006B4DE1">
        <w:t>, tak</w:t>
      </w:r>
      <w:r w:rsidR="00AB6F7E">
        <w:t xml:space="preserve"> i</w:t>
      </w:r>
      <w:r>
        <w:t xml:space="preserve"> testovacích datech.</w:t>
      </w:r>
      <w:r w:rsidR="006B4DE1">
        <w:t xml:space="preserve"> Hodnota</w:t>
      </w:r>
      <w:r w:rsidR="00FC2459">
        <w:t xml:space="preserve"> úspěšnosti</w:t>
      </w:r>
      <w:r w:rsidR="006B4DE1">
        <w:t xml:space="preserve"> představuje průměr napříč všemi dvaceti neuronovými sítěmi.</w:t>
      </w:r>
      <w:r>
        <w:t xml:space="preserve"> </w:t>
      </w:r>
      <w:r w:rsidR="00AB6F7E">
        <w:t xml:space="preserve">V tabulce je rovněž uveden trénovací čas při </w:t>
      </w:r>
      <w:r w:rsidR="00AC595F">
        <w:t>50</w:t>
      </w:r>
      <w:r w:rsidR="00AB6F7E">
        <w:t xml:space="preserve"> epochách učení.</w:t>
      </w:r>
    </w:p>
    <w:p w14:paraId="69C8850E" w14:textId="0F61F269" w:rsidR="007D7441" w:rsidRDefault="007D7441" w:rsidP="00AC595F">
      <w:pPr>
        <w:pStyle w:val="Standartnitext"/>
        <w:ind w:firstLine="708"/>
      </w:pPr>
    </w:p>
    <w:p w14:paraId="3B9D6AB4" w14:textId="77777777" w:rsidR="00673F79" w:rsidRDefault="00673F79" w:rsidP="00AC595F">
      <w:pPr>
        <w:pStyle w:val="Standartnitext"/>
        <w:ind w:firstLine="708"/>
      </w:pPr>
    </w:p>
    <w:p w14:paraId="417372C3" w14:textId="1E80C1CF" w:rsidR="00EB0D82" w:rsidRDefault="00FC2459" w:rsidP="00FC2459">
      <w:pPr>
        <w:pStyle w:val="Captiontable"/>
      </w:pPr>
      <w:bookmarkStart w:id="276" w:name="_Ref5355694"/>
      <w:r>
        <w:lastRenderedPageBreak/>
        <w:t xml:space="preserve">Tabulka </w:t>
      </w:r>
      <w:r w:rsidR="00F94C7D">
        <w:rPr>
          <w:noProof/>
        </w:rPr>
        <w:fldChar w:fldCharType="begin"/>
      </w:r>
      <w:r w:rsidR="00F94C7D">
        <w:rPr>
          <w:noProof/>
        </w:rPr>
        <w:instrText xml:space="preserve"> SEQ Tabulka \* ARABIC </w:instrText>
      </w:r>
      <w:r w:rsidR="00F94C7D">
        <w:rPr>
          <w:noProof/>
        </w:rPr>
        <w:fldChar w:fldCharType="separate"/>
      </w:r>
      <w:r w:rsidR="00C05B9A">
        <w:rPr>
          <w:noProof/>
        </w:rPr>
        <w:t>2</w:t>
      </w:r>
      <w:r w:rsidR="00F94C7D">
        <w:rPr>
          <w:noProof/>
        </w:rPr>
        <w:fldChar w:fldCharType="end"/>
      </w:r>
      <w:bookmarkEnd w:id="276"/>
      <w:r>
        <w:t>: Statistiky několika konfigurací neuronových sítí.</w:t>
      </w:r>
    </w:p>
    <w:tbl>
      <w:tblPr>
        <w:tblStyle w:val="GridTable1Light"/>
        <w:tblW w:w="0" w:type="auto"/>
        <w:tblLook w:val="04A0" w:firstRow="1" w:lastRow="0" w:firstColumn="1" w:lastColumn="0" w:noHBand="0" w:noVBand="1"/>
      </w:tblPr>
      <w:tblGrid>
        <w:gridCol w:w="425"/>
        <w:gridCol w:w="896"/>
        <w:gridCol w:w="807"/>
        <w:gridCol w:w="807"/>
        <w:gridCol w:w="807"/>
        <w:gridCol w:w="1814"/>
        <w:gridCol w:w="2011"/>
        <w:gridCol w:w="1210"/>
      </w:tblGrid>
      <w:tr w:rsidR="00042F03" w14:paraId="5157B8C6" w14:textId="4559273A" w:rsidTr="00AB6F7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62F8FC0" w14:textId="0A4276AF" w:rsidR="00AB6F7E" w:rsidRPr="00E13265" w:rsidRDefault="00AB6F7E" w:rsidP="00E13265">
            <w:pPr>
              <w:pStyle w:val="tabulkatext"/>
            </w:pPr>
            <w:r w:rsidRPr="00E13265">
              <w:t>Id</w:t>
            </w:r>
          </w:p>
        </w:tc>
        <w:tc>
          <w:tcPr>
            <w:tcW w:w="0" w:type="auto"/>
          </w:tcPr>
          <w:p w14:paraId="5B482E66" w14:textId="0A6A9700" w:rsidR="00AB6F7E" w:rsidRPr="00E13265" w:rsidRDefault="00AB6F7E" w:rsidP="00E13265">
            <w:pPr>
              <w:pStyle w:val="tabulkatext"/>
              <w:cnfStyle w:val="100000000000" w:firstRow="1" w:lastRow="0" w:firstColumn="0" w:lastColumn="0" w:oddVBand="0" w:evenVBand="0" w:oddHBand="0" w:evenHBand="0" w:firstRowFirstColumn="0" w:firstRowLastColumn="0" w:lastRowFirstColumn="0" w:lastRowLastColumn="0"/>
            </w:pPr>
            <w:r w:rsidRPr="00E13265">
              <w:t>Batch size</w:t>
            </w:r>
          </w:p>
        </w:tc>
        <w:tc>
          <w:tcPr>
            <w:tcW w:w="0" w:type="auto"/>
          </w:tcPr>
          <w:p w14:paraId="7B28E1BB" w14:textId="09E0AFEE" w:rsidR="00AB6F7E" w:rsidRPr="00E13265" w:rsidRDefault="00AB6F7E" w:rsidP="00E13265">
            <w:pPr>
              <w:pStyle w:val="tabulkatext"/>
              <w:cnfStyle w:val="100000000000" w:firstRow="1" w:lastRow="0" w:firstColumn="0" w:lastColumn="0" w:oddVBand="0" w:evenVBand="0" w:oddHBand="0" w:evenHBand="0" w:firstRowFirstColumn="0" w:firstRowLastColumn="0" w:lastRowFirstColumn="0" w:lastRowLastColumn="0"/>
            </w:pPr>
            <w:r w:rsidRPr="00E13265">
              <w:t xml:space="preserve">Koef. </w:t>
            </w:r>
            <m:oMath>
              <m:sSub>
                <m:sSubPr>
                  <m:ctrlPr>
                    <w:rPr>
                      <w:rFonts w:ascii="Cambria Math" w:hAnsi="Cambria Math"/>
                    </w:rPr>
                  </m:ctrlPr>
                </m:sSubPr>
                <m:e>
                  <m:r>
                    <m:rPr>
                      <m:sty m:val="bi"/>
                    </m:rPr>
                    <w:rPr>
                      <w:rFonts w:ascii="Cambria Math" w:hAnsi="Cambria Math"/>
                    </w:rPr>
                    <m:t>K</m:t>
                  </m:r>
                </m:e>
                <m:sub>
                  <m:r>
                    <m:rPr>
                      <m:sty m:val="b"/>
                    </m:rPr>
                    <w:rPr>
                      <w:rFonts w:ascii="Cambria Math" w:hAnsi="Cambria Math"/>
                    </w:rPr>
                    <m:t>1</m:t>
                  </m:r>
                </m:sub>
              </m:sSub>
            </m:oMath>
          </w:p>
        </w:tc>
        <w:tc>
          <w:tcPr>
            <w:tcW w:w="0" w:type="auto"/>
          </w:tcPr>
          <w:p w14:paraId="7B325096" w14:textId="2B11E88C" w:rsidR="00AB6F7E" w:rsidRPr="00E13265" w:rsidRDefault="00AB6F7E" w:rsidP="00E13265">
            <w:pPr>
              <w:pStyle w:val="tabulkatext"/>
              <w:cnfStyle w:val="100000000000" w:firstRow="1" w:lastRow="0" w:firstColumn="0" w:lastColumn="0" w:oddVBand="0" w:evenVBand="0" w:oddHBand="0" w:evenHBand="0" w:firstRowFirstColumn="0" w:firstRowLastColumn="0" w:lastRowFirstColumn="0" w:lastRowLastColumn="0"/>
            </w:pPr>
            <w:r w:rsidRPr="00E13265">
              <w:t xml:space="preserve">Koef. </w:t>
            </w:r>
            <m:oMath>
              <m:sSub>
                <m:sSubPr>
                  <m:ctrlPr>
                    <w:rPr>
                      <w:rFonts w:ascii="Cambria Math" w:hAnsi="Cambria Math"/>
                    </w:rPr>
                  </m:ctrlPr>
                </m:sSubPr>
                <m:e>
                  <m:r>
                    <m:rPr>
                      <m:sty m:val="bi"/>
                    </m:rPr>
                    <w:rPr>
                      <w:rFonts w:ascii="Cambria Math" w:hAnsi="Cambria Math"/>
                    </w:rPr>
                    <m:t>K</m:t>
                  </m:r>
                </m:e>
                <m:sub>
                  <m:r>
                    <m:rPr>
                      <m:sty m:val="b"/>
                    </m:rPr>
                    <w:rPr>
                      <w:rFonts w:ascii="Cambria Math" w:hAnsi="Cambria Math"/>
                    </w:rPr>
                    <m:t>2</m:t>
                  </m:r>
                </m:sub>
              </m:sSub>
            </m:oMath>
          </w:p>
        </w:tc>
        <w:tc>
          <w:tcPr>
            <w:tcW w:w="0" w:type="auto"/>
          </w:tcPr>
          <w:p w14:paraId="2222AAC7" w14:textId="721CE0D5" w:rsidR="00AB6F7E" w:rsidRPr="00E13265" w:rsidRDefault="00AB6F7E" w:rsidP="00E13265">
            <w:pPr>
              <w:pStyle w:val="tabulkatext"/>
              <w:cnfStyle w:val="100000000000" w:firstRow="1" w:lastRow="0" w:firstColumn="0" w:lastColumn="0" w:oddVBand="0" w:evenVBand="0" w:oddHBand="0" w:evenHBand="0" w:firstRowFirstColumn="0" w:firstRowLastColumn="0" w:lastRowFirstColumn="0" w:lastRowLastColumn="0"/>
            </w:pPr>
            <w:r w:rsidRPr="00E13265">
              <w:t xml:space="preserve">Koef. </w:t>
            </w:r>
            <m:oMath>
              <m:sSub>
                <m:sSubPr>
                  <m:ctrlPr>
                    <w:rPr>
                      <w:rFonts w:ascii="Cambria Math" w:hAnsi="Cambria Math"/>
                    </w:rPr>
                  </m:ctrlPr>
                </m:sSubPr>
                <m:e>
                  <m:r>
                    <m:rPr>
                      <m:sty m:val="bi"/>
                    </m:rPr>
                    <w:rPr>
                      <w:rFonts w:ascii="Cambria Math" w:hAnsi="Cambria Math"/>
                    </w:rPr>
                    <m:t>K</m:t>
                  </m:r>
                </m:e>
                <m:sub>
                  <m:r>
                    <m:rPr>
                      <m:sty m:val="b"/>
                    </m:rPr>
                    <w:rPr>
                      <w:rFonts w:ascii="Cambria Math" w:hAnsi="Cambria Math"/>
                    </w:rPr>
                    <m:t>3</m:t>
                  </m:r>
                </m:sub>
              </m:sSub>
            </m:oMath>
          </w:p>
        </w:tc>
        <w:tc>
          <w:tcPr>
            <w:tcW w:w="0" w:type="auto"/>
          </w:tcPr>
          <w:p w14:paraId="6A68CB9A" w14:textId="249D201B" w:rsidR="00AB6F7E" w:rsidRPr="00E13265" w:rsidRDefault="00AB6F7E" w:rsidP="00E13265">
            <w:pPr>
              <w:pStyle w:val="tabulkatext"/>
              <w:cnfStyle w:val="100000000000" w:firstRow="1" w:lastRow="0" w:firstColumn="0" w:lastColumn="0" w:oddVBand="0" w:evenVBand="0" w:oddHBand="0" w:evenHBand="0" w:firstRowFirstColumn="0" w:firstRowLastColumn="0" w:lastRowFirstColumn="0" w:lastRowLastColumn="0"/>
            </w:pPr>
            <w:r w:rsidRPr="00E13265">
              <w:t>Prům. úspě</w:t>
            </w:r>
            <w:r w:rsidR="008E5D5F">
              <w:t>š</w:t>
            </w:r>
            <w:r w:rsidRPr="00E13265">
              <w:t>nost na učících datech</w:t>
            </w:r>
          </w:p>
        </w:tc>
        <w:tc>
          <w:tcPr>
            <w:tcW w:w="0" w:type="auto"/>
          </w:tcPr>
          <w:p w14:paraId="5B75BBC3" w14:textId="398BA4C7" w:rsidR="00AB6F7E" w:rsidRPr="00E13265" w:rsidRDefault="00AB6F7E" w:rsidP="00E13265">
            <w:pPr>
              <w:pStyle w:val="tabulkatext"/>
              <w:cnfStyle w:val="100000000000" w:firstRow="1" w:lastRow="0" w:firstColumn="0" w:lastColumn="0" w:oddVBand="0" w:evenVBand="0" w:oddHBand="0" w:evenHBand="0" w:firstRowFirstColumn="0" w:firstRowLastColumn="0" w:lastRowFirstColumn="0" w:lastRowLastColumn="0"/>
            </w:pPr>
            <w:r w:rsidRPr="00E13265">
              <w:t>Prům. úspěšnost na testovacích datech</w:t>
            </w:r>
          </w:p>
        </w:tc>
        <w:tc>
          <w:tcPr>
            <w:tcW w:w="0" w:type="auto"/>
          </w:tcPr>
          <w:p w14:paraId="0842C13A" w14:textId="17FFB851" w:rsidR="00AB6F7E" w:rsidRPr="00E13265" w:rsidRDefault="00AB6F7E" w:rsidP="00E13265">
            <w:pPr>
              <w:pStyle w:val="tabulkatext"/>
              <w:cnfStyle w:val="100000000000" w:firstRow="1" w:lastRow="0" w:firstColumn="0" w:lastColumn="0" w:oddVBand="0" w:evenVBand="0" w:oddHBand="0" w:evenHBand="0" w:firstRowFirstColumn="0" w:firstRowLastColumn="0" w:lastRowFirstColumn="0" w:lastRowLastColumn="0"/>
            </w:pPr>
            <w:r w:rsidRPr="00E13265">
              <w:t>Čas</w:t>
            </w:r>
            <w:r w:rsidR="00AC595F" w:rsidRPr="00E13265">
              <w:t xml:space="preserve"> </w:t>
            </w:r>
            <w:r w:rsidR="008E5D5F">
              <w:br/>
              <w:t>trénování</w:t>
            </w:r>
            <w:r w:rsidR="008E5D5F">
              <w:br/>
            </w:r>
            <w:r w:rsidR="00AC595F" w:rsidRPr="00E13265">
              <w:t>(min)</w:t>
            </w:r>
          </w:p>
        </w:tc>
      </w:tr>
      <w:tr w:rsidR="006B4DE1" w14:paraId="7CA090C4" w14:textId="77777777" w:rsidTr="005E1BA7">
        <w:tc>
          <w:tcPr>
            <w:cnfStyle w:val="001000000000" w:firstRow="0" w:lastRow="0" w:firstColumn="1" w:lastColumn="0" w:oddVBand="0" w:evenVBand="0" w:oddHBand="0" w:evenHBand="0" w:firstRowFirstColumn="0" w:firstRowLastColumn="0" w:lastRowFirstColumn="0" w:lastRowLastColumn="0"/>
            <w:tcW w:w="0" w:type="auto"/>
            <w:shd w:val="clear" w:color="auto" w:fill="DEEAF6" w:themeFill="accent1" w:themeFillTint="33"/>
          </w:tcPr>
          <w:p w14:paraId="28B264D0" w14:textId="2FF7CBD9" w:rsidR="006B4DE1" w:rsidRPr="00E13265" w:rsidRDefault="006B4DE1" w:rsidP="00E13265">
            <w:pPr>
              <w:pStyle w:val="tabulkatext"/>
            </w:pPr>
            <w:r>
              <w:t>1</w:t>
            </w:r>
          </w:p>
        </w:tc>
        <w:tc>
          <w:tcPr>
            <w:tcW w:w="0" w:type="auto"/>
            <w:shd w:val="clear" w:color="auto" w:fill="DEEAF6" w:themeFill="accent1" w:themeFillTint="33"/>
          </w:tcPr>
          <w:p w14:paraId="5ED24505" w14:textId="410A034A" w:rsidR="006B4DE1" w:rsidRPr="00E13265" w:rsidRDefault="006B4DE1" w:rsidP="00E13265">
            <w:pPr>
              <w:pStyle w:val="tabulkatext"/>
              <w:cnfStyle w:val="000000000000" w:firstRow="0" w:lastRow="0" w:firstColumn="0" w:lastColumn="0" w:oddVBand="0" w:evenVBand="0" w:oddHBand="0" w:evenHBand="0" w:firstRowFirstColumn="0" w:firstRowLastColumn="0" w:lastRowFirstColumn="0" w:lastRowLastColumn="0"/>
            </w:pPr>
            <w:r>
              <w:t>64</w:t>
            </w:r>
          </w:p>
        </w:tc>
        <w:tc>
          <w:tcPr>
            <w:tcW w:w="0" w:type="auto"/>
            <w:shd w:val="clear" w:color="auto" w:fill="DEEAF6" w:themeFill="accent1" w:themeFillTint="33"/>
          </w:tcPr>
          <w:p w14:paraId="43AEB944" w14:textId="66455A31" w:rsidR="006B4DE1" w:rsidRPr="00E13265" w:rsidRDefault="006B4DE1" w:rsidP="00E13265">
            <w:pPr>
              <w:pStyle w:val="tabulkatext"/>
              <w:cnfStyle w:val="000000000000" w:firstRow="0" w:lastRow="0" w:firstColumn="0" w:lastColumn="0" w:oddVBand="0" w:evenVBand="0" w:oddHBand="0" w:evenHBand="0" w:firstRowFirstColumn="0" w:firstRowLastColumn="0" w:lastRowFirstColumn="0" w:lastRowLastColumn="0"/>
            </w:pPr>
            <w:r>
              <w:t>0.9</w:t>
            </w:r>
          </w:p>
        </w:tc>
        <w:tc>
          <w:tcPr>
            <w:tcW w:w="0" w:type="auto"/>
            <w:shd w:val="clear" w:color="auto" w:fill="DEEAF6" w:themeFill="accent1" w:themeFillTint="33"/>
          </w:tcPr>
          <w:p w14:paraId="2106477D" w14:textId="08DF933A" w:rsidR="006B4DE1" w:rsidRPr="00E13265" w:rsidRDefault="006B4DE1" w:rsidP="00E13265">
            <w:pPr>
              <w:pStyle w:val="tabulkatext"/>
              <w:cnfStyle w:val="000000000000" w:firstRow="0" w:lastRow="0" w:firstColumn="0" w:lastColumn="0" w:oddVBand="0" w:evenVBand="0" w:oddHBand="0" w:evenHBand="0" w:firstRowFirstColumn="0" w:firstRowLastColumn="0" w:lastRowFirstColumn="0" w:lastRowLastColumn="0"/>
            </w:pPr>
            <w:r>
              <w:t>0.7</w:t>
            </w:r>
          </w:p>
        </w:tc>
        <w:tc>
          <w:tcPr>
            <w:tcW w:w="0" w:type="auto"/>
            <w:shd w:val="clear" w:color="auto" w:fill="DEEAF6" w:themeFill="accent1" w:themeFillTint="33"/>
          </w:tcPr>
          <w:p w14:paraId="08F13B77" w14:textId="71482DC0" w:rsidR="006B4DE1" w:rsidRPr="00E13265" w:rsidRDefault="008451BF" w:rsidP="00E13265">
            <w:pPr>
              <w:pStyle w:val="tabulkatext"/>
              <w:cnfStyle w:val="000000000000" w:firstRow="0" w:lastRow="0" w:firstColumn="0" w:lastColumn="0" w:oddVBand="0" w:evenVBand="0" w:oddHBand="0" w:evenHBand="0" w:firstRowFirstColumn="0" w:firstRowLastColumn="0" w:lastRowFirstColumn="0" w:lastRowLastColumn="0"/>
            </w:pPr>
            <w:r>
              <w:t>0</w:t>
            </w:r>
          </w:p>
        </w:tc>
        <w:tc>
          <w:tcPr>
            <w:tcW w:w="0" w:type="auto"/>
            <w:shd w:val="clear" w:color="auto" w:fill="DEEAF6" w:themeFill="accent1" w:themeFillTint="33"/>
          </w:tcPr>
          <w:p w14:paraId="2982E86C" w14:textId="21D4C8A2" w:rsidR="006B4DE1" w:rsidRPr="00E13265" w:rsidRDefault="008451BF" w:rsidP="00E13265">
            <w:pPr>
              <w:pStyle w:val="tabulkatext"/>
              <w:cnfStyle w:val="000000000000" w:firstRow="0" w:lastRow="0" w:firstColumn="0" w:lastColumn="0" w:oddVBand="0" w:evenVBand="0" w:oddHBand="0" w:evenHBand="0" w:firstRowFirstColumn="0" w:firstRowLastColumn="0" w:lastRowFirstColumn="0" w:lastRowLastColumn="0"/>
            </w:pPr>
            <w:r>
              <w:t>0.762</w:t>
            </w:r>
          </w:p>
        </w:tc>
        <w:tc>
          <w:tcPr>
            <w:tcW w:w="0" w:type="auto"/>
            <w:shd w:val="clear" w:color="auto" w:fill="DEEAF6" w:themeFill="accent1" w:themeFillTint="33"/>
          </w:tcPr>
          <w:p w14:paraId="1E1B46D0" w14:textId="2C50828E" w:rsidR="006B4DE1" w:rsidRPr="00E13265" w:rsidRDefault="008451BF" w:rsidP="008451BF">
            <w:pPr>
              <w:pStyle w:val="tabulkatext"/>
              <w:cnfStyle w:val="000000000000" w:firstRow="0" w:lastRow="0" w:firstColumn="0" w:lastColumn="0" w:oddVBand="0" w:evenVBand="0" w:oddHBand="0" w:evenHBand="0" w:firstRowFirstColumn="0" w:firstRowLastColumn="0" w:lastRowFirstColumn="0" w:lastRowLastColumn="0"/>
            </w:pPr>
            <w:r>
              <w:t>0.351</w:t>
            </w:r>
          </w:p>
        </w:tc>
        <w:tc>
          <w:tcPr>
            <w:tcW w:w="0" w:type="auto"/>
            <w:shd w:val="clear" w:color="auto" w:fill="DEEAF6" w:themeFill="accent1" w:themeFillTint="33"/>
          </w:tcPr>
          <w:p w14:paraId="1778494B" w14:textId="5253EA04" w:rsidR="006B4DE1" w:rsidRPr="00E13265" w:rsidRDefault="00C42C7C" w:rsidP="00E13265">
            <w:pPr>
              <w:pStyle w:val="tabulkatext"/>
              <w:cnfStyle w:val="000000000000" w:firstRow="0" w:lastRow="0" w:firstColumn="0" w:lastColumn="0" w:oddVBand="0" w:evenVBand="0" w:oddHBand="0" w:evenHBand="0" w:firstRowFirstColumn="0" w:firstRowLastColumn="0" w:lastRowFirstColumn="0" w:lastRowLastColumn="0"/>
            </w:pPr>
            <w:r>
              <w:t>8</w:t>
            </w:r>
          </w:p>
        </w:tc>
      </w:tr>
      <w:tr w:rsidR="00042F03" w14:paraId="4993D8D6" w14:textId="03FB89CB" w:rsidTr="005E1BA7">
        <w:tc>
          <w:tcPr>
            <w:cnfStyle w:val="001000000000" w:firstRow="0" w:lastRow="0" w:firstColumn="1" w:lastColumn="0" w:oddVBand="0" w:evenVBand="0" w:oddHBand="0" w:evenHBand="0" w:firstRowFirstColumn="0" w:firstRowLastColumn="0" w:lastRowFirstColumn="0" w:lastRowLastColumn="0"/>
            <w:tcW w:w="0" w:type="auto"/>
            <w:shd w:val="clear" w:color="auto" w:fill="DEEAF6" w:themeFill="accent1" w:themeFillTint="33"/>
          </w:tcPr>
          <w:p w14:paraId="7F0E84CD" w14:textId="0D04E526" w:rsidR="00AB6F7E" w:rsidRPr="00E13265" w:rsidRDefault="006B4DE1" w:rsidP="00E13265">
            <w:pPr>
              <w:pStyle w:val="tabulkatext"/>
            </w:pPr>
            <w:r>
              <w:t>2</w:t>
            </w:r>
          </w:p>
        </w:tc>
        <w:tc>
          <w:tcPr>
            <w:tcW w:w="0" w:type="auto"/>
            <w:shd w:val="clear" w:color="auto" w:fill="DEEAF6" w:themeFill="accent1" w:themeFillTint="33"/>
          </w:tcPr>
          <w:p w14:paraId="2D585800" w14:textId="59AA8DCB" w:rsidR="00AB6F7E" w:rsidRPr="00E13265" w:rsidRDefault="00AB6F7E" w:rsidP="00E13265">
            <w:pPr>
              <w:pStyle w:val="tabulkatext"/>
              <w:cnfStyle w:val="000000000000" w:firstRow="0" w:lastRow="0" w:firstColumn="0" w:lastColumn="0" w:oddVBand="0" w:evenVBand="0" w:oddHBand="0" w:evenHBand="0" w:firstRowFirstColumn="0" w:firstRowLastColumn="0" w:lastRowFirstColumn="0" w:lastRowLastColumn="0"/>
            </w:pPr>
            <w:r w:rsidRPr="00E13265">
              <w:t>128</w:t>
            </w:r>
          </w:p>
        </w:tc>
        <w:tc>
          <w:tcPr>
            <w:tcW w:w="0" w:type="auto"/>
            <w:shd w:val="clear" w:color="auto" w:fill="DEEAF6" w:themeFill="accent1" w:themeFillTint="33"/>
          </w:tcPr>
          <w:p w14:paraId="3134CA33" w14:textId="5B08D499" w:rsidR="00AB6F7E" w:rsidRPr="00E13265" w:rsidRDefault="00AB6F7E" w:rsidP="00E13265">
            <w:pPr>
              <w:pStyle w:val="tabulkatext"/>
              <w:cnfStyle w:val="000000000000" w:firstRow="0" w:lastRow="0" w:firstColumn="0" w:lastColumn="0" w:oddVBand="0" w:evenVBand="0" w:oddHBand="0" w:evenHBand="0" w:firstRowFirstColumn="0" w:firstRowLastColumn="0" w:lastRowFirstColumn="0" w:lastRowLastColumn="0"/>
            </w:pPr>
            <w:r w:rsidRPr="00E13265">
              <w:t>0.9</w:t>
            </w:r>
          </w:p>
        </w:tc>
        <w:tc>
          <w:tcPr>
            <w:tcW w:w="0" w:type="auto"/>
            <w:shd w:val="clear" w:color="auto" w:fill="DEEAF6" w:themeFill="accent1" w:themeFillTint="33"/>
          </w:tcPr>
          <w:p w14:paraId="488FB93E" w14:textId="3B8E0568" w:rsidR="00AB6F7E" w:rsidRPr="00E13265" w:rsidRDefault="00AB6F7E" w:rsidP="00E13265">
            <w:pPr>
              <w:pStyle w:val="tabulkatext"/>
              <w:cnfStyle w:val="000000000000" w:firstRow="0" w:lastRow="0" w:firstColumn="0" w:lastColumn="0" w:oddVBand="0" w:evenVBand="0" w:oddHBand="0" w:evenHBand="0" w:firstRowFirstColumn="0" w:firstRowLastColumn="0" w:lastRowFirstColumn="0" w:lastRowLastColumn="0"/>
            </w:pPr>
            <w:r w:rsidRPr="00E13265">
              <w:t>0.7</w:t>
            </w:r>
          </w:p>
        </w:tc>
        <w:tc>
          <w:tcPr>
            <w:tcW w:w="0" w:type="auto"/>
            <w:shd w:val="clear" w:color="auto" w:fill="DEEAF6" w:themeFill="accent1" w:themeFillTint="33"/>
          </w:tcPr>
          <w:p w14:paraId="084731E0" w14:textId="19225172" w:rsidR="00AB6F7E" w:rsidRPr="00E13265" w:rsidRDefault="00AB6F7E" w:rsidP="00E13265">
            <w:pPr>
              <w:pStyle w:val="tabulkatext"/>
              <w:cnfStyle w:val="000000000000" w:firstRow="0" w:lastRow="0" w:firstColumn="0" w:lastColumn="0" w:oddVBand="0" w:evenVBand="0" w:oddHBand="0" w:evenHBand="0" w:firstRowFirstColumn="0" w:firstRowLastColumn="0" w:lastRowFirstColumn="0" w:lastRowLastColumn="0"/>
            </w:pPr>
            <w:r w:rsidRPr="00E13265">
              <w:t>0</w:t>
            </w:r>
          </w:p>
        </w:tc>
        <w:tc>
          <w:tcPr>
            <w:tcW w:w="0" w:type="auto"/>
            <w:shd w:val="clear" w:color="auto" w:fill="DEEAF6" w:themeFill="accent1" w:themeFillTint="33"/>
          </w:tcPr>
          <w:p w14:paraId="513DC3F8" w14:textId="1874EF77" w:rsidR="00AB6F7E" w:rsidRPr="00E13265" w:rsidRDefault="00AB6F7E" w:rsidP="00C42C7C">
            <w:pPr>
              <w:pStyle w:val="tabulkatext"/>
              <w:cnfStyle w:val="000000000000" w:firstRow="0" w:lastRow="0" w:firstColumn="0" w:lastColumn="0" w:oddVBand="0" w:evenVBand="0" w:oddHBand="0" w:evenHBand="0" w:firstRowFirstColumn="0" w:firstRowLastColumn="0" w:lastRowFirstColumn="0" w:lastRowLastColumn="0"/>
            </w:pPr>
            <w:r w:rsidRPr="00E13265">
              <w:t>0.</w:t>
            </w:r>
            <w:r w:rsidR="00C42C7C">
              <w:t>767</w:t>
            </w:r>
          </w:p>
        </w:tc>
        <w:tc>
          <w:tcPr>
            <w:tcW w:w="0" w:type="auto"/>
            <w:shd w:val="clear" w:color="auto" w:fill="DEEAF6" w:themeFill="accent1" w:themeFillTint="33"/>
          </w:tcPr>
          <w:p w14:paraId="7A3AE39E" w14:textId="768EDA22" w:rsidR="00AB6F7E" w:rsidRPr="00E13265" w:rsidRDefault="00AB6F7E" w:rsidP="00C42C7C">
            <w:pPr>
              <w:pStyle w:val="tabulkatext"/>
              <w:cnfStyle w:val="000000000000" w:firstRow="0" w:lastRow="0" w:firstColumn="0" w:lastColumn="0" w:oddVBand="0" w:evenVBand="0" w:oddHBand="0" w:evenHBand="0" w:firstRowFirstColumn="0" w:firstRowLastColumn="0" w:lastRowFirstColumn="0" w:lastRowLastColumn="0"/>
            </w:pPr>
            <w:r w:rsidRPr="00E13265">
              <w:t>0.35</w:t>
            </w:r>
            <w:r w:rsidR="00C42C7C">
              <w:t>3</w:t>
            </w:r>
          </w:p>
        </w:tc>
        <w:tc>
          <w:tcPr>
            <w:tcW w:w="0" w:type="auto"/>
            <w:shd w:val="clear" w:color="auto" w:fill="DEEAF6" w:themeFill="accent1" w:themeFillTint="33"/>
          </w:tcPr>
          <w:p w14:paraId="63E1DB4E" w14:textId="3B0A7E89" w:rsidR="00AB6F7E" w:rsidRPr="00E13265" w:rsidRDefault="00042F03" w:rsidP="00E13265">
            <w:pPr>
              <w:pStyle w:val="tabulkatext"/>
              <w:cnfStyle w:val="000000000000" w:firstRow="0" w:lastRow="0" w:firstColumn="0" w:lastColumn="0" w:oddVBand="0" w:evenVBand="0" w:oddHBand="0" w:evenHBand="0" w:firstRowFirstColumn="0" w:firstRowLastColumn="0" w:lastRowFirstColumn="0" w:lastRowLastColumn="0"/>
            </w:pPr>
            <w:r>
              <w:t>8</w:t>
            </w:r>
          </w:p>
        </w:tc>
      </w:tr>
      <w:tr w:rsidR="00042F03" w14:paraId="04C8C596" w14:textId="6AA71FC4" w:rsidTr="005E1BA7">
        <w:tc>
          <w:tcPr>
            <w:cnfStyle w:val="001000000000" w:firstRow="0" w:lastRow="0" w:firstColumn="1" w:lastColumn="0" w:oddVBand="0" w:evenVBand="0" w:oddHBand="0" w:evenHBand="0" w:firstRowFirstColumn="0" w:firstRowLastColumn="0" w:lastRowFirstColumn="0" w:lastRowLastColumn="0"/>
            <w:tcW w:w="0" w:type="auto"/>
            <w:shd w:val="clear" w:color="auto" w:fill="DEEAF6" w:themeFill="accent1" w:themeFillTint="33"/>
          </w:tcPr>
          <w:p w14:paraId="6C6903A5" w14:textId="58BAD85D" w:rsidR="00AB6F7E" w:rsidRPr="00E13265" w:rsidRDefault="006B4DE1" w:rsidP="00E13265">
            <w:pPr>
              <w:pStyle w:val="tabulkatext"/>
            </w:pPr>
            <w:r>
              <w:t>3</w:t>
            </w:r>
          </w:p>
        </w:tc>
        <w:tc>
          <w:tcPr>
            <w:tcW w:w="0" w:type="auto"/>
            <w:shd w:val="clear" w:color="auto" w:fill="DEEAF6" w:themeFill="accent1" w:themeFillTint="33"/>
          </w:tcPr>
          <w:p w14:paraId="69389D39" w14:textId="6B09A76D" w:rsidR="00AB6F7E" w:rsidRPr="00E13265" w:rsidRDefault="00AB6F7E" w:rsidP="00E13265">
            <w:pPr>
              <w:pStyle w:val="tabulkatext"/>
              <w:cnfStyle w:val="000000000000" w:firstRow="0" w:lastRow="0" w:firstColumn="0" w:lastColumn="0" w:oddVBand="0" w:evenVBand="0" w:oddHBand="0" w:evenHBand="0" w:firstRowFirstColumn="0" w:firstRowLastColumn="0" w:lastRowFirstColumn="0" w:lastRowLastColumn="0"/>
            </w:pPr>
            <w:r w:rsidRPr="00E13265">
              <w:t>512</w:t>
            </w:r>
          </w:p>
        </w:tc>
        <w:tc>
          <w:tcPr>
            <w:tcW w:w="0" w:type="auto"/>
            <w:shd w:val="clear" w:color="auto" w:fill="DEEAF6" w:themeFill="accent1" w:themeFillTint="33"/>
          </w:tcPr>
          <w:p w14:paraId="3BF49269" w14:textId="12C64A79" w:rsidR="00AB6F7E" w:rsidRPr="00E13265" w:rsidRDefault="00AB6F7E" w:rsidP="00E13265">
            <w:pPr>
              <w:pStyle w:val="tabulkatext"/>
              <w:cnfStyle w:val="000000000000" w:firstRow="0" w:lastRow="0" w:firstColumn="0" w:lastColumn="0" w:oddVBand="0" w:evenVBand="0" w:oddHBand="0" w:evenHBand="0" w:firstRowFirstColumn="0" w:firstRowLastColumn="0" w:lastRowFirstColumn="0" w:lastRowLastColumn="0"/>
            </w:pPr>
            <w:r w:rsidRPr="00E13265">
              <w:t>0.9</w:t>
            </w:r>
          </w:p>
        </w:tc>
        <w:tc>
          <w:tcPr>
            <w:tcW w:w="0" w:type="auto"/>
            <w:shd w:val="clear" w:color="auto" w:fill="DEEAF6" w:themeFill="accent1" w:themeFillTint="33"/>
          </w:tcPr>
          <w:p w14:paraId="30A1A5E7" w14:textId="6A20674A" w:rsidR="00AB6F7E" w:rsidRPr="00E13265" w:rsidRDefault="00AB6F7E" w:rsidP="00E13265">
            <w:pPr>
              <w:pStyle w:val="tabulkatext"/>
              <w:cnfStyle w:val="000000000000" w:firstRow="0" w:lastRow="0" w:firstColumn="0" w:lastColumn="0" w:oddVBand="0" w:evenVBand="0" w:oddHBand="0" w:evenHBand="0" w:firstRowFirstColumn="0" w:firstRowLastColumn="0" w:lastRowFirstColumn="0" w:lastRowLastColumn="0"/>
            </w:pPr>
            <w:r w:rsidRPr="00E13265">
              <w:t>0.7</w:t>
            </w:r>
          </w:p>
        </w:tc>
        <w:tc>
          <w:tcPr>
            <w:tcW w:w="0" w:type="auto"/>
            <w:shd w:val="clear" w:color="auto" w:fill="DEEAF6" w:themeFill="accent1" w:themeFillTint="33"/>
          </w:tcPr>
          <w:p w14:paraId="44666E01" w14:textId="2B7796B9" w:rsidR="00AB6F7E" w:rsidRPr="00E13265" w:rsidRDefault="00AB6F7E" w:rsidP="00E13265">
            <w:pPr>
              <w:pStyle w:val="tabulkatext"/>
              <w:cnfStyle w:val="000000000000" w:firstRow="0" w:lastRow="0" w:firstColumn="0" w:lastColumn="0" w:oddVBand="0" w:evenVBand="0" w:oddHBand="0" w:evenHBand="0" w:firstRowFirstColumn="0" w:firstRowLastColumn="0" w:lastRowFirstColumn="0" w:lastRowLastColumn="0"/>
            </w:pPr>
            <w:r w:rsidRPr="00E13265">
              <w:t>0</w:t>
            </w:r>
          </w:p>
        </w:tc>
        <w:tc>
          <w:tcPr>
            <w:tcW w:w="0" w:type="auto"/>
            <w:shd w:val="clear" w:color="auto" w:fill="DEEAF6" w:themeFill="accent1" w:themeFillTint="33"/>
          </w:tcPr>
          <w:p w14:paraId="2896E319" w14:textId="26A69993" w:rsidR="00AB6F7E" w:rsidRPr="00E13265" w:rsidRDefault="00AC595F" w:rsidP="00E13265">
            <w:pPr>
              <w:pStyle w:val="tabulkatext"/>
              <w:cnfStyle w:val="000000000000" w:firstRow="0" w:lastRow="0" w:firstColumn="0" w:lastColumn="0" w:oddVBand="0" w:evenVBand="0" w:oddHBand="0" w:evenHBand="0" w:firstRowFirstColumn="0" w:firstRowLastColumn="0" w:lastRowFirstColumn="0" w:lastRowLastColumn="0"/>
            </w:pPr>
            <w:r w:rsidRPr="00E13265">
              <w:t>0.730</w:t>
            </w:r>
          </w:p>
        </w:tc>
        <w:tc>
          <w:tcPr>
            <w:tcW w:w="0" w:type="auto"/>
            <w:shd w:val="clear" w:color="auto" w:fill="DEEAF6" w:themeFill="accent1" w:themeFillTint="33"/>
          </w:tcPr>
          <w:p w14:paraId="3F92FB8A" w14:textId="3A16CC55" w:rsidR="00AB6F7E" w:rsidRPr="00E13265" w:rsidRDefault="00AC595F" w:rsidP="00E13265">
            <w:pPr>
              <w:pStyle w:val="tabulkatext"/>
              <w:cnfStyle w:val="000000000000" w:firstRow="0" w:lastRow="0" w:firstColumn="0" w:lastColumn="0" w:oddVBand="0" w:evenVBand="0" w:oddHBand="0" w:evenHBand="0" w:firstRowFirstColumn="0" w:firstRowLastColumn="0" w:lastRowFirstColumn="0" w:lastRowLastColumn="0"/>
            </w:pPr>
            <w:r w:rsidRPr="00E13265">
              <w:t>0.351</w:t>
            </w:r>
          </w:p>
        </w:tc>
        <w:tc>
          <w:tcPr>
            <w:tcW w:w="0" w:type="auto"/>
            <w:shd w:val="clear" w:color="auto" w:fill="DEEAF6" w:themeFill="accent1" w:themeFillTint="33"/>
          </w:tcPr>
          <w:p w14:paraId="287A99A4" w14:textId="46D201B2" w:rsidR="00AB6F7E" w:rsidRPr="00E13265" w:rsidRDefault="00AC595F" w:rsidP="00E13265">
            <w:pPr>
              <w:pStyle w:val="tabulkatext"/>
              <w:cnfStyle w:val="000000000000" w:firstRow="0" w:lastRow="0" w:firstColumn="0" w:lastColumn="0" w:oddVBand="0" w:evenVBand="0" w:oddHBand="0" w:evenHBand="0" w:firstRowFirstColumn="0" w:firstRowLastColumn="0" w:lastRowFirstColumn="0" w:lastRowLastColumn="0"/>
            </w:pPr>
            <w:r w:rsidRPr="00E13265">
              <w:t>3</w:t>
            </w:r>
          </w:p>
        </w:tc>
      </w:tr>
      <w:tr w:rsidR="00E13265" w14:paraId="6EB9204C" w14:textId="0264F097" w:rsidTr="005E1BA7">
        <w:tc>
          <w:tcPr>
            <w:cnfStyle w:val="001000000000" w:firstRow="0" w:lastRow="0" w:firstColumn="1" w:lastColumn="0" w:oddVBand="0" w:evenVBand="0" w:oddHBand="0" w:evenHBand="0" w:firstRowFirstColumn="0" w:firstRowLastColumn="0" w:lastRowFirstColumn="0" w:lastRowLastColumn="0"/>
            <w:tcW w:w="0" w:type="auto"/>
            <w:shd w:val="clear" w:color="auto" w:fill="FBE4D5" w:themeFill="accent2" w:themeFillTint="33"/>
          </w:tcPr>
          <w:p w14:paraId="72471E9E" w14:textId="0B6E2631" w:rsidR="005E1BA7" w:rsidRPr="00E13265" w:rsidRDefault="006B4DE1" w:rsidP="00E13265">
            <w:pPr>
              <w:pStyle w:val="tabulkatext"/>
            </w:pPr>
            <w:r>
              <w:t>4</w:t>
            </w:r>
          </w:p>
        </w:tc>
        <w:tc>
          <w:tcPr>
            <w:tcW w:w="0" w:type="auto"/>
            <w:shd w:val="clear" w:color="auto" w:fill="FBE4D5" w:themeFill="accent2" w:themeFillTint="33"/>
          </w:tcPr>
          <w:p w14:paraId="5C8B35DB" w14:textId="4C374A3E" w:rsidR="005E1BA7" w:rsidRPr="00E13265" w:rsidRDefault="005E1BA7" w:rsidP="00E13265">
            <w:pPr>
              <w:pStyle w:val="tabulkatext"/>
              <w:cnfStyle w:val="000000000000" w:firstRow="0" w:lastRow="0" w:firstColumn="0" w:lastColumn="0" w:oddVBand="0" w:evenVBand="0" w:oddHBand="0" w:evenHBand="0" w:firstRowFirstColumn="0" w:firstRowLastColumn="0" w:lastRowFirstColumn="0" w:lastRowLastColumn="0"/>
            </w:pPr>
            <w:r w:rsidRPr="00E13265">
              <w:t>128</w:t>
            </w:r>
          </w:p>
        </w:tc>
        <w:tc>
          <w:tcPr>
            <w:tcW w:w="0" w:type="auto"/>
            <w:shd w:val="clear" w:color="auto" w:fill="FBE4D5" w:themeFill="accent2" w:themeFillTint="33"/>
          </w:tcPr>
          <w:p w14:paraId="639DE880" w14:textId="19C061D8" w:rsidR="005E1BA7" w:rsidRPr="00E13265" w:rsidRDefault="005E1BA7" w:rsidP="00E13265">
            <w:pPr>
              <w:pStyle w:val="tabulkatext"/>
              <w:cnfStyle w:val="000000000000" w:firstRow="0" w:lastRow="0" w:firstColumn="0" w:lastColumn="0" w:oddVBand="0" w:evenVBand="0" w:oddHBand="0" w:evenHBand="0" w:firstRowFirstColumn="0" w:firstRowLastColumn="0" w:lastRowFirstColumn="0" w:lastRowLastColumn="0"/>
            </w:pPr>
            <w:r w:rsidRPr="00E13265">
              <w:t>0.9</w:t>
            </w:r>
          </w:p>
        </w:tc>
        <w:tc>
          <w:tcPr>
            <w:tcW w:w="0" w:type="auto"/>
            <w:shd w:val="clear" w:color="auto" w:fill="FBE4D5" w:themeFill="accent2" w:themeFillTint="33"/>
          </w:tcPr>
          <w:p w14:paraId="3BED5D74" w14:textId="04766773" w:rsidR="005E1BA7" w:rsidRPr="00E13265" w:rsidRDefault="005E1BA7" w:rsidP="00E13265">
            <w:pPr>
              <w:pStyle w:val="tabulkatext"/>
              <w:cnfStyle w:val="000000000000" w:firstRow="0" w:lastRow="0" w:firstColumn="0" w:lastColumn="0" w:oddVBand="0" w:evenVBand="0" w:oddHBand="0" w:evenHBand="0" w:firstRowFirstColumn="0" w:firstRowLastColumn="0" w:lastRowFirstColumn="0" w:lastRowLastColumn="0"/>
            </w:pPr>
            <w:r w:rsidRPr="00E13265">
              <w:t>0.7</w:t>
            </w:r>
          </w:p>
        </w:tc>
        <w:tc>
          <w:tcPr>
            <w:tcW w:w="0" w:type="auto"/>
            <w:shd w:val="clear" w:color="auto" w:fill="FBE4D5" w:themeFill="accent2" w:themeFillTint="33"/>
          </w:tcPr>
          <w:p w14:paraId="1C26F4A6" w14:textId="4D6B614C" w:rsidR="005E1BA7" w:rsidRPr="00E13265" w:rsidRDefault="005E1BA7" w:rsidP="00E13265">
            <w:pPr>
              <w:pStyle w:val="tabulkatext"/>
              <w:cnfStyle w:val="000000000000" w:firstRow="0" w:lastRow="0" w:firstColumn="0" w:lastColumn="0" w:oddVBand="0" w:evenVBand="0" w:oddHBand="0" w:evenHBand="0" w:firstRowFirstColumn="0" w:firstRowLastColumn="0" w:lastRowFirstColumn="0" w:lastRowLastColumn="0"/>
            </w:pPr>
            <w:r w:rsidRPr="00E13265">
              <w:t>0.5</w:t>
            </w:r>
          </w:p>
        </w:tc>
        <w:tc>
          <w:tcPr>
            <w:tcW w:w="0" w:type="auto"/>
            <w:shd w:val="clear" w:color="auto" w:fill="FBE4D5" w:themeFill="accent2" w:themeFillTint="33"/>
          </w:tcPr>
          <w:p w14:paraId="1D843F0D" w14:textId="2C9AA1A9" w:rsidR="005E1BA7" w:rsidRPr="00E13265" w:rsidRDefault="00E13265" w:rsidP="00E13265">
            <w:pPr>
              <w:pStyle w:val="tabulkatext"/>
              <w:cnfStyle w:val="000000000000" w:firstRow="0" w:lastRow="0" w:firstColumn="0" w:lastColumn="0" w:oddVBand="0" w:evenVBand="0" w:oddHBand="0" w:evenHBand="0" w:firstRowFirstColumn="0" w:firstRowLastColumn="0" w:lastRowFirstColumn="0" w:lastRowLastColumn="0"/>
            </w:pPr>
            <w:r w:rsidRPr="00E13265">
              <w:t>0.766</w:t>
            </w:r>
          </w:p>
        </w:tc>
        <w:tc>
          <w:tcPr>
            <w:tcW w:w="0" w:type="auto"/>
            <w:shd w:val="clear" w:color="auto" w:fill="FBE4D5" w:themeFill="accent2" w:themeFillTint="33"/>
          </w:tcPr>
          <w:p w14:paraId="757398C8" w14:textId="21014464" w:rsidR="005E1BA7" w:rsidRPr="00E13265" w:rsidRDefault="00E13265" w:rsidP="00E13265">
            <w:pPr>
              <w:pStyle w:val="tabulkatext"/>
              <w:cnfStyle w:val="000000000000" w:firstRow="0" w:lastRow="0" w:firstColumn="0" w:lastColumn="0" w:oddVBand="0" w:evenVBand="0" w:oddHBand="0" w:evenHBand="0" w:firstRowFirstColumn="0" w:firstRowLastColumn="0" w:lastRowFirstColumn="0" w:lastRowLastColumn="0"/>
            </w:pPr>
            <w:r w:rsidRPr="00E13265">
              <w:t>0.346</w:t>
            </w:r>
          </w:p>
        </w:tc>
        <w:tc>
          <w:tcPr>
            <w:tcW w:w="0" w:type="auto"/>
            <w:shd w:val="clear" w:color="auto" w:fill="FBE4D5" w:themeFill="accent2" w:themeFillTint="33"/>
          </w:tcPr>
          <w:p w14:paraId="756E7352" w14:textId="1836F440" w:rsidR="005E1BA7" w:rsidRPr="00E13265" w:rsidRDefault="00E13265" w:rsidP="00E13265">
            <w:pPr>
              <w:pStyle w:val="tabulkatext"/>
              <w:cnfStyle w:val="000000000000" w:firstRow="0" w:lastRow="0" w:firstColumn="0" w:lastColumn="0" w:oddVBand="0" w:evenVBand="0" w:oddHBand="0" w:evenHBand="0" w:firstRowFirstColumn="0" w:firstRowLastColumn="0" w:lastRowFirstColumn="0" w:lastRowLastColumn="0"/>
            </w:pPr>
            <w:r w:rsidRPr="00E13265">
              <w:t>10</w:t>
            </w:r>
          </w:p>
        </w:tc>
      </w:tr>
      <w:tr w:rsidR="005E1BA7" w14:paraId="4EBE353A" w14:textId="77777777" w:rsidTr="005E1BA7">
        <w:tc>
          <w:tcPr>
            <w:cnfStyle w:val="001000000000" w:firstRow="0" w:lastRow="0" w:firstColumn="1" w:lastColumn="0" w:oddVBand="0" w:evenVBand="0" w:oddHBand="0" w:evenHBand="0" w:firstRowFirstColumn="0" w:firstRowLastColumn="0" w:lastRowFirstColumn="0" w:lastRowLastColumn="0"/>
            <w:tcW w:w="0" w:type="auto"/>
            <w:shd w:val="clear" w:color="auto" w:fill="FBE4D5" w:themeFill="accent2" w:themeFillTint="33"/>
          </w:tcPr>
          <w:p w14:paraId="78ED2AE7" w14:textId="42607FB3" w:rsidR="005E1BA7" w:rsidRPr="00E13265" w:rsidRDefault="006B4DE1" w:rsidP="00E13265">
            <w:pPr>
              <w:pStyle w:val="tabulkatext"/>
            </w:pPr>
            <w:r>
              <w:t>5</w:t>
            </w:r>
          </w:p>
        </w:tc>
        <w:tc>
          <w:tcPr>
            <w:tcW w:w="0" w:type="auto"/>
            <w:shd w:val="clear" w:color="auto" w:fill="FBE4D5" w:themeFill="accent2" w:themeFillTint="33"/>
          </w:tcPr>
          <w:p w14:paraId="3D93E37E" w14:textId="1D9271F0" w:rsidR="005E1BA7" w:rsidRPr="00E13265" w:rsidRDefault="005E1BA7" w:rsidP="00E13265">
            <w:pPr>
              <w:pStyle w:val="tabulkatext"/>
              <w:cnfStyle w:val="000000000000" w:firstRow="0" w:lastRow="0" w:firstColumn="0" w:lastColumn="0" w:oddVBand="0" w:evenVBand="0" w:oddHBand="0" w:evenHBand="0" w:firstRowFirstColumn="0" w:firstRowLastColumn="0" w:lastRowFirstColumn="0" w:lastRowLastColumn="0"/>
            </w:pPr>
            <w:r w:rsidRPr="00E13265">
              <w:t>512</w:t>
            </w:r>
          </w:p>
        </w:tc>
        <w:tc>
          <w:tcPr>
            <w:tcW w:w="0" w:type="auto"/>
            <w:shd w:val="clear" w:color="auto" w:fill="FBE4D5" w:themeFill="accent2" w:themeFillTint="33"/>
          </w:tcPr>
          <w:p w14:paraId="6D8B311D" w14:textId="1629C959" w:rsidR="005E1BA7" w:rsidRPr="00E13265" w:rsidRDefault="005E1BA7" w:rsidP="00E13265">
            <w:pPr>
              <w:pStyle w:val="tabulkatext"/>
              <w:cnfStyle w:val="000000000000" w:firstRow="0" w:lastRow="0" w:firstColumn="0" w:lastColumn="0" w:oddVBand="0" w:evenVBand="0" w:oddHBand="0" w:evenHBand="0" w:firstRowFirstColumn="0" w:firstRowLastColumn="0" w:lastRowFirstColumn="0" w:lastRowLastColumn="0"/>
            </w:pPr>
            <w:r w:rsidRPr="00E13265">
              <w:t>0.9</w:t>
            </w:r>
          </w:p>
        </w:tc>
        <w:tc>
          <w:tcPr>
            <w:tcW w:w="0" w:type="auto"/>
            <w:shd w:val="clear" w:color="auto" w:fill="FBE4D5" w:themeFill="accent2" w:themeFillTint="33"/>
          </w:tcPr>
          <w:p w14:paraId="0FE8054C" w14:textId="5C1E27E8" w:rsidR="005E1BA7" w:rsidRPr="00E13265" w:rsidRDefault="005E1BA7" w:rsidP="00E13265">
            <w:pPr>
              <w:pStyle w:val="tabulkatext"/>
              <w:cnfStyle w:val="000000000000" w:firstRow="0" w:lastRow="0" w:firstColumn="0" w:lastColumn="0" w:oddVBand="0" w:evenVBand="0" w:oddHBand="0" w:evenHBand="0" w:firstRowFirstColumn="0" w:firstRowLastColumn="0" w:lastRowFirstColumn="0" w:lastRowLastColumn="0"/>
            </w:pPr>
            <w:r w:rsidRPr="00E13265">
              <w:t>0.7</w:t>
            </w:r>
          </w:p>
        </w:tc>
        <w:tc>
          <w:tcPr>
            <w:tcW w:w="0" w:type="auto"/>
            <w:shd w:val="clear" w:color="auto" w:fill="FBE4D5" w:themeFill="accent2" w:themeFillTint="33"/>
          </w:tcPr>
          <w:p w14:paraId="531FED7B" w14:textId="0BEDE18D" w:rsidR="005E1BA7" w:rsidRPr="00E13265" w:rsidRDefault="005E1BA7" w:rsidP="00E13265">
            <w:pPr>
              <w:pStyle w:val="tabulkatext"/>
              <w:cnfStyle w:val="000000000000" w:firstRow="0" w:lastRow="0" w:firstColumn="0" w:lastColumn="0" w:oddVBand="0" w:evenVBand="0" w:oddHBand="0" w:evenHBand="0" w:firstRowFirstColumn="0" w:firstRowLastColumn="0" w:lastRowFirstColumn="0" w:lastRowLastColumn="0"/>
            </w:pPr>
            <w:r w:rsidRPr="00E13265">
              <w:t>0.5</w:t>
            </w:r>
          </w:p>
        </w:tc>
        <w:tc>
          <w:tcPr>
            <w:tcW w:w="0" w:type="auto"/>
            <w:shd w:val="clear" w:color="auto" w:fill="FBE4D5" w:themeFill="accent2" w:themeFillTint="33"/>
          </w:tcPr>
          <w:p w14:paraId="0AE65C5B" w14:textId="3FF291C6" w:rsidR="005E1BA7" w:rsidRPr="00E13265" w:rsidRDefault="005E1BA7" w:rsidP="00E13265">
            <w:pPr>
              <w:pStyle w:val="tabulkatext"/>
              <w:cnfStyle w:val="000000000000" w:firstRow="0" w:lastRow="0" w:firstColumn="0" w:lastColumn="0" w:oddVBand="0" w:evenVBand="0" w:oddHBand="0" w:evenHBand="0" w:firstRowFirstColumn="0" w:firstRowLastColumn="0" w:lastRowFirstColumn="0" w:lastRowLastColumn="0"/>
            </w:pPr>
            <w:r w:rsidRPr="00E13265">
              <w:t>0.731</w:t>
            </w:r>
          </w:p>
        </w:tc>
        <w:tc>
          <w:tcPr>
            <w:tcW w:w="0" w:type="auto"/>
            <w:shd w:val="clear" w:color="auto" w:fill="FBE4D5" w:themeFill="accent2" w:themeFillTint="33"/>
          </w:tcPr>
          <w:p w14:paraId="4271CC46" w14:textId="57CF3192" w:rsidR="005E1BA7" w:rsidRPr="00E13265" w:rsidRDefault="005E1BA7" w:rsidP="00E13265">
            <w:pPr>
              <w:pStyle w:val="tabulkatext"/>
              <w:cnfStyle w:val="000000000000" w:firstRow="0" w:lastRow="0" w:firstColumn="0" w:lastColumn="0" w:oddVBand="0" w:evenVBand="0" w:oddHBand="0" w:evenHBand="0" w:firstRowFirstColumn="0" w:firstRowLastColumn="0" w:lastRowFirstColumn="0" w:lastRowLastColumn="0"/>
            </w:pPr>
            <w:r w:rsidRPr="00E13265">
              <w:t>0.346</w:t>
            </w:r>
          </w:p>
        </w:tc>
        <w:tc>
          <w:tcPr>
            <w:tcW w:w="0" w:type="auto"/>
            <w:shd w:val="clear" w:color="auto" w:fill="FBE4D5" w:themeFill="accent2" w:themeFillTint="33"/>
          </w:tcPr>
          <w:p w14:paraId="22B682A2" w14:textId="42AD834F" w:rsidR="005E1BA7" w:rsidRPr="00E13265" w:rsidRDefault="005E1BA7" w:rsidP="00E13265">
            <w:pPr>
              <w:pStyle w:val="tabulkatext"/>
              <w:cnfStyle w:val="000000000000" w:firstRow="0" w:lastRow="0" w:firstColumn="0" w:lastColumn="0" w:oddVBand="0" w:evenVBand="0" w:oddHBand="0" w:evenHBand="0" w:firstRowFirstColumn="0" w:firstRowLastColumn="0" w:lastRowFirstColumn="0" w:lastRowLastColumn="0"/>
            </w:pPr>
            <w:r w:rsidRPr="00E13265">
              <w:t>4</w:t>
            </w:r>
          </w:p>
        </w:tc>
      </w:tr>
      <w:tr w:rsidR="00E13265" w14:paraId="30943A65" w14:textId="294AFFE9" w:rsidTr="00E13265">
        <w:tc>
          <w:tcPr>
            <w:cnfStyle w:val="001000000000" w:firstRow="0" w:lastRow="0" w:firstColumn="1" w:lastColumn="0" w:oddVBand="0" w:evenVBand="0" w:oddHBand="0" w:evenHBand="0" w:firstRowFirstColumn="0" w:firstRowLastColumn="0" w:lastRowFirstColumn="0" w:lastRowLastColumn="0"/>
            <w:tcW w:w="0" w:type="auto"/>
            <w:shd w:val="clear" w:color="auto" w:fill="E2EFD9" w:themeFill="accent6" w:themeFillTint="33"/>
          </w:tcPr>
          <w:p w14:paraId="2BEBB4EB" w14:textId="676A381D" w:rsidR="005E1BA7" w:rsidRPr="00E13265" w:rsidRDefault="006B4DE1" w:rsidP="00E13265">
            <w:pPr>
              <w:pStyle w:val="tabulkatext"/>
            </w:pPr>
            <w:r>
              <w:t>6</w:t>
            </w:r>
          </w:p>
        </w:tc>
        <w:tc>
          <w:tcPr>
            <w:tcW w:w="0" w:type="auto"/>
            <w:shd w:val="clear" w:color="auto" w:fill="E2EFD9" w:themeFill="accent6" w:themeFillTint="33"/>
          </w:tcPr>
          <w:p w14:paraId="0C8865A1" w14:textId="53A34B1E" w:rsidR="005E1BA7" w:rsidRPr="00E13265" w:rsidRDefault="005E1BA7" w:rsidP="00E13265">
            <w:pPr>
              <w:pStyle w:val="tabulkatext"/>
              <w:cnfStyle w:val="000000000000" w:firstRow="0" w:lastRow="0" w:firstColumn="0" w:lastColumn="0" w:oddVBand="0" w:evenVBand="0" w:oddHBand="0" w:evenHBand="0" w:firstRowFirstColumn="0" w:firstRowLastColumn="0" w:lastRowFirstColumn="0" w:lastRowLastColumn="0"/>
            </w:pPr>
            <w:r w:rsidRPr="00E13265">
              <w:t>512</w:t>
            </w:r>
          </w:p>
        </w:tc>
        <w:tc>
          <w:tcPr>
            <w:tcW w:w="0" w:type="auto"/>
            <w:shd w:val="clear" w:color="auto" w:fill="E2EFD9" w:themeFill="accent6" w:themeFillTint="33"/>
          </w:tcPr>
          <w:p w14:paraId="67AF8530" w14:textId="3B80A147" w:rsidR="005E1BA7" w:rsidRPr="00E13265" w:rsidRDefault="005E1BA7" w:rsidP="00E13265">
            <w:pPr>
              <w:pStyle w:val="tabulkatext"/>
              <w:cnfStyle w:val="000000000000" w:firstRow="0" w:lastRow="0" w:firstColumn="0" w:lastColumn="0" w:oddVBand="0" w:evenVBand="0" w:oddHBand="0" w:evenHBand="0" w:firstRowFirstColumn="0" w:firstRowLastColumn="0" w:lastRowFirstColumn="0" w:lastRowLastColumn="0"/>
            </w:pPr>
            <w:r w:rsidRPr="00E13265">
              <w:t>1</w:t>
            </w:r>
          </w:p>
        </w:tc>
        <w:tc>
          <w:tcPr>
            <w:tcW w:w="0" w:type="auto"/>
            <w:shd w:val="clear" w:color="auto" w:fill="E2EFD9" w:themeFill="accent6" w:themeFillTint="33"/>
          </w:tcPr>
          <w:p w14:paraId="53956903" w14:textId="5E672B68" w:rsidR="005E1BA7" w:rsidRPr="00E13265" w:rsidRDefault="005E1BA7" w:rsidP="00E13265">
            <w:pPr>
              <w:pStyle w:val="tabulkatext"/>
              <w:cnfStyle w:val="000000000000" w:firstRow="0" w:lastRow="0" w:firstColumn="0" w:lastColumn="0" w:oddVBand="0" w:evenVBand="0" w:oddHBand="0" w:evenHBand="0" w:firstRowFirstColumn="0" w:firstRowLastColumn="0" w:lastRowFirstColumn="0" w:lastRowLastColumn="0"/>
            </w:pPr>
            <w:r w:rsidRPr="00E13265">
              <w:t>1</w:t>
            </w:r>
          </w:p>
        </w:tc>
        <w:tc>
          <w:tcPr>
            <w:tcW w:w="0" w:type="auto"/>
            <w:shd w:val="clear" w:color="auto" w:fill="E2EFD9" w:themeFill="accent6" w:themeFillTint="33"/>
          </w:tcPr>
          <w:p w14:paraId="25EA8B7B" w14:textId="7BCF4A0E" w:rsidR="005E1BA7" w:rsidRPr="00E13265" w:rsidRDefault="005E1BA7" w:rsidP="00E13265">
            <w:pPr>
              <w:pStyle w:val="tabulkatext"/>
              <w:cnfStyle w:val="000000000000" w:firstRow="0" w:lastRow="0" w:firstColumn="0" w:lastColumn="0" w:oddVBand="0" w:evenVBand="0" w:oddHBand="0" w:evenHBand="0" w:firstRowFirstColumn="0" w:firstRowLastColumn="0" w:lastRowFirstColumn="0" w:lastRowLastColumn="0"/>
            </w:pPr>
            <w:r w:rsidRPr="00E13265">
              <w:t>0.7</w:t>
            </w:r>
          </w:p>
        </w:tc>
        <w:tc>
          <w:tcPr>
            <w:tcW w:w="0" w:type="auto"/>
            <w:shd w:val="clear" w:color="auto" w:fill="E2EFD9" w:themeFill="accent6" w:themeFillTint="33"/>
          </w:tcPr>
          <w:p w14:paraId="31F5BD09" w14:textId="6BD01D0A" w:rsidR="005E1BA7" w:rsidRPr="00E13265" w:rsidRDefault="006B4DE1" w:rsidP="00E13265">
            <w:pPr>
              <w:pStyle w:val="tabulkatext"/>
              <w:cnfStyle w:val="000000000000" w:firstRow="0" w:lastRow="0" w:firstColumn="0" w:lastColumn="0" w:oddVBand="0" w:evenVBand="0" w:oddHBand="0" w:evenHBand="0" w:firstRowFirstColumn="0" w:firstRowLastColumn="0" w:lastRowFirstColumn="0" w:lastRowLastColumn="0"/>
            </w:pPr>
            <w:r>
              <w:t>0.739</w:t>
            </w:r>
          </w:p>
        </w:tc>
        <w:tc>
          <w:tcPr>
            <w:tcW w:w="0" w:type="auto"/>
            <w:shd w:val="clear" w:color="auto" w:fill="E2EFD9" w:themeFill="accent6" w:themeFillTint="33"/>
          </w:tcPr>
          <w:p w14:paraId="3B61C375" w14:textId="26F66354" w:rsidR="005E1BA7" w:rsidRPr="00E13265" w:rsidRDefault="006B4DE1" w:rsidP="00E13265">
            <w:pPr>
              <w:pStyle w:val="tabulkatext"/>
              <w:cnfStyle w:val="000000000000" w:firstRow="0" w:lastRow="0" w:firstColumn="0" w:lastColumn="0" w:oddVBand="0" w:evenVBand="0" w:oddHBand="0" w:evenHBand="0" w:firstRowFirstColumn="0" w:firstRowLastColumn="0" w:lastRowFirstColumn="0" w:lastRowLastColumn="0"/>
            </w:pPr>
            <w:r>
              <w:t>0.347</w:t>
            </w:r>
          </w:p>
        </w:tc>
        <w:tc>
          <w:tcPr>
            <w:tcW w:w="0" w:type="auto"/>
            <w:shd w:val="clear" w:color="auto" w:fill="E2EFD9" w:themeFill="accent6" w:themeFillTint="33"/>
          </w:tcPr>
          <w:p w14:paraId="3D48666F" w14:textId="1566CAA8" w:rsidR="005E1BA7" w:rsidRPr="00E13265" w:rsidRDefault="006B4DE1" w:rsidP="00E13265">
            <w:pPr>
              <w:pStyle w:val="tabulkatext"/>
              <w:cnfStyle w:val="000000000000" w:firstRow="0" w:lastRow="0" w:firstColumn="0" w:lastColumn="0" w:oddVBand="0" w:evenVBand="0" w:oddHBand="0" w:evenHBand="0" w:firstRowFirstColumn="0" w:firstRowLastColumn="0" w:lastRowFirstColumn="0" w:lastRowLastColumn="0"/>
            </w:pPr>
            <w:r>
              <w:t>4</w:t>
            </w:r>
          </w:p>
        </w:tc>
      </w:tr>
    </w:tbl>
    <w:p w14:paraId="0F5E5B29" w14:textId="77777777" w:rsidR="00EB0D82" w:rsidRDefault="00EB0D82" w:rsidP="00083C0C">
      <w:pPr>
        <w:pStyle w:val="Standartnitext"/>
        <w:ind w:firstLine="576"/>
      </w:pPr>
    </w:p>
    <w:p w14:paraId="4E2A4B0E" w14:textId="04DC125D" w:rsidR="001D4309" w:rsidRDefault="00083C0C" w:rsidP="00AB6F7E">
      <w:pPr>
        <w:pStyle w:val="Standartnitext"/>
        <w:ind w:firstLine="576"/>
      </w:pPr>
      <w:r>
        <w:t xml:space="preserve"> Výsledná topologie </w:t>
      </w:r>
      <w:r w:rsidR="00051DF7">
        <w:t>neuronové sítě</w:t>
      </w:r>
      <w:r>
        <w:t xml:space="preserve"> se </w:t>
      </w:r>
      <w:r w:rsidR="00051DF7">
        <w:t>po testování několika konfigurací</w:t>
      </w:r>
      <w:r>
        <w:t xml:space="preserve"> ustálila na dvou skrytých vrstvách</w:t>
      </w:r>
      <w:r w:rsidR="00065A08">
        <w:t xml:space="preserve">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065A08">
        <w:rPr>
          <w:rFonts w:eastAsiaTheme="minorEastAsia"/>
        </w:rPr>
        <w:t xml:space="preserve"> a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oMath>
      <w:r w:rsidR="00042F03">
        <w:rPr>
          <w:rFonts w:eastAsiaTheme="minorEastAsia"/>
        </w:rPr>
        <w:t xml:space="preserve"> při projití 128 vektorů před laděním vah</w:t>
      </w:r>
      <w:r w:rsidR="005E7ACB">
        <w:rPr>
          <w:rFonts w:eastAsiaTheme="minorEastAsia"/>
        </w:rPr>
        <w:t xml:space="preserve"> viz </w:t>
      </w:r>
      <w:r w:rsidR="005E7ACB">
        <w:rPr>
          <w:rFonts w:eastAsiaTheme="minorEastAsia"/>
        </w:rPr>
        <w:fldChar w:fldCharType="begin"/>
      </w:r>
      <w:r w:rsidR="005E7ACB">
        <w:rPr>
          <w:rFonts w:eastAsiaTheme="minorEastAsia"/>
        </w:rPr>
        <w:instrText xml:space="preserve"> REF _Ref5355694 \h </w:instrText>
      </w:r>
      <w:r w:rsidR="005E7ACB">
        <w:rPr>
          <w:rFonts w:eastAsiaTheme="minorEastAsia"/>
        </w:rPr>
      </w:r>
      <w:r w:rsidR="005E7ACB">
        <w:rPr>
          <w:rFonts w:eastAsiaTheme="minorEastAsia"/>
        </w:rPr>
        <w:fldChar w:fldCharType="separate"/>
      </w:r>
      <w:r w:rsidR="005E7ACB">
        <w:t xml:space="preserve">Tabulka </w:t>
      </w:r>
      <w:r w:rsidR="005E7ACB">
        <w:rPr>
          <w:noProof/>
        </w:rPr>
        <w:t>2</w:t>
      </w:r>
      <w:r w:rsidR="005E7ACB">
        <w:rPr>
          <w:rFonts w:eastAsiaTheme="minorEastAsia"/>
        </w:rPr>
        <w:fldChar w:fldCharType="end"/>
      </w:r>
      <w:r w:rsidR="00042F03">
        <w:rPr>
          <w:rFonts w:eastAsiaTheme="minorEastAsia"/>
        </w:rPr>
        <w:t>.</w:t>
      </w:r>
      <w:r w:rsidR="005E7ACB">
        <w:rPr>
          <w:rFonts w:eastAsiaTheme="minorEastAsia"/>
        </w:rPr>
        <w:t xml:space="preserve"> index 2.</w:t>
      </w:r>
      <w:r>
        <w:t xml:space="preserve"> Počet neuronů</w:t>
      </w:r>
      <w:r w:rsidR="00897461">
        <w:t xml:space="preserve"> ve s</w:t>
      </w:r>
      <w:r w:rsidR="00F0096B">
        <w:t>k</w:t>
      </w:r>
      <w:r w:rsidR="00897461">
        <w:t>r</w:t>
      </w:r>
      <w:r>
        <w:t>ytých vrstvách se směrem k výstupní vrstvě snižuje do pyramidového tvaru s koeficientem 0.9</w:t>
      </w:r>
      <w:r w:rsidR="001D4309">
        <w:t xml:space="preserve">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m:t>
            </m:r>
          </m:sub>
        </m:sSub>
      </m:oMath>
      <w:r w:rsidR="00042F03">
        <w:rPr>
          <w:rFonts w:eastAsiaTheme="minorEastAsia"/>
        </w:rPr>
        <w:t xml:space="preserve"> </w:t>
      </w:r>
      <w:r>
        <w:t xml:space="preserve"> pro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t xml:space="preserve"> a 0.7</w:t>
      </w:r>
      <w:r w:rsidR="001D4309">
        <w:t xml:space="preserve"> </w:t>
      </w:r>
      <m:oMath>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oMath>
      <w:r w:rsidR="001D4309">
        <w:rPr>
          <w:rFonts w:eastAsiaTheme="minorEastAsia"/>
        </w:rPr>
        <w:t xml:space="preserve"> </w:t>
      </w:r>
      <w:r w:rsidR="00065A08">
        <w:rPr>
          <w:rFonts w:eastAsiaTheme="minorEastAsia"/>
        </w:rPr>
        <w:t xml:space="preserve">pro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oMath>
      <w:r>
        <w:t xml:space="preserve">. </w:t>
      </w:r>
      <w:r w:rsidR="007D7441">
        <w:t xml:space="preserve">Vizualizaci této konkrétní architektury lze vidět na </w:t>
      </w:r>
      <w:r w:rsidR="00673F79">
        <w:fldChar w:fldCharType="begin"/>
      </w:r>
      <w:r w:rsidR="00673F79">
        <w:instrText xml:space="preserve"> REF _Ref5355887 \h </w:instrText>
      </w:r>
      <w:r w:rsidR="00673F79">
        <w:fldChar w:fldCharType="separate"/>
      </w:r>
      <w:r w:rsidR="00673F79">
        <w:t xml:space="preserve">Obr. </w:t>
      </w:r>
      <w:r w:rsidR="00673F79">
        <w:rPr>
          <w:noProof/>
        </w:rPr>
        <w:t>13</w:t>
      </w:r>
      <w:r w:rsidR="00673F79">
        <w:fldChar w:fldCharType="end"/>
      </w:r>
      <w:r w:rsidR="007D7441">
        <w:t>. Úspěšnost pro všech 20 neuronový</w:t>
      </w:r>
      <w:r w:rsidR="00B168DC">
        <w:t>ch sítí na</w:t>
      </w:r>
      <w:r w:rsidR="007D7441">
        <w:t xml:space="preserve"> </w:t>
      </w:r>
      <w:r w:rsidR="00673F79">
        <w:fldChar w:fldCharType="begin"/>
      </w:r>
      <w:r w:rsidR="00673F79">
        <w:instrText xml:space="preserve"> REF _Ref5355915 \h </w:instrText>
      </w:r>
      <w:r w:rsidR="00673F79">
        <w:fldChar w:fldCharType="separate"/>
      </w:r>
      <w:r w:rsidR="00673F79">
        <w:t xml:space="preserve">Obr. </w:t>
      </w:r>
      <w:r w:rsidR="00673F79">
        <w:rPr>
          <w:noProof/>
        </w:rPr>
        <w:t>14</w:t>
      </w:r>
      <w:r w:rsidR="00673F79">
        <w:fldChar w:fldCharType="end"/>
      </w:r>
      <w:r w:rsidR="007D7441">
        <w:t>.</w:t>
      </w:r>
    </w:p>
    <w:p w14:paraId="55F37644" w14:textId="30280B2D" w:rsidR="001D4309" w:rsidRDefault="001D4309" w:rsidP="008756E0">
      <w:pPr>
        <w:pStyle w:val="Obrzek"/>
      </w:pPr>
      <w:r>
        <w:drawing>
          <wp:inline distT="0" distB="0" distL="0" distR="0" wp14:anchorId="7D71DD77" wp14:editId="48C1F6BC">
            <wp:extent cx="1543050" cy="267337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BEBA8EAE-BF5A-486C-A8C5-ECC9F3942E4B}">
                          <a14:imgProps xmlns:a14="http://schemas.microsoft.com/office/drawing/2010/main">
                            <a14:imgLayer r:embed="rId24">
                              <a14:imgEffect>
                                <a14:sharpenSoften amount="100000"/>
                              </a14:imgEffect>
                              <a14:imgEffect>
                                <a14:brightnessContrast contrast="-26000"/>
                              </a14:imgEffect>
                            </a14:imgLayer>
                          </a14:imgProps>
                        </a:ext>
                      </a:extLst>
                    </a:blip>
                    <a:stretch>
                      <a:fillRect/>
                    </a:stretch>
                  </pic:blipFill>
                  <pic:spPr>
                    <a:xfrm>
                      <a:off x="0" y="0"/>
                      <a:ext cx="1580901" cy="2738949"/>
                    </a:xfrm>
                    <a:prstGeom prst="rect">
                      <a:avLst/>
                    </a:prstGeom>
                  </pic:spPr>
                </pic:pic>
              </a:graphicData>
            </a:graphic>
          </wp:inline>
        </w:drawing>
      </w:r>
    </w:p>
    <w:p w14:paraId="7CC87C9C" w14:textId="77BF8BBA" w:rsidR="00FC7B80" w:rsidRDefault="00805B08" w:rsidP="00805B08">
      <w:pPr>
        <w:pStyle w:val="CAPITION"/>
      </w:pPr>
      <w:bookmarkStart w:id="277" w:name="_Ref5355887"/>
      <w:r>
        <w:t xml:space="preserve">Obr. </w:t>
      </w:r>
      <w:r w:rsidR="009A0142">
        <w:rPr>
          <w:noProof/>
        </w:rPr>
        <w:fldChar w:fldCharType="begin"/>
      </w:r>
      <w:r w:rsidR="009A0142">
        <w:rPr>
          <w:noProof/>
        </w:rPr>
        <w:instrText xml:space="preserve"> SEQ Obr. \* ARABIC </w:instrText>
      </w:r>
      <w:r w:rsidR="009A0142">
        <w:rPr>
          <w:noProof/>
        </w:rPr>
        <w:fldChar w:fldCharType="separate"/>
      </w:r>
      <w:r w:rsidR="00E25B52">
        <w:rPr>
          <w:noProof/>
        </w:rPr>
        <w:t>13</w:t>
      </w:r>
      <w:r w:rsidR="009A0142">
        <w:rPr>
          <w:noProof/>
        </w:rPr>
        <w:fldChar w:fldCharType="end"/>
      </w:r>
      <w:bookmarkEnd w:id="277"/>
      <w:r>
        <w:t xml:space="preserve">: </w:t>
      </w:r>
      <w:r w:rsidR="001D4309">
        <w:t xml:space="preserve">Vizualizace neuronové sítě pro jádro </w:t>
      </w:r>
      <m:oMath>
        <m:r>
          <m:rPr>
            <m:sty m:val="p"/>
          </m:rPr>
          <w:rPr>
            <w:rFonts w:ascii="Cambria Math" w:hAnsi="Cambria Math"/>
          </w:rPr>
          <m:t>3×3</m:t>
        </m:r>
      </m:oMath>
      <w:r w:rsidR="001D4309">
        <w:t xml:space="preserve"> , předpokládaje 3 objekty podobně jako v příkladu z kapitoly </w:t>
      </w:r>
      <w:r w:rsidR="008756E0">
        <w:fldChar w:fldCharType="begin"/>
      </w:r>
      <w:r w:rsidR="008756E0">
        <w:instrText xml:space="preserve"> REF _Ref3878669 \r \h </w:instrText>
      </w:r>
      <w:r w:rsidR="008756E0">
        <w:fldChar w:fldCharType="separate"/>
      </w:r>
      <w:r w:rsidR="008756E0">
        <w:t>6.4.2</w:t>
      </w:r>
      <w:r w:rsidR="008756E0">
        <w:fldChar w:fldCharType="end"/>
      </w:r>
      <w:r w:rsidR="001D4309">
        <w:t>. Počet neuronů odpovídá L</w:t>
      </w:r>
      <w:r w:rsidR="00042F03">
        <w:rPr>
          <w:vertAlign w:val="subscript"/>
        </w:rPr>
        <w:t>0</w:t>
      </w:r>
      <w:r w:rsidR="001D4309">
        <w:t xml:space="preserve"> = 27, L</w:t>
      </w:r>
      <w:r w:rsidR="00042F03">
        <w:rPr>
          <w:vertAlign w:val="subscript"/>
        </w:rPr>
        <w:t>1</w:t>
      </w:r>
      <w:r w:rsidR="001D4309">
        <w:t xml:space="preserve"> =24, L</w:t>
      </w:r>
      <w:r w:rsidR="00042F03">
        <w:rPr>
          <w:vertAlign w:val="subscript"/>
        </w:rPr>
        <w:t>2</w:t>
      </w:r>
      <w:r w:rsidR="001D4309">
        <w:t>=18, L</w:t>
      </w:r>
      <w:r w:rsidR="00042F03">
        <w:rPr>
          <w:vertAlign w:val="subscript"/>
        </w:rPr>
        <w:t>3</w:t>
      </w:r>
      <w:r w:rsidR="001D4309">
        <w:t>=9</w:t>
      </w:r>
      <w:r w:rsidR="00544347">
        <w:t>.</w:t>
      </w:r>
      <w:r w:rsidR="001D4309">
        <w:t xml:space="preserve"> </w:t>
      </w:r>
      <w:r w:rsidR="00F51537">
        <w:t xml:space="preserve">Vizualizováno pomocí nástroje </w:t>
      </w:r>
      <w:r w:rsidR="00042F03">
        <w:t xml:space="preserve">dostupném na </w:t>
      </w:r>
      <w:r w:rsidR="00042F03">
        <w:fldChar w:fldCharType="begin"/>
      </w:r>
      <w:r w:rsidR="00042F03">
        <w:instrText xml:space="preserve"> ADDIN ZOTERO_ITEM CSL_CITATION {"citationID":"Z9B5EgSj","properties":{"formattedCitation":"(Nail 2019)","plainCitation":"(Nail 2019)","noteIndex":0},"citationItems":[{"id":983,"uris":["http://zotero.org/users/local/IbRhotwj/items/U6R6K9G6"],"uri":["http://zotero.org/users/local/IbRhotwj/items/U6R6K9G6"],"itemData":{"id":983,"type":"webpage","title":"NN-SVG: Publication-Ready Neural Network Architecture Schematics","container-title":"NN-SVG","genre":"Nástroj pro vizualizaci neuronových sítí","URL":"http://alexlenail.me/NN-SVG/index.html","language":"Anglicky","author":[{"family":"Nail","given":"Alex"}],"issued":{"date-parts":[["2019"]]}}}],"schema":"https://github.com/citation-style-language/schema/raw/master/csl-citation.json"} </w:instrText>
      </w:r>
      <w:r w:rsidR="00042F03">
        <w:fldChar w:fldCharType="separate"/>
      </w:r>
      <w:r w:rsidR="00042F03" w:rsidRPr="00042F03">
        <w:t>(Nail 2019)</w:t>
      </w:r>
      <w:r w:rsidR="00042F03">
        <w:fldChar w:fldCharType="end"/>
      </w:r>
      <w:r w:rsidR="00042F03">
        <w:t>.</w:t>
      </w:r>
    </w:p>
    <w:p w14:paraId="158FA7D0" w14:textId="3ABBE113" w:rsidR="00994ACA" w:rsidRDefault="00042F03" w:rsidP="00042F03">
      <w:pPr>
        <w:pStyle w:val="Obrzek"/>
      </w:pPr>
      <w:r w:rsidRPr="00042F03">
        <w:lastRenderedPageBreak/>
        <w:drawing>
          <wp:inline distT="0" distB="0" distL="0" distR="0" wp14:anchorId="119AFE5E" wp14:editId="0E6FEA2F">
            <wp:extent cx="2381250" cy="2753480"/>
            <wp:effectExtent l="0" t="0" r="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5">
                      <a:extLst>
                        <a:ext uri="{28A0092B-C50C-407E-A947-70E740481C1C}">
                          <a14:useLocalDpi xmlns:a14="http://schemas.microsoft.com/office/drawing/2010/main" val="0"/>
                        </a:ext>
                      </a:extLst>
                    </a:blip>
                    <a:srcRect r="3053"/>
                    <a:stretch/>
                  </pic:blipFill>
                  <pic:spPr bwMode="auto">
                    <a:xfrm>
                      <a:off x="0" y="0"/>
                      <a:ext cx="2419126" cy="2797277"/>
                    </a:xfrm>
                    <a:prstGeom prst="rect">
                      <a:avLst/>
                    </a:prstGeom>
                    <a:noFill/>
                    <a:ln>
                      <a:noFill/>
                    </a:ln>
                    <a:extLst>
                      <a:ext uri="{53640926-AAD7-44D8-BBD7-CCE9431645EC}">
                        <a14:shadowObscured xmlns:a14="http://schemas.microsoft.com/office/drawing/2010/main"/>
                      </a:ext>
                    </a:extLst>
                  </pic:spPr>
                </pic:pic>
              </a:graphicData>
            </a:graphic>
          </wp:inline>
        </w:drawing>
      </w:r>
      <w:r w:rsidRPr="00042F03">
        <w:drawing>
          <wp:inline distT="0" distB="0" distL="0" distR="0" wp14:anchorId="60AAFA13" wp14:editId="612B744C">
            <wp:extent cx="2628900" cy="2753360"/>
            <wp:effectExtent l="0" t="0" r="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70669" cy="2797106"/>
                    </a:xfrm>
                    <a:prstGeom prst="rect">
                      <a:avLst/>
                    </a:prstGeom>
                    <a:noFill/>
                  </pic:spPr>
                </pic:pic>
              </a:graphicData>
            </a:graphic>
          </wp:inline>
        </w:drawing>
      </w:r>
    </w:p>
    <w:p w14:paraId="54B65657" w14:textId="1C67BE94" w:rsidR="005E7ACB" w:rsidRDefault="005E7ACB" w:rsidP="005E7ACB">
      <w:pPr>
        <w:pStyle w:val="CAPITION"/>
        <w:rPr>
          <w:rFonts w:eastAsiaTheme="minorEastAsia"/>
        </w:rPr>
      </w:pPr>
      <w:bookmarkStart w:id="278" w:name="_Ref5355915"/>
      <w:r>
        <w:t xml:space="preserve">Obr. </w:t>
      </w:r>
      <w:r w:rsidR="00F94C7D">
        <w:rPr>
          <w:noProof/>
        </w:rPr>
        <w:fldChar w:fldCharType="begin"/>
      </w:r>
      <w:r w:rsidR="00F94C7D">
        <w:rPr>
          <w:noProof/>
        </w:rPr>
        <w:instrText xml:space="preserve"> SEQ Obr. \* ARABIC </w:instrText>
      </w:r>
      <w:r w:rsidR="00F94C7D">
        <w:rPr>
          <w:noProof/>
        </w:rPr>
        <w:fldChar w:fldCharType="separate"/>
      </w:r>
      <w:r w:rsidR="00E25B52">
        <w:rPr>
          <w:noProof/>
        </w:rPr>
        <w:t>14</w:t>
      </w:r>
      <w:r w:rsidR="00F94C7D">
        <w:rPr>
          <w:noProof/>
        </w:rPr>
        <w:fldChar w:fldCharType="end"/>
      </w:r>
      <w:bookmarkEnd w:id="278"/>
      <w:r>
        <w:t xml:space="preserve">.: Statistiky úspěšnosti pro jednotlivé neuronové sítě. Identifikátor 6x6  6. Odpovídá jádru velikosti </w:t>
      </w:r>
      <m:oMath>
        <m:r>
          <w:rPr>
            <w:rFonts w:ascii="Cambria Math" w:hAnsi="Cambria Math"/>
          </w:rPr>
          <m:t>6×6</m:t>
        </m:r>
      </m:oMath>
      <w:r>
        <w:rPr>
          <w:rFonts w:eastAsiaTheme="minorEastAsia"/>
        </w:rPr>
        <w:t xml:space="preserve"> v kombinaci s objektovou třídou 6.</w:t>
      </w:r>
    </w:p>
    <w:p w14:paraId="530703A3" w14:textId="379C2826" w:rsidR="00A833AB" w:rsidRPr="00A833AB" w:rsidRDefault="00A833AB" w:rsidP="00A833AB">
      <w:pPr>
        <w:pStyle w:val="Standartnitext"/>
      </w:pPr>
      <w:r>
        <w:t xml:space="preserve">Na základě Tabulky 2 a grafů z </w:t>
      </w:r>
      <w:r>
        <w:fldChar w:fldCharType="begin"/>
      </w:r>
      <w:r>
        <w:instrText xml:space="preserve"> REF _Ref5355915 \h </w:instrText>
      </w:r>
      <w:r>
        <w:fldChar w:fldCharType="separate"/>
      </w:r>
      <w:r>
        <w:t xml:space="preserve">Obr. </w:t>
      </w:r>
      <w:r>
        <w:rPr>
          <w:noProof/>
        </w:rPr>
        <w:t>14</w:t>
      </w:r>
      <w:r>
        <w:fldChar w:fldCharType="end"/>
      </w:r>
      <w:r>
        <w:t>, lze konstatovat, že p</w:t>
      </w:r>
      <w:r>
        <w:rPr>
          <w:lang w:val="en-US"/>
        </w:rPr>
        <w:t>r</w:t>
      </w:r>
      <w:r>
        <w:t xml:space="preserve">ůměrná úspěšnost predikcí jednotlivých konfigurací je vyšší než 70% a nižší než 80%. Z </w:t>
      </w:r>
      <w:r>
        <w:fldChar w:fldCharType="begin"/>
      </w:r>
      <w:r>
        <w:instrText xml:space="preserve"> REF _Ref5355915 \h </w:instrText>
      </w:r>
      <w:r>
        <w:fldChar w:fldCharType="separate"/>
      </w:r>
      <w:r>
        <w:t xml:space="preserve">Obr. </w:t>
      </w:r>
      <w:r>
        <w:rPr>
          <w:noProof/>
        </w:rPr>
        <w:t>14</w:t>
      </w:r>
      <w:r>
        <w:fldChar w:fldCharType="end"/>
      </w:r>
      <w:r>
        <w:t xml:space="preserve"> plyne, že problematicky šla natrénovat pouze objektová třída 5. Jedná se o „objekt volného prostoru“, u kterého se nepodařilo zachytit žádnou obecnou závislost na jiných objektech. Průměrná úspěšnost na testovacích datech je nízká kolem 35%. Vzhledem ke způsobu používání neuronových sítí v navrhované metodě, kde je třeba primárně replikovat naučená data, není tento údaj příliš podstatný. </w:t>
      </w:r>
    </w:p>
    <w:p w14:paraId="692C7F97" w14:textId="0DB97EF1" w:rsidR="00B7782F" w:rsidRDefault="00B7782F" w:rsidP="008E5D5F">
      <w:pPr>
        <w:pStyle w:val="Heading3"/>
      </w:pPr>
      <w:bookmarkStart w:id="279" w:name="_Ref4315337"/>
      <w:bookmarkStart w:id="280" w:name="_Toc6218158"/>
      <w:r>
        <w:t>Generování scén</w:t>
      </w:r>
      <w:bookmarkEnd w:id="279"/>
      <w:bookmarkEnd w:id="280"/>
    </w:p>
    <w:p w14:paraId="032C3353" w14:textId="3B9722BF" w:rsidR="00B7782F" w:rsidRDefault="00655F6D" w:rsidP="00B7782F">
      <w:pPr>
        <w:pStyle w:val="Standartnitext"/>
        <w:rPr>
          <w:rFonts w:eastAsiaTheme="minorEastAsia"/>
        </w:rPr>
      </w:pPr>
      <w:r>
        <w:t xml:space="preserve">Generování scén probíhá pomocí uspořádaného volání natrénovaných neuronových sítí. V každém kroku generování je do scény přidán jeden objekt. Ten je volen uživatelsky. Podobně jako ve fázi </w:t>
      </w:r>
      <w:r w:rsidR="00051DF7">
        <w:t>vektorizace</w:t>
      </w:r>
      <w:r>
        <w:t xml:space="preserve"> figuruje i v této fázi pole jader </w:t>
      </w:r>
      <m:oMath>
        <m:r>
          <w:rPr>
            <w:rFonts w:ascii="Cambria Math" w:hAnsi="Cambria Math"/>
          </w:rPr>
          <m:t>C</m:t>
        </m:r>
      </m:oMath>
      <w:r>
        <w:rPr>
          <w:rFonts w:eastAsiaTheme="minorEastAsia"/>
        </w:rPr>
        <w:t xml:space="preserve">, které určuje, jakým způsobem se bude prostor procházet. </w:t>
      </w:r>
      <w:r w:rsidR="003841B2">
        <w:rPr>
          <w:rFonts w:eastAsiaTheme="minorEastAsia"/>
        </w:rPr>
        <w:t>Každ</w:t>
      </w:r>
      <w:r w:rsidR="00266244">
        <w:rPr>
          <w:rFonts w:eastAsiaTheme="minorEastAsia"/>
        </w:rPr>
        <w:t xml:space="preserve">ý krok generování musí mít svoji výchozí </w:t>
      </w:r>
      <w:commentRangeStart w:id="281"/>
      <w:r w:rsidR="00266244">
        <w:rPr>
          <w:rFonts w:eastAsiaTheme="minorEastAsia"/>
        </w:rPr>
        <w:t>scénu</w:t>
      </w:r>
      <w:r w:rsidR="009250D4">
        <w:rPr>
          <w:rFonts w:eastAsiaTheme="minorEastAsia"/>
        </w:rPr>
        <w:t xml:space="preserve"> </w:t>
      </w:r>
      <w:commentRangeEnd w:id="281"/>
      <w:r w:rsidR="00466D3F">
        <w:rPr>
          <w:rStyle w:val="CommentReference"/>
          <w:rFonts w:asciiTheme="minorHAnsi" w:hAnsiTheme="minorHAnsi" w:cstheme="minorBidi"/>
        </w:rPr>
        <w:commentReference w:id="281"/>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0</m:t>
            </m:r>
          </m:sub>
        </m:sSub>
      </m:oMath>
      <w:r w:rsidR="009250D4">
        <w:rPr>
          <w:rFonts w:eastAsiaTheme="minorEastAsia"/>
        </w:rPr>
        <w:t>.</w:t>
      </w:r>
      <w:r w:rsidR="00266244">
        <w:rPr>
          <w:rFonts w:eastAsiaTheme="minorEastAsia"/>
        </w:rPr>
        <w:t xml:space="preserve"> </w:t>
      </w:r>
      <w:r w:rsidR="009250D4">
        <w:rPr>
          <w:rFonts w:eastAsiaTheme="minorEastAsia"/>
        </w:rPr>
        <w:t>V</w:t>
      </w:r>
      <w:r w:rsidR="00266244">
        <w:rPr>
          <w:rFonts w:eastAsiaTheme="minorEastAsia"/>
        </w:rPr>
        <w:t> první iteraci je tato scéna zvolena uživatelsky a v dalších iteracích je výchozí scénou výstup předešlého</w:t>
      </w:r>
      <w:r w:rsidR="003D0D7F">
        <w:rPr>
          <w:rFonts w:eastAsiaTheme="minorEastAsia"/>
        </w:rPr>
        <w:t xml:space="preserve"> kroku</w:t>
      </w:r>
      <w:r w:rsidR="00266244">
        <w:rPr>
          <w:rFonts w:eastAsiaTheme="minorEastAsia"/>
        </w:rPr>
        <w:t xml:space="preserve"> generování viz</w:t>
      </w:r>
      <w:del w:id="282" w:author="Ježek Bruno" w:date="2019-04-16T11:09:00Z">
        <w:r w:rsidR="00266244" w:rsidDel="004C12AB">
          <w:rPr>
            <w:rFonts w:eastAsiaTheme="minorEastAsia"/>
          </w:rPr>
          <w:delText>.</w:delText>
        </w:r>
      </w:del>
      <w:r w:rsidR="00266244">
        <w:rPr>
          <w:rFonts w:eastAsiaTheme="minorEastAsia"/>
        </w:rPr>
        <w:t xml:space="preserve"> </w:t>
      </w:r>
      <w:r w:rsidR="00266244">
        <w:rPr>
          <w:rFonts w:eastAsiaTheme="minorEastAsia"/>
        </w:rPr>
        <w:fldChar w:fldCharType="begin"/>
      </w:r>
      <w:r w:rsidR="00266244">
        <w:rPr>
          <w:rFonts w:eastAsiaTheme="minorEastAsia"/>
        </w:rPr>
        <w:instrText xml:space="preserve"> REF _Ref3885870 \h </w:instrText>
      </w:r>
      <w:r w:rsidR="00266244">
        <w:rPr>
          <w:rFonts w:eastAsiaTheme="minorEastAsia"/>
        </w:rPr>
      </w:r>
      <w:r w:rsidR="00266244">
        <w:rPr>
          <w:rFonts w:eastAsiaTheme="minorEastAsia"/>
        </w:rPr>
        <w:fldChar w:fldCharType="separate"/>
      </w:r>
      <w:r w:rsidR="00266244">
        <w:t xml:space="preserve">Rov. </w:t>
      </w:r>
      <w:r w:rsidR="00266244">
        <w:rPr>
          <w:noProof/>
        </w:rPr>
        <w:t>9</w:t>
      </w:r>
      <w:r w:rsidR="00266244">
        <w:rPr>
          <w:rFonts w:eastAsiaTheme="minorEastAsia"/>
        </w:rPr>
        <w:fldChar w:fldCharType="end"/>
      </w:r>
      <w:r w:rsidR="00266244">
        <w:rPr>
          <w:rFonts w:eastAsiaTheme="minorEastAsia"/>
        </w:rPr>
        <w:fldChar w:fldCharType="begin"/>
      </w:r>
      <w:r w:rsidR="00266244">
        <w:rPr>
          <w:rFonts w:eastAsiaTheme="minorEastAsia"/>
        </w:rPr>
        <w:instrText xml:space="preserve"> REF _Ref4237026 \h </w:instrText>
      </w:r>
      <w:r w:rsidR="00266244">
        <w:rPr>
          <w:rFonts w:eastAsiaTheme="minorEastAsia"/>
        </w:rPr>
      </w:r>
      <w:r w:rsidR="00266244">
        <w:rPr>
          <w:rFonts w:eastAsiaTheme="minorEastAsia"/>
        </w:rPr>
        <w:fldChar w:fldCharType="end"/>
      </w:r>
      <w:r w:rsidR="00266244">
        <w:rPr>
          <w:rFonts w:eastAsiaTheme="minorEastAsia"/>
        </w:rPr>
        <w:t xml:space="preserve">. </w:t>
      </w:r>
      <w:r w:rsidR="000708C2">
        <w:rPr>
          <w:rFonts w:eastAsiaTheme="minorEastAsia"/>
        </w:rPr>
        <w:t>Výchozí scéna může být definována</w:t>
      </w:r>
      <w:r w:rsidR="00051DF7">
        <w:rPr>
          <w:rFonts w:eastAsiaTheme="minorEastAsia"/>
        </w:rPr>
        <w:t xml:space="preserve"> například</w:t>
      </w:r>
      <w:r w:rsidR="000708C2">
        <w:rPr>
          <w:rFonts w:eastAsiaTheme="minorEastAsia"/>
        </w:rPr>
        <w:t xml:space="preserve"> po vzoru</w:t>
      </w:r>
      <w:r w:rsidR="00B168DC">
        <w:rPr>
          <w:rFonts w:eastAsiaTheme="minorEastAsia"/>
        </w:rPr>
        <w:t xml:space="preserve"> </w:t>
      </w:r>
      <w:r w:rsidR="00673F79">
        <w:rPr>
          <w:rFonts w:eastAsiaTheme="minorEastAsia"/>
        </w:rPr>
        <w:fldChar w:fldCharType="begin"/>
      </w:r>
      <w:r w:rsidR="00673F79">
        <w:rPr>
          <w:rFonts w:eastAsiaTheme="minorEastAsia"/>
        </w:rPr>
        <w:instrText xml:space="preserve"> REF _Ref4314912 \h </w:instrText>
      </w:r>
      <w:r w:rsidR="00673F79">
        <w:rPr>
          <w:rFonts w:eastAsiaTheme="minorEastAsia"/>
        </w:rPr>
      </w:r>
      <w:r w:rsidR="00673F79">
        <w:rPr>
          <w:rFonts w:eastAsiaTheme="minorEastAsia"/>
        </w:rPr>
        <w:fldChar w:fldCharType="separate"/>
      </w:r>
      <w:r w:rsidR="00673F79">
        <w:t xml:space="preserve">Obr. </w:t>
      </w:r>
      <w:r w:rsidR="00673F79">
        <w:rPr>
          <w:noProof/>
        </w:rPr>
        <w:t>15</w:t>
      </w:r>
      <w:r w:rsidR="00673F79">
        <w:rPr>
          <w:rFonts w:eastAsiaTheme="minorEastAsia"/>
        </w:rPr>
        <w:fldChar w:fldCharType="end"/>
      </w:r>
      <w:r w:rsidR="003D0D7F">
        <w:rPr>
          <w:rFonts w:eastAsiaTheme="minorEastAsia"/>
        </w:rPr>
        <w:t>.</w:t>
      </w:r>
    </w:p>
    <w:p w14:paraId="7A7D8B08" w14:textId="671C4AEF" w:rsidR="000708C2" w:rsidRDefault="000708C2" w:rsidP="000708C2">
      <w:pPr>
        <w:pStyle w:val="Obrzek"/>
        <w:rPr>
          <w:rFonts w:eastAsiaTheme="minorEastAsia"/>
        </w:rPr>
      </w:pPr>
      <w:r>
        <w:lastRenderedPageBreak/>
        <w:drawing>
          <wp:inline distT="0" distB="0" distL="0" distR="0" wp14:anchorId="4314BD46" wp14:editId="23C91C11">
            <wp:extent cx="2782957" cy="1979367"/>
            <wp:effectExtent l="0" t="0" r="0" b="1905"/>
            <wp:docPr id="108" name="Obrázek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2102" t="9525" r="2495"/>
                    <a:stretch/>
                  </pic:blipFill>
                  <pic:spPr bwMode="auto">
                    <a:xfrm>
                      <a:off x="0" y="0"/>
                      <a:ext cx="2894547" cy="2058735"/>
                    </a:xfrm>
                    <a:prstGeom prst="rect">
                      <a:avLst/>
                    </a:prstGeom>
                    <a:noFill/>
                    <a:ln>
                      <a:noFill/>
                    </a:ln>
                    <a:extLst>
                      <a:ext uri="{53640926-AAD7-44D8-BBD7-CCE9431645EC}">
                        <a14:shadowObscured xmlns:a14="http://schemas.microsoft.com/office/drawing/2010/main"/>
                      </a:ext>
                    </a:extLst>
                  </pic:spPr>
                </pic:pic>
              </a:graphicData>
            </a:graphic>
          </wp:inline>
        </w:drawing>
      </w:r>
    </w:p>
    <w:p w14:paraId="4373ABE9" w14:textId="4853428A" w:rsidR="000708C2" w:rsidRDefault="000708C2" w:rsidP="000708C2">
      <w:pPr>
        <w:pStyle w:val="CAPITION"/>
        <w:rPr>
          <w:rFonts w:eastAsiaTheme="minorEastAsia"/>
        </w:rPr>
      </w:pPr>
      <w:bookmarkStart w:id="283" w:name="_Ref4314912"/>
      <w:r>
        <w:t xml:space="preserve">Obr. </w:t>
      </w:r>
      <w:r w:rsidR="009A0142">
        <w:rPr>
          <w:noProof/>
        </w:rPr>
        <w:fldChar w:fldCharType="begin"/>
      </w:r>
      <w:r w:rsidR="009A0142">
        <w:rPr>
          <w:noProof/>
        </w:rPr>
        <w:instrText xml:space="preserve"> SEQ Obr. \* ARABIC </w:instrText>
      </w:r>
      <w:r w:rsidR="009A0142">
        <w:rPr>
          <w:noProof/>
        </w:rPr>
        <w:fldChar w:fldCharType="separate"/>
      </w:r>
      <w:r w:rsidR="00E25B52">
        <w:rPr>
          <w:noProof/>
        </w:rPr>
        <w:t>15</w:t>
      </w:r>
      <w:r w:rsidR="009A0142">
        <w:rPr>
          <w:noProof/>
        </w:rPr>
        <w:fldChar w:fldCharType="end"/>
      </w:r>
      <w:bookmarkEnd w:id="283"/>
      <w:r>
        <w:t>: Příklad výchozí ohraničené scény</w:t>
      </w:r>
      <w:r w:rsidR="003A330A">
        <w:t xml:space="preserve"> </w:t>
      </w:r>
      <m:oMath>
        <m:sSub>
          <m:sSubPr>
            <m:ctrlPr>
              <w:rPr>
                <w:rFonts w:ascii="Cambria Math" w:eastAsiaTheme="minorEastAsia" w:hAnsi="Cambria Math"/>
                <w:i/>
                <w:sz w:val="24"/>
              </w:rPr>
            </m:ctrlPr>
          </m:sSubPr>
          <m:e>
            <m:r>
              <w:rPr>
                <w:rFonts w:ascii="Cambria Math" w:eastAsiaTheme="minorEastAsia" w:hAnsi="Cambria Math"/>
              </w:rPr>
              <m:t>s</m:t>
            </m:r>
          </m:e>
          <m:sub>
            <m:r>
              <w:rPr>
                <w:rFonts w:ascii="Cambria Math" w:eastAsiaTheme="minorEastAsia" w:hAnsi="Cambria Math"/>
              </w:rPr>
              <m:t>0</m:t>
            </m:r>
          </m:sub>
        </m:sSub>
      </m:oMath>
      <w:r>
        <w:t xml:space="preserve"> se šesti stoly.</w:t>
      </w:r>
    </w:p>
    <w:p w14:paraId="5DBE5A3A" w14:textId="00F58913" w:rsidR="00266244" w:rsidRDefault="00266244" w:rsidP="00926DBF">
      <w:pPr>
        <w:pStyle w:val="Standartnitext"/>
      </w:pPr>
      <w:r>
        <w:t>Postup generování shrnuje následující pseudokód:</w:t>
      </w:r>
    </w:p>
    <w:p w14:paraId="57BF4AE0" w14:textId="5472AAD5" w:rsidR="00EA6DA5" w:rsidRDefault="00EA6DA5" w:rsidP="00EA6DA5">
      <w:pPr>
        <w:pStyle w:val="Code"/>
        <w:rPr>
          <w:b/>
          <w:bCs/>
        </w:rPr>
      </w:pPr>
      <w:r>
        <w:t>vychozi_prostor = M</w:t>
      </w:r>
    </w:p>
    <w:p w14:paraId="1CD75F2A" w14:textId="5DD6C5E8" w:rsidR="00EA6DA5" w:rsidRPr="00EA6DA5" w:rsidRDefault="00EA6DA5" w:rsidP="00EA6DA5">
      <w:pPr>
        <w:pStyle w:val="Code"/>
        <w:rPr>
          <w:b/>
          <w:bCs/>
        </w:rPr>
      </w:pPr>
      <w:r>
        <w:rPr>
          <w:b/>
          <w:bCs/>
        </w:rPr>
        <w:t xml:space="preserve">For </w:t>
      </w:r>
      <w:r>
        <w:t xml:space="preserve">počet_iteraci </w:t>
      </w:r>
      <w:r>
        <w:rPr>
          <w:b/>
          <w:bCs/>
        </w:rPr>
        <w:t>do:</w:t>
      </w:r>
    </w:p>
    <w:p w14:paraId="70AFC26C" w14:textId="68FB08F5" w:rsidR="00266244" w:rsidRDefault="00266244" w:rsidP="000B0D81">
      <w:pPr>
        <w:pStyle w:val="Code"/>
        <w:ind w:firstLine="708"/>
        <w:rPr>
          <w:b/>
        </w:rPr>
      </w:pPr>
      <w:bookmarkStart w:id="284" w:name="_Hlk4237894"/>
      <w:r w:rsidRPr="00402E37">
        <w:rPr>
          <w:b/>
        </w:rPr>
        <w:t>For</w:t>
      </w:r>
      <w:r>
        <w:rPr>
          <w:b/>
        </w:rPr>
        <w:t xml:space="preserve"> </w:t>
      </w:r>
      <w:r>
        <w:t xml:space="preserve">každé jádro v C </w:t>
      </w:r>
      <w:r>
        <w:rPr>
          <w:b/>
        </w:rPr>
        <w:t>do:</w:t>
      </w:r>
    </w:p>
    <w:bookmarkEnd w:id="284"/>
    <w:p w14:paraId="16FBA751" w14:textId="63832912" w:rsidR="00266244" w:rsidRDefault="00266244" w:rsidP="007B72FF">
      <w:pPr>
        <w:pStyle w:val="Code"/>
        <w:ind w:left="708" w:firstLine="708"/>
        <w:rPr>
          <w:bCs/>
        </w:rPr>
      </w:pPr>
      <w:r>
        <w:rPr>
          <w:bCs/>
        </w:rPr>
        <w:t>J = projdi_výchozí_prostor_a_vrať_pole_pro_predikci()</w:t>
      </w:r>
    </w:p>
    <w:p w14:paraId="3D274DDE" w14:textId="4795275A" w:rsidR="00266244" w:rsidRDefault="00F70503" w:rsidP="00F70503">
      <w:pPr>
        <w:pStyle w:val="Code"/>
        <w:rPr>
          <w:b/>
        </w:rPr>
      </w:pPr>
      <w:r>
        <w:rPr>
          <w:bCs/>
        </w:rPr>
        <w:tab/>
      </w:r>
      <w:r>
        <w:rPr>
          <w:bCs/>
        </w:rPr>
        <w:tab/>
      </w:r>
      <w:r w:rsidR="00266244" w:rsidRPr="00402E37">
        <w:rPr>
          <w:b/>
        </w:rPr>
        <w:t>For</w:t>
      </w:r>
      <w:r w:rsidR="00266244">
        <w:rPr>
          <w:b/>
        </w:rPr>
        <w:t xml:space="preserve"> </w:t>
      </w:r>
      <w:r w:rsidR="00266244">
        <w:t xml:space="preserve">každé pole v J </w:t>
      </w:r>
      <w:r w:rsidR="00266244">
        <w:rPr>
          <w:b/>
        </w:rPr>
        <w:t>do:</w:t>
      </w:r>
    </w:p>
    <w:p w14:paraId="6E29BBE1" w14:textId="10404540" w:rsidR="00266244" w:rsidRDefault="00266244" w:rsidP="00F70503">
      <w:pPr>
        <w:pStyle w:val="Code"/>
        <w:rPr>
          <w:bCs/>
        </w:rPr>
      </w:pPr>
      <w:r>
        <w:rPr>
          <w:b/>
        </w:rPr>
        <w:tab/>
      </w:r>
      <w:r w:rsidR="00926DBF">
        <w:rPr>
          <w:b/>
        </w:rPr>
        <w:tab/>
      </w:r>
      <w:r w:rsidR="00567F4B">
        <w:rPr>
          <w:b/>
        </w:rPr>
        <w:tab/>
      </w:r>
      <w:r>
        <w:rPr>
          <w:bCs/>
        </w:rPr>
        <w:t>N = nacti_spravnou_neuronovu_sit()</w:t>
      </w:r>
    </w:p>
    <w:p w14:paraId="4F624B37" w14:textId="4668B33E" w:rsidR="00926DBF" w:rsidRDefault="00926DBF" w:rsidP="00F70503">
      <w:pPr>
        <w:pStyle w:val="Code"/>
        <w:rPr>
          <w:bCs/>
        </w:rPr>
      </w:pPr>
      <w:r>
        <w:rPr>
          <w:bCs/>
        </w:rPr>
        <w:tab/>
      </w:r>
      <w:r>
        <w:rPr>
          <w:bCs/>
        </w:rPr>
        <w:tab/>
      </w:r>
      <w:r w:rsidR="00567F4B">
        <w:rPr>
          <w:bCs/>
        </w:rPr>
        <w:tab/>
      </w:r>
      <w:r>
        <w:rPr>
          <w:bCs/>
        </w:rPr>
        <w:t>P = N.predikuj(pole)</w:t>
      </w:r>
    </w:p>
    <w:p w14:paraId="47F841F1" w14:textId="7F6659DC" w:rsidR="00926DBF" w:rsidRDefault="00926DBF" w:rsidP="00F70503">
      <w:pPr>
        <w:pStyle w:val="Code"/>
        <w:rPr>
          <w:bCs/>
        </w:rPr>
      </w:pPr>
      <w:r>
        <w:rPr>
          <w:bCs/>
        </w:rPr>
        <w:tab/>
      </w:r>
      <w:r>
        <w:rPr>
          <w:bCs/>
        </w:rPr>
        <w:tab/>
      </w:r>
      <w:r w:rsidR="00567F4B">
        <w:rPr>
          <w:bCs/>
        </w:rPr>
        <w:tab/>
      </w:r>
      <w:r>
        <w:rPr>
          <w:bCs/>
        </w:rPr>
        <w:t>zanes_predikci_do_</w:t>
      </w:r>
      <w:r w:rsidR="00567F4B">
        <w:rPr>
          <w:bCs/>
        </w:rPr>
        <w:t>souctove</w:t>
      </w:r>
      <w:r>
        <w:rPr>
          <w:bCs/>
        </w:rPr>
        <w:t>_matice</w:t>
      </w:r>
      <w:r w:rsidR="00567F4B">
        <w:rPr>
          <w:bCs/>
        </w:rPr>
        <w:t>_pro_jadro</w:t>
      </w:r>
      <w:r>
        <w:rPr>
          <w:bCs/>
        </w:rPr>
        <w:t>(P)</w:t>
      </w:r>
    </w:p>
    <w:p w14:paraId="042ED037" w14:textId="06896D1E" w:rsidR="00567F4B" w:rsidRDefault="00567F4B" w:rsidP="00F70503">
      <w:pPr>
        <w:pStyle w:val="Code"/>
        <w:rPr>
          <w:bCs/>
        </w:rPr>
      </w:pPr>
      <w:r>
        <w:rPr>
          <w:bCs/>
        </w:rPr>
        <w:tab/>
        <w:t>MP = utvor_finalni_soucinovou_matici_z_jadernych_souctovych_matic()</w:t>
      </w:r>
    </w:p>
    <w:p w14:paraId="0C828EF5" w14:textId="07AA7906" w:rsidR="00926DBF" w:rsidRDefault="00F70503" w:rsidP="00F70503">
      <w:pPr>
        <w:pStyle w:val="Code"/>
        <w:rPr>
          <w:bCs/>
        </w:rPr>
      </w:pPr>
      <w:r>
        <w:rPr>
          <w:bCs/>
        </w:rPr>
        <w:tab/>
      </w:r>
      <w:r w:rsidR="00926DBF">
        <w:rPr>
          <w:bCs/>
        </w:rPr>
        <w:t>K = vyber_kandidata_ze_soucinove_matice(</w:t>
      </w:r>
      <w:r w:rsidR="00567F4B">
        <w:rPr>
          <w:bCs/>
        </w:rPr>
        <w:t>MP</w:t>
      </w:r>
      <w:r w:rsidR="00926DBF">
        <w:rPr>
          <w:bCs/>
        </w:rPr>
        <w:t>)</w:t>
      </w:r>
    </w:p>
    <w:p w14:paraId="1C781D04" w14:textId="0A6791B8" w:rsidR="000B0D81" w:rsidRDefault="00F70503" w:rsidP="00F70503">
      <w:pPr>
        <w:pStyle w:val="Code"/>
        <w:rPr>
          <w:bCs/>
        </w:rPr>
      </w:pPr>
      <w:r>
        <w:rPr>
          <w:bCs/>
        </w:rPr>
        <w:tab/>
      </w:r>
      <w:r w:rsidR="00EA6DA5">
        <w:rPr>
          <w:bCs/>
        </w:rPr>
        <w:t xml:space="preserve">vychozi_prostor = </w:t>
      </w:r>
      <w:r w:rsidR="00926DBF">
        <w:rPr>
          <w:bCs/>
        </w:rPr>
        <w:t>umisti_do_prostoru(K)</w:t>
      </w:r>
    </w:p>
    <w:p w14:paraId="403B92CA" w14:textId="167F19F1" w:rsidR="00926DBF" w:rsidRDefault="009F6408" w:rsidP="009250D4">
      <w:pPr>
        <w:pStyle w:val="Standartnitext"/>
      </w:pPr>
      <w:r>
        <w:t>V generování jde</w:t>
      </w:r>
      <w:r w:rsidR="009250D4">
        <w:t xml:space="preserve"> tedy o postupné projití výchozí matice pomocí jader. Pro všechna tato jádra se musí načíst správná neuronová síť, která</w:t>
      </w:r>
      <w:r w:rsidR="003A330A">
        <w:t xml:space="preserve"> pro daný výsek velikosti jádra</w:t>
      </w:r>
      <w:r w:rsidR="009250D4">
        <w:t xml:space="preserve"> predikuje pozici objektu požadované třídy. </w:t>
      </w:r>
    </w:p>
    <w:p w14:paraId="3E6F2935" w14:textId="3199ED97" w:rsidR="00B707C6" w:rsidRDefault="009F6408" w:rsidP="00B707C6">
      <w:pPr>
        <w:pStyle w:val="Standartnitext"/>
        <w:rPr>
          <w:rFonts w:eastAsiaTheme="minorEastAsia"/>
        </w:rPr>
      </w:pPr>
      <w:r>
        <w:t xml:space="preserve">Všechny tyto </w:t>
      </w:r>
      <w:r w:rsidR="009250D4">
        <w:t>predikce se</w:t>
      </w:r>
      <w:r>
        <w:t xml:space="preserve"> pak</w:t>
      </w:r>
      <w:r w:rsidR="009250D4">
        <w:t xml:space="preserve"> agregují</w:t>
      </w:r>
      <w:r w:rsidR="00567F4B">
        <w:t xml:space="preserve"> do </w:t>
      </w:r>
      <w:r w:rsidR="00B707C6">
        <w:t>sou</w:t>
      </w:r>
      <w:r w:rsidR="00B707C6">
        <w:rPr>
          <w:lang w:bidi="he-IL"/>
        </w:rPr>
        <w:t>čtových pravděpodobnostních matic pro každou velikost jádra</w:t>
      </w:r>
      <w:r w:rsidR="009250D4">
        <w:rPr>
          <w:rFonts w:eastAsiaTheme="minorEastAsia"/>
        </w:rPr>
        <w:t>.</w:t>
      </w:r>
      <w:r>
        <w:rPr>
          <w:rFonts w:eastAsiaTheme="minorEastAsia"/>
        </w:rPr>
        <w:t xml:space="preserve"> Jde o jednoduchou funkc</w:t>
      </w:r>
      <w:r w:rsidR="005F5C1E">
        <w:rPr>
          <w:rFonts w:eastAsiaTheme="minorEastAsia"/>
        </w:rPr>
        <w:t>i</w:t>
      </w:r>
      <w:r>
        <w:rPr>
          <w:rFonts w:eastAsiaTheme="minorEastAsia"/>
        </w:rPr>
        <w:t xml:space="preserve"> iterativního přičítání dílčích predikovaných pravděpodobností do prostoru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0</m:t>
            </m:r>
          </m:sub>
        </m:sSub>
      </m:oMath>
      <w:r>
        <w:rPr>
          <w:rFonts w:eastAsiaTheme="minorEastAsia"/>
        </w:rPr>
        <w:t xml:space="preserve"> prvek po prvku.</w:t>
      </w:r>
      <w:r w:rsidR="004C0032">
        <w:rPr>
          <w:rFonts w:eastAsiaTheme="minorEastAsia"/>
        </w:rPr>
        <w:t xml:space="preserve"> </w:t>
      </w:r>
      <w:r w:rsidR="00B707C6">
        <w:rPr>
          <w:rFonts w:eastAsiaTheme="minorEastAsia"/>
        </w:rPr>
        <w:t xml:space="preserve">Pro uvažovaná jádra </w:t>
      </w:r>
      <m:oMath>
        <m:r>
          <w:rPr>
            <w:rFonts w:ascii="Cambria Math" w:hAnsi="Cambria Math"/>
          </w:rPr>
          <m:t>[</m:t>
        </m:r>
        <m:d>
          <m:dPr>
            <m:ctrlPr>
              <w:rPr>
                <w:rFonts w:ascii="Cambria Math" w:hAnsi="Cambria Math"/>
                <w:i/>
              </w:rPr>
            </m:ctrlPr>
          </m:dPr>
          <m:e>
            <m:r>
              <w:rPr>
                <w:rFonts w:ascii="Cambria Math" w:hAnsi="Cambria Math"/>
              </w:rPr>
              <m:t>3×3</m:t>
            </m:r>
          </m:e>
        </m:d>
        <m:r>
          <w:rPr>
            <w:rFonts w:ascii="Cambria Math" w:hAnsi="Cambria Math"/>
          </w:rPr>
          <m:t>,</m:t>
        </m:r>
        <m:d>
          <m:dPr>
            <m:ctrlPr>
              <w:rPr>
                <w:rFonts w:ascii="Cambria Math" w:hAnsi="Cambria Math"/>
                <w:i/>
              </w:rPr>
            </m:ctrlPr>
          </m:dPr>
          <m:e>
            <m:r>
              <w:rPr>
                <w:rFonts w:ascii="Cambria Math" w:hAnsi="Cambria Math"/>
              </w:rPr>
              <m:t>4×4</m:t>
            </m:r>
          </m:e>
        </m:d>
        <m:r>
          <w:rPr>
            <w:rFonts w:ascii="Cambria Math" w:hAnsi="Cambria Math"/>
          </w:rPr>
          <m:t>,</m:t>
        </m:r>
        <m:d>
          <m:dPr>
            <m:ctrlPr>
              <w:rPr>
                <w:rFonts w:ascii="Cambria Math" w:hAnsi="Cambria Math"/>
                <w:i/>
              </w:rPr>
            </m:ctrlPr>
          </m:dPr>
          <m:e>
            <m:r>
              <w:rPr>
                <w:rFonts w:ascii="Cambria Math" w:hAnsi="Cambria Math"/>
              </w:rPr>
              <m:t>5×5</m:t>
            </m:r>
          </m:e>
        </m:d>
        <m:r>
          <w:rPr>
            <w:rFonts w:ascii="Cambria Math" w:hAnsi="Cambria Math"/>
          </w:rPr>
          <m:t>,</m:t>
        </m:r>
        <m:d>
          <m:dPr>
            <m:ctrlPr>
              <w:rPr>
                <w:rFonts w:ascii="Cambria Math" w:hAnsi="Cambria Math"/>
                <w:i/>
              </w:rPr>
            </m:ctrlPr>
          </m:dPr>
          <m:e>
            <m:r>
              <w:rPr>
                <w:rFonts w:ascii="Cambria Math" w:hAnsi="Cambria Math"/>
              </w:rPr>
              <m:t>6×6</m:t>
            </m:r>
          </m:e>
        </m:d>
        <m:r>
          <w:rPr>
            <w:rFonts w:ascii="Cambria Math" w:hAnsi="Cambria Math"/>
          </w:rPr>
          <m:t>]</m:t>
        </m:r>
      </m:oMath>
      <w:r w:rsidR="00B707C6">
        <w:rPr>
          <w:rFonts w:eastAsiaTheme="minorEastAsia"/>
        </w:rPr>
        <w:t xml:space="preserve"> to</w:t>
      </w:r>
      <w:r w:rsidR="003A330A">
        <w:rPr>
          <w:rFonts w:eastAsiaTheme="minorEastAsia"/>
        </w:rPr>
        <w:t xml:space="preserve"> pro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0</m:t>
            </m:r>
          </m:sub>
        </m:sSub>
      </m:oMath>
      <w:r w:rsidR="00B707C6">
        <w:rPr>
          <w:rFonts w:eastAsiaTheme="minorEastAsia"/>
        </w:rPr>
        <w:t xml:space="preserve"> budou</w:t>
      </w:r>
      <w:r w:rsidR="000708C2">
        <w:rPr>
          <w:rFonts w:eastAsiaTheme="minorEastAsia"/>
        </w:rPr>
        <w:t xml:space="preserve"> </w:t>
      </w:r>
      <w:r w:rsidR="00B707C6">
        <w:rPr>
          <w:rFonts w:eastAsiaTheme="minorEastAsia"/>
        </w:rPr>
        <w:t>čtyři matice</w:t>
      </w:r>
      <w:r w:rsidR="00F70503">
        <w:rPr>
          <w:rFonts w:eastAsiaTheme="minorEastAsia"/>
        </w:rPr>
        <w:t xml:space="preserve"> </w:t>
      </w:r>
      <m:oMath>
        <m:r>
          <w:rPr>
            <w:rFonts w:ascii="Cambria Math" w:eastAsiaTheme="minorEastAsia" w:hAnsi="Cambria Math"/>
          </w:rPr>
          <m:t>MS</m:t>
        </m:r>
      </m:oMath>
      <w:r w:rsidR="00B707C6">
        <w:rPr>
          <w:rFonts w:eastAsiaTheme="minorEastAsia"/>
        </w:rPr>
        <w:t xml:space="preserve"> o velikosti výchozí scén</w:t>
      </w:r>
      <w:r w:rsidR="00B707C6" w:rsidRPr="00CB2351">
        <w:rPr>
          <w:rFonts w:eastAsiaTheme="minorEastAsia"/>
        </w:rPr>
        <w:t>y</w:t>
      </w:r>
      <w:r w:rsidR="00EA5DA5" w:rsidRPr="00CB2351">
        <w:rPr>
          <w:rFonts w:eastAsiaTheme="minorEastAsia"/>
        </w:rPr>
        <w:t>,</w:t>
      </w:r>
      <w:r w:rsidR="00B707C6">
        <w:rPr>
          <w:rFonts w:eastAsiaTheme="minorEastAsia"/>
        </w:rPr>
        <w:t xml:space="preserve"> viz například </w:t>
      </w:r>
      <w:r w:rsidR="00673F79">
        <w:rPr>
          <w:rFonts w:eastAsiaTheme="minorEastAsia"/>
        </w:rPr>
        <w:fldChar w:fldCharType="begin"/>
      </w:r>
      <w:r w:rsidR="00673F79">
        <w:rPr>
          <w:rFonts w:eastAsiaTheme="minorEastAsia"/>
        </w:rPr>
        <w:instrText xml:space="preserve"> REF _Ref4314256 \h </w:instrText>
      </w:r>
      <w:r w:rsidR="00673F79">
        <w:rPr>
          <w:rFonts w:eastAsiaTheme="minorEastAsia"/>
        </w:rPr>
      </w:r>
      <w:r w:rsidR="00673F79">
        <w:rPr>
          <w:rFonts w:eastAsiaTheme="minorEastAsia"/>
        </w:rPr>
        <w:fldChar w:fldCharType="separate"/>
      </w:r>
      <w:r w:rsidR="00673F79">
        <w:t xml:space="preserve">Obr. </w:t>
      </w:r>
      <w:r w:rsidR="00673F79">
        <w:rPr>
          <w:noProof/>
        </w:rPr>
        <w:t>16</w:t>
      </w:r>
      <w:r w:rsidR="00673F79">
        <w:rPr>
          <w:rFonts w:eastAsiaTheme="minorEastAsia"/>
        </w:rPr>
        <w:fldChar w:fldCharType="end"/>
      </w:r>
      <w:r w:rsidR="00B707C6">
        <w:rPr>
          <w:rFonts w:eastAsiaTheme="minorEastAsia"/>
        </w:rPr>
        <w:t>.</w:t>
      </w:r>
    </w:p>
    <w:p w14:paraId="33B9EC7F" w14:textId="7C0D56C0" w:rsidR="00B707C6" w:rsidRDefault="00B707C6" w:rsidP="00B707C6">
      <w:pPr>
        <w:pStyle w:val="Obrzek"/>
        <w:rPr>
          <w:rFonts w:eastAsiaTheme="minorEastAsia"/>
        </w:rPr>
      </w:pPr>
      <w:r>
        <w:lastRenderedPageBreak/>
        <w:drawing>
          <wp:inline distT="0" distB="0" distL="0" distR="0" wp14:anchorId="76500452" wp14:editId="3D448EDE">
            <wp:extent cx="2896535" cy="2108182"/>
            <wp:effectExtent l="0" t="0" r="0" b="6985"/>
            <wp:docPr id="106" name="Obrázek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rotWithShape="1">
                    <a:blip r:embed="rId28">
                      <a:extLst>
                        <a:ext uri="{28A0092B-C50C-407E-A947-70E740481C1C}">
                          <a14:useLocalDpi xmlns:a14="http://schemas.microsoft.com/office/drawing/2010/main" val="0"/>
                        </a:ext>
                      </a:extLst>
                    </a:blip>
                    <a:srcRect b="2995"/>
                    <a:stretch/>
                  </pic:blipFill>
                  <pic:spPr bwMode="auto">
                    <a:xfrm>
                      <a:off x="0" y="0"/>
                      <a:ext cx="2978674" cy="2167965"/>
                    </a:xfrm>
                    <a:prstGeom prst="rect">
                      <a:avLst/>
                    </a:prstGeom>
                    <a:noFill/>
                    <a:ln>
                      <a:noFill/>
                    </a:ln>
                    <a:extLst>
                      <a:ext uri="{53640926-AAD7-44D8-BBD7-CCE9431645EC}">
                        <a14:shadowObscured xmlns:a14="http://schemas.microsoft.com/office/drawing/2010/main"/>
                      </a:ext>
                    </a:extLst>
                  </pic:spPr>
                </pic:pic>
              </a:graphicData>
            </a:graphic>
          </wp:inline>
        </w:drawing>
      </w:r>
      <w:r>
        <w:drawing>
          <wp:inline distT="0" distB="0" distL="0" distR="0" wp14:anchorId="26C5F1D2" wp14:editId="59FCB612">
            <wp:extent cx="327546" cy="2062417"/>
            <wp:effectExtent l="0" t="0" r="0" b="0"/>
            <wp:docPr id="107" name="Obrázek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81979" t="2623" r="6877" b="3817"/>
                    <a:stretch/>
                  </pic:blipFill>
                  <pic:spPr bwMode="auto">
                    <a:xfrm>
                      <a:off x="0" y="0"/>
                      <a:ext cx="341373" cy="2149480"/>
                    </a:xfrm>
                    <a:prstGeom prst="rect">
                      <a:avLst/>
                    </a:prstGeom>
                    <a:noFill/>
                    <a:ln>
                      <a:noFill/>
                    </a:ln>
                    <a:extLst>
                      <a:ext uri="{53640926-AAD7-44D8-BBD7-CCE9431645EC}">
                        <a14:shadowObscured xmlns:a14="http://schemas.microsoft.com/office/drawing/2010/main"/>
                      </a:ext>
                    </a:extLst>
                  </pic:spPr>
                </pic:pic>
              </a:graphicData>
            </a:graphic>
          </wp:inline>
        </w:drawing>
      </w:r>
    </w:p>
    <w:p w14:paraId="44EBAAEF" w14:textId="028FE363" w:rsidR="00B707C6" w:rsidRDefault="00B707C6" w:rsidP="00B707C6">
      <w:pPr>
        <w:pStyle w:val="CAPITION"/>
        <w:rPr>
          <w:rFonts w:eastAsiaTheme="minorEastAsia"/>
        </w:rPr>
      </w:pPr>
      <w:bookmarkStart w:id="285" w:name="_Ref4314256"/>
      <w:r>
        <w:t xml:space="preserve">Obr. </w:t>
      </w:r>
      <w:r w:rsidR="009A0142">
        <w:rPr>
          <w:noProof/>
        </w:rPr>
        <w:fldChar w:fldCharType="begin"/>
      </w:r>
      <w:r w:rsidR="009A0142">
        <w:rPr>
          <w:noProof/>
        </w:rPr>
        <w:instrText xml:space="preserve"> SEQ Obr. \* ARABIC </w:instrText>
      </w:r>
      <w:r w:rsidR="009A0142">
        <w:rPr>
          <w:noProof/>
        </w:rPr>
        <w:fldChar w:fldCharType="separate"/>
      </w:r>
      <w:r w:rsidR="00E25B52">
        <w:rPr>
          <w:noProof/>
        </w:rPr>
        <w:t>16</w:t>
      </w:r>
      <w:r w:rsidR="009A0142">
        <w:rPr>
          <w:noProof/>
        </w:rPr>
        <w:fldChar w:fldCharType="end"/>
      </w:r>
      <w:bookmarkEnd w:id="285"/>
      <w:r>
        <w:t>: Součtové matice</w:t>
      </w:r>
      <w:r w:rsidR="003D0D7F">
        <w:t xml:space="preserve"> pravděpodobnosti výskytu</w:t>
      </w:r>
      <w:r>
        <w:t xml:space="preserve"> pro jádra </w:t>
      </w:r>
      <m:oMath>
        <m:d>
          <m:dPr>
            <m:ctrlPr>
              <w:rPr>
                <w:rFonts w:ascii="Cambria Math" w:hAnsi="Cambria Math"/>
                <w:i/>
              </w:rPr>
            </m:ctrlPr>
          </m:dPr>
          <m:e>
            <m:r>
              <w:rPr>
                <w:rFonts w:ascii="Cambria Math" w:hAnsi="Cambria Math"/>
              </w:rPr>
              <m:t>3×3</m:t>
            </m:r>
          </m:e>
        </m:d>
        <m:r>
          <w:rPr>
            <w:rFonts w:ascii="Cambria Math" w:hAnsi="Cambria Math"/>
          </w:rPr>
          <m:t>,</m:t>
        </m:r>
        <m:d>
          <m:dPr>
            <m:ctrlPr>
              <w:rPr>
                <w:rFonts w:ascii="Cambria Math" w:hAnsi="Cambria Math"/>
                <w:i/>
              </w:rPr>
            </m:ctrlPr>
          </m:dPr>
          <m:e>
            <m:r>
              <w:rPr>
                <w:rFonts w:ascii="Cambria Math" w:hAnsi="Cambria Math"/>
              </w:rPr>
              <m:t>4×4</m:t>
            </m:r>
          </m:e>
        </m:d>
        <m:r>
          <w:rPr>
            <w:rFonts w:ascii="Cambria Math" w:hAnsi="Cambria Math"/>
          </w:rPr>
          <m:t>,</m:t>
        </m:r>
        <m:d>
          <m:dPr>
            <m:ctrlPr>
              <w:rPr>
                <w:rFonts w:ascii="Cambria Math" w:hAnsi="Cambria Math"/>
                <w:i/>
              </w:rPr>
            </m:ctrlPr>
          </m:dPr>
          <m:e>
            <m:r>
              <w:rPr>
                <w:rFonts w:ascii="Cambria Math" w:hAnsi="Cambria Math"/>
              </w:rPr>
              <m:t>5×5</m:t>
            </m:r>
          </m:e>
        </m:d>
        <m:r>
          <w:rPr>
            <w:rFonts w:ascii="Cambria Math" w:hAnsi="Cambria Math"/>
          </w:rPr>
          <m:t>,</m:t>
        </m:r>
        <m:d>
          <m:dPr>
            <m:ctrlPr>
              <w:rPr>
                <w:rFonts w:ascii="Cambria Math" w:hAnsi="Cambria Math"/>
                <w:i/>
              </w:rPr>
            </m:ctrlPr>
          </m:dPr>
          <m:e>
            <m:r>
              <w:rPr>
                <w:rFonts w:ascii="Cambria Math" w:hAnsi="Cambria Math"/>
              </w:rPr>
              <m:t>6×6</m:t>
            </m:r>
          </m:e>
        </m:d>
      </m:oMath>
      <w:r w:rsidR="000708C2">
        <w:rPr>
          <w:rFonts w:eastAsiaTheme="minorEastAsia"/>
        </w:rPr>
        <w:t xml:space="preserve">. Konkrétní predikce odpovídá první iteraci na výchozí scéně z </w:t>
      </w:r>
      <w:r w:rsidR="000708C2">
        <w:rPr>
          <w:rFonts w:eastAsiaTheme="minorEastAsia"/>
        </w:rPr>
        <w:fldChar w:fldCharType="begin"/>
      </w:r>
      <w:r w:rsidR="000708C2">
        <w:rPr>
          <w:rFonts w:eastAsiaTheme="minorEastAsia"/>
        </w:rPr>
        <w:instrText xml:space="preserve"> REF _Ref4314912 \h </w:instrText>
      </w:r>
      <w:r w:rsidR="000708C2">
        <w:rPr>
          <w:rFonts w:eastAsiaTheme="minorEastAsia"/>
        </w:rPr>
      </w:r>
      <w:r w:rsidR="000708C2">
        <w:rPr>
          <w:rFonts w:eastAsiaTheme="minorEastAsia"/>
        </w:rPr>
        <w:fldChar w:fldCharType="separate"/>
      </w:r>
      <w:r w:rsidR="000708C2">
        <w:t xml:space="preserve">Obr. </w:t>
      </w:r>
      <w:r w:rsidR="000708C2">
        <w:rPr>
          <w:noProof/>
        </w:rPr>
        <w:t>9</w:t>
      </w:r>
      <w:r w:rsidR="000708C2">
        <w:rPr>
          <w:rFonts w:eastAsiaTheme="minorEastAsia"/>
        </w:rPr>
        <w:fldChar w:fldCharType="end"/>
      </w:r>
      <w:r w:rsidR="000708C2">
        <w:rPr>
          <w:rFonts w:eastAsiaTheme="minorEastAsia"/>
        </w:rPr>
        <w:t xml:space="preserve"> pro objekt třídy 3 - židle.</w:t>
      </w:r>
    </w:p>
    <w:p w14:paraId="235EF1A3" w14:textId="2D7D5E19" w:rsidR="008071AD" w:rsidRPr="000708C2" w:rsidRDefault="00264424" w:rsidP="000708C2">
      <w:pPr>
        <w:pStyle w:val="Standartnitext"/>
        <w:rPr>
          <w:rFonts w:eastAsiaTheme="minorEastAsia"/>
        </w:rPr>
      </w:pPr>
      <w:r>
        <w:rPr>
          <w:rFonts w:eastAsiaTheme="minorEastAsia"/>
        </w:rPr>
        <w:t xml:space="preserve">Pro finální predikci se osvědčila matice, která je nadále označována jako </w:t>
      </w:r>
      <w:r w:rsidR="009F6408">
        <w:rPr>
          <w:rFonts w:eastAsiaTheme="minorEastAsia"/>
        </w:rPr>
        <w:t xml:space="preserve">finální </w:t>
      </w:r>
      <w:r>
        <w:rPr>
          <w:rFonts w:eastAsiaTheme="minorEastAsia"/>
        </w:rPr>
        <w:t>součinová matice pravděpodobnost</w:t>
      </w:r>
      <w:r w:rsidR="009F6408">
        <w:rPr>
          <w:rFonts w:eastAsiaTheme="minorEastAsia"/>
        </w:rPr>
        <w:t>i</w:t>
      </w:r>
      <w:r>
        <w:rPr>
          <w:rFonts w:eastAsiaTheme="minorEastAsia"/>
        </w:rPr>
        <w:t xml:space="preserve"> výskytu - </w:t>
      </w:r>
      <m:oMath>
        <m:sSub>
          <m:sSubPr>
            <m:ctrlPr>
              <w:rPr>
                <w:rFonts w:ascii="Cambria Math" w:eastAsiaTheme="minorEastAsia" w:hAnsi="Cambria Math"/>
                <w:i/>
              </w:rPr>
            </m:ctrlPr>
          </m:sSubPr>
          <m:e>
            <m:r>
              <w:rPr>
                <w:rFonts w:ascii="Cambria Math" w:eastAsiaTheme="minorEastAsia" w:hAnsi="Cambria Math"/>
              </w:rPr>
              <m:t>MP</m:t>
            </m:r>
          </m:e>
          <m:sub>
            <m:r>
              <w:rPr>
                <w:rFonts w:ascii="Cambria Math" w:eastAsiaTheme="minorEastAsia" w:hAnsi="Cambria Math"/>
              </w:rPr>
              <m:t>soucin</m:t>
            </m:r>
          </m:sub>
        </m:sSub>
      </m:oMath>
      <w:r w:rsidR="003A330A">
        <w:rPr>
          <w:rFonts w:eastAsiaTheme="minorEastAsia"/>
        </w:rPr>
        <w:t>.</w:t>
      </w:r>
      <w:r>
        <w:rPr>
          <w:rFonts w:eastAsiaTheme="minorEastAsia"/>
        </w:rPr>
        <w:t xml:space="preserve"> </w:t>
      </w:r>
      <w:r w:rsidR="00A74CF3">
        <w:rPr>
          <w:rFonts w:eastAsiaTheme="minorEastAsia"/>
        </w:rPr>
        <w:t>Tato matice se vytvoří</w:t>
      </w:r>
      <w:r>
        <w:rPr>
          <w:rFonts w:eastAsiaTheme="minorEastAsia"/>
        </w:rPr>
        <w:t xml:space="preserve"> </w:t>
      </w:r>
      <w:r w:rsidR="003D0D7F">
        <w:rPr>
          <w:rFonts w:eastAsiaTheme="minorEastAsia"/>
        </w:rPr>
        <w:t>postupn</w:t>
      </w:r>
      <w:r w:rsidR="00A74CF3">
        <w:rPr>
          <w:rFonts w:eastAsiaTheme="minorEastAsia"/>
        </w:rPr>
        <w:t xml:space="preserve">ým </w:t>
      </w:r>
      <w:r>
        <w:rPr>
          <w:rFonts w:eastAsiaTheme="minorEastAsia"/>
        </w:rPr>
        <w:t>pronásob</w:t>
      </w:r>
      <w:r w:rsidR="00A74CF3">
        <w:rPr>
          <w:rFonts w:eastAsiaTheme="minorEastAsia"/>
        </w:rPr>
        <w:t>ením</w:t>
      </w:r>
      <w:r w:rsidR="00B707C6">
        <w:rPr>
          <w:rFonts w:eastAsiaTheme="minorEastAsia"/>
        </w:rPr>
        <w:t xml:space="preserve"> součtových</w:t>
      </w:r>
      <w:r>
        <w:rPr>
          <w:rFonts w:eastAsiaTheme="minorEastAsia"/>
        </w:rPr>
        <w:t xml:space="preserve"> prediktivních matic</w:t>
      </w:r>
      <w:r w:rsidR="009F6408">
        <w:rPr>
          <w:rFonts w:eastAsiaTheme="minorEastAsia"/>
        </w:rPr>
        <w:t xml:space="preserve"> </w:t>
      </w:r>
      <m:oMath>
        <m:r>
          <w:rPr>
            <w:rFonts w:ascii="Cambria Math" w:eastAsiaTheme="minorEastAsia" w:hAnsi="Cambria Math"/>
          </w:rPr>
          <m:t>MS</m:t>
        </m:r>
      </m:oMath>
      <w:r w:rsidR="000708C2">
        <w:rPr>
          <w:rFonts w:eastAsiaTheme="minorEastAsia"/>
        </w:rPr>
        <w:t xml:space="preserve"> (</w:t>
      </w:r>
      <w:r w:rsidR="00673F79">
        <w:rPr>
          <w:rFonts w:eastAsiaTheme="minorEastAsia"/>
        </w:rPr>
        <w:fldChar w:fldCharType="begin"/>
      </w:r>
      <w:r w:rsidR="00673F79">
        <w:rPr>
          <w:rFonts w:eastAsiaTheme="minorEastAsia"/>
        </w:rPr>
        <w:instrText xml:space="preserve"> REF _Ref5973970 \h </w:instrText>
      </w:r>
      <w:r w:rsidR="00673F79">
        <w:rPr>
          <w:rFonts w:eastAsiaTheme="minorEastAsia"/>
        </w:rPr>
      </w:r>
      <w:r w:rsidR="00673F79">
        <w:rPr>
          <w:rFonts w:eastAsiaTheme="minorEastAsia"/>
        </w:rPr>
        <w:fldChar w:fldCharType="separate"/>
      </w:r>
      <w:r w:rsidR="00673F79">
        <w:t xml:space="preserve">Obr. </w:t>
      </w:r>
      <w:r w:rsidR="00673F79">
        <w:rPr>
          <w:noProof/>
        </w:rPr>
        <w:t>17</w:t>
      </w:r>
      <w:r w:rsidR="00673F79">
        <w:rPr>
          <w:rFonts w:eastAsiaTheme="minorEastAsia"/>
        </w:rPr>
        <w:fldChar w:fldCharType="end"/>
      </w:r>
      <w:r w:rsidR="000708C2">
        <w:rPr>
          <w:rFonts w:eastAsiaTheme="minorEastAsia"/>
        </w:rPr>
        <w:t>)</w:t>
      </w:r>
      <w:r w:rsidR="00EA5DA5" w:rsidRPr="00CB2351">
        <w:rPr>
          <w:rFonts w:eastAsiaTheme="minorEastAsia"/>
        </w:rPr>
        <w:t>.</w:t>
      </w:r>
      <w:r>
        <w:rPr>
          <w:rFonts w:eastAsiaTheme="minorEastAsia"/>
        </w:rPr>
        <w:t xml:space="preserve"> </w:t>
      </w:r>
      <w:r w:rsidR="003D0D7F">
        <w:rPr>
          <w:rFonts w:eastAsiaTheme="minorEastAsia"/>
        </w:rPr>
        <w:t>Po dokončení této operace</w:t>
      </w:r>
      <w:r>
        <w:rPr>
          <w:rFonts w:eastAsiaTheme="minorEastAsia"/>
        </w:rPr>
        <w:t xml:space="preserve"> vzniká </w:t>
      </w:r>
      <w:r w:rsidR="003D0D7F">
        <w:rPr>
          <w:rFonts w:eastAsiaTheme="minorEastAsia"/>
        </w:rPr>
        <w:t>výsledný</w:t>
      </w:r>
      <w:r>
        <w:rPr>
          <w:rFonts w:eastAsiaTheme="minorEastAsia"/>
        </w:rPr>
        <w:t xml:space="preserve"> obraz</w:t>
      </w:r>
      <w:r w:rsidR="003D0D7F">
        <w:rPr>
          <w:rFonts w:eastAsiaTheme="minorEastAsia"/>
        </w:rPr>
        <w:t xml:space="preserve"> o</w:t>
      </w:r>
      <w:r>
        <w:rPr>
          <w:rFonts w:eastAsiaTheme="minorEastAsia"/>
        </w:rPr>
        <w:t xml:space="preserve"> tom, kde by se objekt dané třídy měl nacházet.</w:t>
      </w:r>
      <w:r w:rsidR="00776F7B">
        <w:rPr>
          <w:rFonts w:eastAsiaTheme="minorEastAsia"/>
        </w:rPr>
        <w:t xml:space="preserve"> Nejedná se o násobení matic v klasickém smyslu, nýbrž ve smyslu Hadamardova produktu </w:t>
      </w:r>
      <m:oMath>
        <m:r>
          <w:rPr>
            <w:rFonts w:ascii="Cambria Math" w:eastAsiaTheme="minorEastAsia" w:hAnsi="Cambria Math"/>
          </w:rPr>
          <m:t>(</m:t>
        </m:r>
        <m:r>
          <m:rPr>
            <m:sty m:val="p"/>
          </m:rPr>
          <w:rPr>
            <w:rFonts w:ascii="Cambria Math" w:hAnsi="Cambria Math" w:cs="Cambria Math"/>
            <w:color w:val="222222"/>
            <w:sz w:val="25"/>
            <w:szCs w:val="25"/>
            <w:shd w:val="clear" w:color="auto" w:fill="FFFFFF"/>
          </w:rPr>
          <m:t>∘</m:t>
        </m:r>
        <m:r>
          <w:rPr>
            <w:rFonts w:ascii="Cambria Math" w:eastAsiaTheme="minorEastAsia" w:hAnsi="Cambria Math"/>
          </w:rPr>
          <m:t>)</m:t>
        </m:r>
      </m:oMath>
      <w:r w:rsidR="00776F7B">
        <w:rPr>
          <w:rFonts w:eastAsiaTheme="minorEastAsia"/>
        </w:rPr>
        <w:t>, to znamená násobení po prvcích.</w:t>
      </w:r>
      <w:r>
        <w:rPr>
          <w:rFonts w:eastAsiaTheme="minorEastAsia"/>
        </w:rPr>
        <w:t xml:space="preserve"> </w:t>
      </w:r>
    </w:p>
    <w:p w14:paraId="273B74BC" w14:textId="76730C71" w:rsidR="00264424" w:rsidRDefault="00264424" w:rsidP="009250D4">
      <w:pPr>
        <w:pStyle w:val="Standartnitext"/>
        <w:rPr>
          <w:rFonts w:eastAsiaTheme="minorEastAsia"/>
        </w:rPr>
      </w:pPr>
      <w:r>
        <w:rPr>
          <w:rFonts w:eastAsiaTheme="minorEastAsia"/>
        </w:rPr>
        <w:t xml:space="preserve">Kromě </w:t>
      </w:r>
      <m:oMath>
        <m:sSub>
          <m:sSubPr>
            <m:ctrlPr>
              <w:rPr>
                <w:rFonts w:ascii="Cambria Math" w:eastAsiaTheme="minorEastAsia" w:hAnsi="Cambria Math"/>
                <w:i/>
              </w:rPr>
            </m:ctrlPr>
          </m:sSubPr>
          <m:e>
            <m:r>
              <w:rPr>
                <w:rFonts w:ascii="Cambria Math" w:eastAsiaTheme="minorEastAsia" w:hAnsi="Cambria Math"/>
              </w:rPr>
              <m:t>MP</m:t>
            </m:r>
          </m:e>
          <m:sub>
            <m:r>
              <w:rPr>
                <w:rFonts w:ascii="Cambria Math" w:eastAsiaTheme="minorEastAsia" w:hAnsi="Cambria Math"/>
              </w:rPr>
              <m:t>soucin</m:t>
            </m:r>
          </m:sub>
        </m:sSub>
      </m:oMath>
      <w:r>
        <w:rPr>
          <w:rFonts w:eastAsiaTheme="minorEastAsia"/>
        </w:rPr>
        <w:t xml:space="preserve"> se v průběhu generování utváří ještě</w:t>
      </w:r>
      <w:r w:rsidR="009F6408">
        <w:rPr>
          <w:rFonts w:eastAsiaTheme="minorEastAsia"/>
        </w:rPr>
        <w:t xml:space="preserve"> finální</w:t>
      </w:r>
      <w:r>
        <w:rPr>
          <w:rFonts w:eastAsiaTheme="minorEastAsia"/>
        </w:rPr>
        <w:t xml:space="preserve"> součtová pravděpodobnostní matice</w:t>
      </w:r>
      <w:r w:rsidR="000C5833">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MP</m:t>
            </m:r>
          </m:e>
          <m:sub>
            <m:r>
              <w:rPr>
                <w:rFonts w:ascii="Cambria Math" w:eastAsiaTheme="minorEastAsia" w:hAnsi="Cambria Math"/>
              </w:rPr>
              <m:t>soucet</m:t>
            </m:r>
          </m:sub>
        </m:sSub>
      </m:oMath>
      <w:r w:rsidR="001A76E1">
        <w:rPr>
          <w:rFonts w:eastAsiaTheme="minorEastAsia"/>
        </w:rPr>
        <w:t xml:space="preserve">. Děje se to </w:t>
      </w:r>
      <w:r w:rsidR="00EA6D3B">
        <w:rPr>
          <w:rFonts w:eastAsiaTheme="minorEastAsia"/>
        </w:rPr>
        <w:t>podobným způsobem</w:t>
      </w:r>
      <w:r w:rsidR="001A76E1">
        <w:rPr>
          <w:rFonts w:eastAsiaTheme="minorEastAsia"/>
        </w:rPr>
        <w:t xml:space="preserve"> jako u součinové matice</w:t>
      </w:r>
      <w:r w:rsidR="00EA6D3B">
        <w:rPr>
          <w:rFonts w:eastAsiaTheme="minorEastAsia"/>
        </w:rPr>
        <w:t xml:space="preserve"> s tím rozdílem, že namísto Hadamardova produktu je aplikován součet.</w:t>
      </w:r>
    </w:p>
    <w:p w14:paraId="306702A3" w14:textId="4E30F162" w:rsidR="00D32188" w:rsidRDefault="000C5833" w:rsidP="00134238">
      <w:pPr>
        <w:pStyle w:val="Obrzek"/>
        <w:rPr>
          <w:lang w:val="en-IN"/>
        </w:rPr>
      </w:pPr>
      <w:r>
        <w:drawing>
          <wp:inline distT="0" distB="0" distL="0" distR="0" wp14:anchorId="1EDAD4AB" wp14:editId="10375A99">
            <wp:extent cx="1611502" cy="1146175"/>
            <wp:effectExtent l="0" t="0" r="8255" b="0"/>
            <wp:docPr id="99" name="Obrázek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2102" t="9525" r="2495"/>
                    <a:stretch/>
                  </pic:blipFill>
                  <pic:spPr bwMode="auto">
                    <a:xfrm>
                      <a:off x="0" y="0"/>
                      <a:ext cx="1688395" cy="1200865"/>
                    </a:xfrm>
                    <a:prstGeom prst="rect">
                      <a:avLst/>
                    </a:prstGeom>
                    <a:noFill/>
                    <a:ln>
                      <a:noFill/>
                    </a:ln>
                    <a:extLst>
                      <a:ext uri="{53640926-AAD7-44D8-BBD7-CCE9431645EC}">
                        <a14:shadowObscured xmlns:a14="http://schemas.microsoft.com/office/drawing/2010/main"/>
                      </a:ext>
                    </a:extLst>
                  </pic:spPr>
                </pic:pic>
              </a:graphicData>
            </a:graphic>
          </wp:inline>
        </w:drawing>
      </w:r>
      <w:r>
        <w:drawing>
          <wp:inline distT="0" distB="0" distL="0" distR="0" wp14:anchorId="7AA92277" wp14:editId="30137DE4">
            <wp:extent cx="1800225" cy="1390787"/>
            <wp:effectExtent l="0" t="0" r="0" b="0"/>
            <wp:docPr id="100" name="Obrázek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2296" t="2623" r="6877" b="3817"/>
                    <a:stretch/>
                  </pic:blipFill>
                  <pic:spPr bwMode="auto">
                    <a:xfrm>
                      <a:off x="0" y="0"/>
                      <a:ext cx="1856309" cy="1434115"/>
                    </a:xfrm>
                    <a:prstGeom prst="rect">
                      <a:avLst/>
                    </a:prstGeom>
                    <a:noFill/>
                    <a:ln>
                      <a:noFill/>
                    </a:ln>
                    <a:extLst>
                      <a:ext uri="{53640926-AAD7-44D8-BBD7-CCE9431645EC}">
                        <a14:shadowObscured xmlns:a14="http://schemas.microsoft.com/office/drawing/2010/main"/>
                      </a:ext>
                    </a:extLst>
                  </pic:spPr>
                </pic:pic>
              </a:graphicData>
            </a:graphic>
          </wp:inline>
        </w:drawing>
      </w:r>
    </w:p>
    <w:p w14:paraId="77FDBC5B" w14:textId="3266E4DF" w:rsidR="00134238" w:rsidRPr="00134238" w:rsidRDefault="00134238" w:rsidP="00134238">
      <w:pPr>
        <w:pStyle w:val="Obrzek"/>
        <w:rPr>
          <w:lang w:val="en-IN"/>
        </w:rPr>
      </w:pPr>
      <w:r>
        <w:drawing>
          <wp:inline distT="0" distB="0" distL="0" distR="0" wp14:anchorId="63AED6DF" wp14:editId="1B92C5C7">
            <wp:extent cx="1781175" cy="1377551"/>
            <wp:effectExtent l="0" t="0" r="0" b="0"/>
            <wp:docPr id="101" name="Obrázek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2575" t="3153" r="6975" b="3575"/>
                    <a:stretch/>
                  </pic:blipFill>
                  <pic:spPr bwMode="auto">
                    <a:xfrm>
                      <a:off x="0" y="0"/>
                      <a:ext cx="1823214" cy="1410064"/>
                    </a:xfrm>
                    <a:prstGeom prst="rect">
                      <a:avLst/>
                    </a:prstGeom>
                    <a:noFill/>
                    <a:ln>
                      <a:noFill/>
                    </a:ln>
                    <a:extLst>
                      <a:ext uri="{53640926-AAD7-44D8-BBD7-CCE9431645EC}">
                        <a14:shadowObscured xmlns:a14="http://schemas.microsoft.com/office/drawing/2010/main"/>
                      </a:ext>
                    </a:extLst>
                  </pic:spPr>
                </pic:pic>
              </a:graphicData>
            </a:graphic>
          </wp:inline>
        </w:drawing>
      </w:r>
      <w:r w:rsidR="000C5833" w:rsidRPr="000C5833">
        <w:drawing>
          <wp:inline distT="0" distB="0" distL="0" distR="0" wp14:anchorId="132BCCBA" wp14:editId="727F8921">
            <wp:extent cx="1738647" cy="1224501"/>
            <wp:effectExtent l="0" t="0" r="0" b="0"/>
            <wp:docPr id="102" name="Obrázek 102" descr="C:\Users\Adam Ouhrabka\Desktop\Thesis\res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dam Ouhrabka\Desktop\Thesis\result.png"/>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t="10877" r="5091"/>
                    <a:stretch/>
                  </pic:blipFill>
                  <pic:spPr bwMode="auto">
                    <a:xfrm>
                      <a:off x="0" y="0"/>
                      <a:ext cx="1812048" cy="1276196"/>
                    </a:xfrm>
                    <a:prstGeom prst="rect">
                      <a:avLst/>
                    </a:prstGeom>
                    <a:noFill/>
                    <a:ln>
                      <a:noFill/>
                    </a:ln>
                    <a:extLst>
                      <a:ext uri="{53640926-AAD7-44D8-BBD7-CCE9431645EC}">
                        <a14:shadowObscured xmlns:a14="http://schemas.microsoft.com/office/drawing/2010/main"/>
                      </a:ext>
                    </a:extLst>
                  </pic:spPr>
                </pic:pic>
              </a:graphicData>
            </a:graphic>
          </wp:inline>
        </w:drawing>
      </w:r>
    </w:p>
    <w:p w14:paraId="154F7A5D" w14:textId="501876C0" w:rsidR="00567F4B" w:rsidRDefault="000C5833" w:rsidP="000708C2">
      <w:pPr>
        <w:pStyle w:val="CAPITION"/>
        <w:rPr>
          <w:rFonts w:eastAsiaTheme="minorEastAsia"/>
          <w:lang w:val="en-IN" w:bidi="he-IL"/>
        </w:rPr>
      </w:pPr>
      <w:bookmarkStart w:id="286" w:name="_Ref5973970"/>
      <w:r>
        <w:t xml:space="preserve">Obr. </w:t>
      </w:r>
      <w:r w:rsidR="009A0142">
        <w:rPr>
          <w:noProof/>
        </w:rPr>
        <w:fldChar w:fldCharType="begin"/>
      </w:r>
      <w:r w:rsidR="009A0142">
        <w:rPr>
          <w:noProof/>
        </w:rPr>
        <w:instrText xml:space="preserve"> SEQ Obr. \* ARABIC </w:instrText>
      </w:r>
      <w:r w:rsidR="009A0142">
        <w:rPr>
          <w:noProof/>
        </w:rPr>
        <w:fldChar w:fldCharType="separate"/>
      </w:r>
      <w:r w:rsidR="00E25B52">
        <w:rPr>
          <w:noProof/>
        </w:rPr>
        <w:t>17</w:t>
      </w:r>
      <w:r w:rsidR="009A0142">
        <w:rPr>
          <w:noProof/>
        </w:rPr>
        <w:fldChar w:fldCharType="end"/>
      </w:r>
      <w:bookmarkEnd w:id="286"/>
      <w:r>
        <w:t>: Postupn</w:t>
      </w:r>
      <w:r>
        <w:rPr>
          <w:lang w:bidi="he-IL"/>
        </w:rPr>
        <w:t xml:space="preserve">ě: Výchozí prostor </w:t>
      </w:r>
      <m:oMath>
        <m:r>
          <w:rPr>
            <w:rFonts w:ascii="Cambria Math" w:hAnsi="Cambria Math"/>
            <w:lang w:bidi="he-IL"/>
          </w:rPr>
          <m:t>M</m:t>
        </m:r>
      </m:oMath>
      <w:r>
        <w:rPr>
          <w:rFonts w:eastAsiaTheme="minorEastAsia"/>
          <w:lang w:bidi="he-IL"/>
        </w:rPr>
        <w:t xml:space="preserve">, </w:t>
      </w:r>
      <m:oMath>
        <m:sSub>
          <m:sSubPr>
            <m:ctrlPr>
              <w:rPr>
                <w:rFonts w:ascii="Cambria Math" w:eastAsiaTheme="minorEastAsia" w:hAnsi="Cambria Math"/>
                <w:i/>
                <w:sz w:val="24"/>
              </w:rPr>
            </m:ctrlPr>
          </m:sSubPr>
          <m:e>
            <m:r>
              <w:rPr>
                <w:rFonts w:ascii="Cambria Math" w:eastAsiaTheme="minorEastAsia" w:hAnsi="Cambria Math"/>
              </w:rPr>
              <m:t>MP</m:t>
            </m:r>
          </m:e>
          <m:sub>
            <m:r>
              <w:rPr>
                <w:rFonts w:ascii="Cambria Math" w:eastAsiaTheme="minorEastAsia" w:hAnsi="Cambria Math"/>
              </w:rPr>
              <m:t>soucet</m:t>
            </m:r>
          </m:sub>
        </m:sSub>
      </m:oMath>
      <w:r>
        <w:rPr>
          <w:rFonts w:eastAsiaTheme="minorEastAsia"/>
          <w:sz w:val="24"/>
        </w:rPr>
        <w:t>,</w:t>
      </w:r>
      <w:r w:rsidR="004C0032">
        <w:rPr>
          <w:rFonts w:eastAsiaTheme="minorEastAsia"/>
          <w:sz w:val="24"/>
        </w:rPr>
        <w:t xml:space="preserve"> </w:t>
      </w:r>
      <m:oMath>
        <m:sSub>
          <m:sSubPr>
            <m:ctrlPr>
              <w:rPr>
                <w:rFonts w:ascii="Cambria Math" w:hAnsi="Cambria Math"/>
              </w:rPr>
            </m:ctrlPr>
          </m:sSubPr>
          <m:e>
            <m:r>
              <w:rPr>
                <w:rFonts w:ascii="Cambria Math" w:hAnsi="Cambria Math"/>
              </w:rPr>
              <m:t>MP</m:t>
            </m:r>
          </m:e>
          <m:sub>
            <m:r>
              <w:rPr>
                <w:rFonts w:ascii="Cambria Math" w:hAnsi="Cambria Math"/>
              </w:rPr>
              <m:t>soucin</m:t>
            </m:r>
          </m:sub>
        </m:sSub>
      </m:oMath>
      <w:r>
        <w:rPr>
          <w:rFonts w:eastAsiaTheme="minorEastAsia"/>
        </w:rPr>
        <w:t xml:space="preserve">, </w:t>
      </w:r>
      <w:r w:rsidRPr="000C5833">
        <w:t>výsledná predikce objektu třídy 3</w:t>
      </w:r>
      <w:r w:rsidR="003A330A">
        <w:t xml:space="preserve"> = </w:t>
      </w:r>
      <m:oMath>
        <m:r>
          <m:rPr>
            <m:sty m:val="p"/>
          </m:rPr>
          <w:rPr>
            <w:rFonts w:ascii="Cambria Math" w:hAnsi="Cambria Math"/>
          </w:rPr>
          <m:t>max⁡</m:t>
        </m:r>
        <m:r>
          <w:rPr>
            <w:rFonts w:ascii="Cambria Math" w:hAnsi="Cambria Math"/>
          </w:rPr>
          <m:t>(</m:t>
        </m:r>
        <m:sSub>
          <m:sSubPr>
            <m:ctrlPr>
              <w:rPr>
                <w:rFonts w:ascii="Cambria Math" w:hAnsi="Cambria Math"/>
                <w:i/>
              </w:rPr>
            </m:ctrlPr>
          </m:sSubPr>
          <m:e>
            <m:r>
              <w:rPr>
                <w:rFonts w:ascii="Cambria Math" w:hAnsi="Cambria Math"/>
              </w:rPr>
              <m:t>MP</m:t>
            </m:r>
          </m:e>
          <m:sub>
            <m:r>
              <w:rPr>
                <w:rFonts w:ascii="Cambria Math" w:hAnsi="Cambria Math"/>
              </w:rPr>
              <m:t>soucin</m:t>
            </m:r>
          </m:sub>
        </m:sSub>
        <m:r>
          <w:rPr>
            <w:rFonts w:ascii="Cambria Math" w:hAnsi="Cambria Math"/>
          </w:rPr>
          <m:t>)</m:t>
        </m:r>
      </m:oMath>
      <w:r w:rsidRPr="000C5833">
        <w:t>.</w:t>
      </w:r>
    </w:p>
    <w:p w14:paraId="0D4F3241" w14:textId="67C0C855" w:rsidR="000C5833" w:rsidRDefault="0021742A" w:rsidP="00D32188">
      <w:pPr>
        <w:pStyle w:val="Standartnitext"/>
        <w:rPr>
          <w:rFonts w:eastAsiaTheme="minorEastAsia"/>
        </w:rPr>
      </w:pPr>
      <w:r>
        <w:rPr>
          <w:rFonts w:eastAsiaTheme="minorEastAsia"/>
        </w:rPr>
        <w:lastRenderedPageBreak/>
        <w:t>Co se týče nejpravděpodobnějších pozic</w:t>
      </w:r>
      <w:r w:rsidR="00EA6DA5">
        <w:rPr>
          <w:rFonts w:eastAsiaTheme="minorEastAsia"/>
        </w:rPr>
        <w:t>, tak</w:t>
      </w:r>
      <w:r>
        <w:rPr>
          <w:rFonts w:eastAsiaTheme="minorEastAsia"/>
        </w:rPr>
        <w:t xml:space="preserve"> </w:t>
      </w:r>
      <m:oMath>
        <m:sSub>
          <m:sSubPr>
            <m:ctrlPr>
              <w:rPr>
                <w:rFonts w:ascii="Cambria Math" w:hAnsi="Cambria Math"/>
                <w:i/>
              </w:rPr>
            </m:ctrlPr>
          </m:sSubPr>
          <m:e>
            <m:r>
              <w:rPr>
                <w:rFonts w:ascii="Cambria Math" w:hAnsi="Cambria Math"/>
              </w:rPr>
              <m:t>MP</m:t>
            </m:r>
          </m:e>
          <m:sub>
            <m:r>
              <w:rPr>
                <w:rFonts w:ascii="Cambria Math" w:hAnsi="Cambria Math"/>
              </w:rPr>
              <m:t>soucin</m:t>
            </m:r>
          </m:sub>
        </m:sSub>
      </m:oMath>
      <w:r w:rsidR="000C5833">
        <w:rPr>
          <w:rFonts w:eastAsiaTheme="minorEastAsia"/>
        </w:rPr>
        <w:t xml:space="preserve"> a </w:t>
      </w:r>
      <m:oMath>
        <m:sSub>
          <m:sSubPr>
            <m:ctrlPr>
              <w:rPr>
                <w:rFonts w:ascii="Cambria Math" w:eastAsiaTheme="minorEastAsia" w:hAnsi="Cambria Math"/>
                <w:i/>
              </w:rPr>
            </m:ctrlPr>
          </m:sSubPr>
          <m:e>
            <m:r>
              <w:rPr>
                <w:rFonts w:ascii="Cambria Math" w:eastAsiaTheme="minorEastAsia" w:hAnsi="Cambria Math"/>
              </w:rPr>
              <m:t>MP</m:t>
            </m:r>
          </m:e>
          <m:sub>
            <m:r>
              <w:rPr>
                <w:rFonts w:ascii="Cambria Math" w:eastAsiaTheme="minorEastAsia" w:hAnsi="Cambria Math"/>
              </w:rPr>
              <m:t>soucet</m:t>
            </m:r>
          </m:sub>
        </m:sSub>
      </m:oMath>
      <w:r w:rsidR="000C5833">
        <w:rPr>
          <w:rFonts w:eastAsiaTheme="minorEastAsia"/>
        </w:rPr>
        <w:t xml:space="preserve"> ve větší míře korelují</w:t>
      </w:r>
      <w:r>
        <w:rPr>
          <w:rFonts w:eastAsiaTheme="minorEastAsia"/>
        </w:rPr>
        <w:t xml:space="preserve">. </w:t>
      </w:r>
      <w:r w:rsidR="000C5833">
        <w:rPr>
          <w:rFonts w:eastAsiaTheme="minorEastAsia"/>
        </w:rPr>
        <w:t xml:space="preserve">Nicméně v průběhu testování produkovala </w:t>
      </w:r>
      <m:oMath>
        <m:sSub>
          <m:sSubPr>
            <m:ctrlPr>
              <w:rPr>
                <w:rFonts w:ascii="Cambria Math" w:eastAsiaTheme="minorEastAsia" w:hAnsi="Cambria Math"/>
                <w:i/>
              </w:rPr>
            </m:ctrlPr>
          </m:sSubPr>
          <m:e>
            <m:r>
              <w:rPr>
                <w:rFonts w:ascii="Cambria Math" w:eastAsiaTheme="minorEastAsia" w:hAnsi="Cambria Math"/>
              </w:rPr>
              <m:t>MP</m:t>
            </m:r>
          </m:e>
          <m:sub>
            <m:r>
              <w:rPr>
                <w:rFonts w:ascii="Cambria Math" w:eastAsiaTheme="minorEastAsia" w:hAnsi="Cambria Math"/>
              </w:rPr>
              <m:t>soucin</m:t>
            </m:r>
          </m:sub>
        </m:sSub>
      </m:oMath>
      <w:r w:rsidR="000C5833">
        <w:rPr>
          <w:rFonts w:eastAsiaTheme="minorEastAsia"/>
        </w:rPr>
        <w:t xml:space="preserve"> méně chyb než </w:t>
      </w:r>
      <m:oMath>
        <m:sSub>
          <m:sSubPr>
            <m:ctrlPr>
              <w:rPr>
                <w:rFonts w:ascii="Cambria Math" w:eastAsiaTheme="minorEastAsia" w:hAnsi="Cambria Math"/>
                <w:i/>
              </w:rPr>
            </m:ctrlPr>
          </m:sSubPr>
          <m:e>
            <m:r>
              <w:rPr>
                <w:rFonts w:ascii="Cambria Math" w:eastAsiaTheme="minorEastAsia" w:hAnsi="Cambria Math"/>
              </w:rPr>
              <m:t>MP</m:t>
            </m:r>
          </m:e>
          <m:sub>
            <m:r>
              <w:rPr>
                <w:rFonts w:ascii="Cambria Math" w:eastAsiaTheme="minorEastAsia" w:hAnsi="Cambria Math"/>
              </w:rPr>
              <m:t>soucet</m:t>
            </m:r>
          </m:sub>
        </m:sSub>
      </m:oMath>
      <w:r w:rsidR="00EA6DA5">
        <w:rPr>
          <w:rFonts w:eastAsiaTheme="minorEastAsia"/>
        </w:rPr>
        <w:t xml:space="preserve">, </w:t>
      </w:r>
      <w:r w:rsidR="000C5833">
        <w:rPr>
          <w:rFonts w:eastAsiaTheme="minorEastAsia"/>
        </w:rPr>
        <w:t>a proto se výsledná predikce řídí součinovou maticí</w:t>
      </w: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MP</m:t>
            </m:r>
          </m:e>
          <m:sub>
            <m:r>
              <w:rPr>
                <w:rFonts w:ascii="Cambria Math" w:eastAsiaTheme="minorEastAsia" w:hAnsi="Cambria Math"/>
              </w:rPr>
              <m:t>soucin</m:t>
            </m:r>
          </m:sub>
        </m:sSub>
      </m:oMath>
      <w:r w:rsidR="000C5833">
        <w:rPr>
          <w:rFonts w:eastAsiaTheme="minorEastAsia"/>
        </w:rPr>
        <w:t xml:space="preserve">. </w:t>
      </w:r>
      <w:r w:rsidR="00D32188">
        <w:rPr>
          <w:rFonts w:eastAsiaTheme="minorEastAsia"/>
        </w:rPr>
        <w:t>Součtová matice nefiguruje při generování, ale její vizualizace lépe ukazuje možné oblasti výskytu objektu.</w:t>
      </w:r>
    </w:p>
    <w:p w14:paraId="2E990217" w14:textId="2B521409" w:rsidR="0021742A" w:rsidRDefault="0021742A" w:rsidP="000C5833">
      <w:pPr>
        <w:pStyle w:val="Standartnitext"/>
      </w:pPr>
      <w:r>
        <w:t xml:space="preserve">Výběr finální pozice predikovaného objektu lze určit různými způsoby. </w:t>
      </w:r>
      <w:r w:rsidR="00EA6DA5">
        <w:t>Jako n</w:t>
      </w:r>
      <w:r>
        <w:t xml:space="preserve">ejjistější </w:t>
      </w:r>
      <w:r w:rsidR="00EA6DA5">
        <w:t>se ukázalo</w:t>
      </w:r>
      <w:r>
        <w:t xml:space="preserve"> vybrat nejpravděpodobnější místo na </w:t>
      </w:r>
      <m:oMath>
        <m:sSub>
          <m:sSubPr>
            <m:ctrlPr>
              <w:rPr>
                <w:rFonts w:ascii="Cambria Math" w:hAnsi="Cambria Math"/>
              </w:rPr>
            </m:ctrlPr>
          </m:sSubPr>
          <m:e>
            <m:r>
              <w:rPr>
                <w:rFonts w:ascii="Cambria Math" w:hAnsi="Cambria Math"/>
              </w:rPr>
              <m:t>MP</m:t>
            </m:r>
          </m:e>
          <m:sub>
            <m:r>
              <w:rPr>
                <w:rFonts w:ascii="Cambria Math" w:hAnsi="Cambria Math"/>
              </w:rPr>
              <m:t>soucin</m:t>
            </m:r>
          </m:sub>
        </m:sSub>
      </m:oMath>
      <w:r w:rsidR="00EA6DA5">
        <w:rPr>
          <w:rFonts w:eastAsiaTheme="minorEastAsia"/>
        </w:rPr>
        <w:t xml:space="preserve"> - </w:t>
      </w:r>
      <m:oMath>
        <m:r>
          <m:rPr>
            <m:sty m:val="p"/>
          </m:rPr>
          <w:rPr>
            <w:rFonts w:ascii="Cambria Math" w:eastAsiaTheme="minorEastAsia" w:hAnsi="Cambria Math"/>
          </w:rPr>
          <m:t>max⁡</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MP</m:t>
            </m:r>
          </m:e>
          <m:sub>
            <m:r>
              <w:rPr>
                <w:rFonts w:ascii="Cambria Math" w:eastAsiaTheme="minorEastAsia" w:hAnsi="Cambria Math"/>
              </w:rPr>
              <m:t>soucin</m:t>
            </m:r>
          </m:sub>
        </m:sSub>
        <m:r>
          <w:rPr>
            <w:rFonts w:ascii="Cambria Math" w:eastAsiaTheme="minorEastAsia" w:hAnsi="Cambria Math"/>
          </w:rPr>
          <m:t>)</m:t>
        </m:r>
      </m:oMath>
      <w:r w:rsidR="00EA6DA5">
        <w:rPr>
          <w:rFonts w:eastAsiaTheme="minorEastAsia"/>
        </w:rPr>
        <w:t>.</w:t>
      </w:r>
      <w:r>
        <w:rPr>
          <w:rFonts w:eastAsiaTheme="minorEastAsia"/>
        </w:rPr>
        <w:t xml:space="preserve"> </w:t>
      </w:r>
      <w:r w:rsidR="009F6408">
        <w:rPr>
          <w:rFonts w:eastAsiaTheme="minorEastAsia"/>
        </w:rPr>
        <w:t>Při tomto postupu</w:t>
      </w:r>
      <w:r>
        <w:rPr>
          <w:rFonts w:eastAsiaTheme="minorEastAsia"/>
        </w:rPr>
        <w:t xml:space="preserve"> by však v rámci stejných prostorů nedocházelo k žádoucí variabilitě obsahu. Proto lze aplikovat například náhodný vážený výběr z uspořádaných pravděpodobností </w:t>
      </w:r>
      <m:oMath>
        <m:sSub>
          <m:sSubPr>
            <m:ctrlPr>
              <w:rPr>
                <w:rFonts w:ascii="Cambria Math" w:hAnsi="Cambria Math"/>
              </w:rPr>
            </m:ctrlPr>
          </m:sSubPr>
          <m:e>
            <m:r>
              <w:rPr>
                <w:rFonts w:ascii="Cambria Math" w:hAnsi="Cambria Math"/>
              </w:rPr>
              <m:t>MP</m:t>
            </m:r>
          </m:e>
          <m:sub>
            <m:r>
              <w:rPr>
                <w:rFonts w:ascii="Cambria Math" w:hAnsi="Cambria Math"/>
              </w:rPr>
              <m:t>soucin</m:t>
            </m:r>
          </m:sub>
        </m:sSub>
      </m:oMath>
      <w:r>
        <w:rPr>
          <w:rFonts w:eastAsiaTheme="minorEastAsia"/>
        </w:rPr>
        <w:t xml:space="preserve"> či zvolit jinou techniku výběru. Záleží rovněž na aplikačním záměru, neboť někdy může být žádoucí vybrat právě maximum z </w:t>
      </w:r>
      <m:oMath>
        <m:sSub>
          <m:sSubPr>
            <m:ctrlPr>
              <w:rPr>
                <w:rFonts w:ascii="Cambria Math" w:hAnsi="Cambria Math"/>
              </w:rPr>
            </m:ctrlPr>
          </m:sSubPr>
          <m:e>
            <m:r>
              <w:rPr>
                <w:rFonts w:ascii="Cambria Math" w:hAnsi="Cambria Math"/>
              </w:rPr>
              <m:t>MP</m:t>
            </m:r>
          </m:e>
          <m:sub>
            <m:r>
              <w:rPr>
                <w:rFonts w:ascii="Cambria Math" w:hAnsi="Cambria Math"/>
              </w:rPr>
              <m:t>soucin</m:t>
            </m:r>
          </m:sub>
        </m:sSub>
        <m:r>
          <w:rPr>
            <w:rFonts w:ascii="Cambria Math" w:hAnsi="Cambria Math"/>
          </w:rPr>
          <m:t>.</m:t>
        </m:r>
      </m:oMath>
    </w:p>
    <w:p w14:paraId="3EBA5C0D" w14:textId="67539A31" w:rsidR="009250D4" w:rsidRDefault="009250D4" w:rsidP="008E5D5F">
      <w:pPr>
        <w:pStyle w:val="Heading3"/>
      </w:pPr>
      <w:bookmarkStart w:id="287" w:name="_Toc6218159"/>
      <w:r>
        <w:t>Parametrizace algoritmu</w:t>
      </w:r>
      <w:bookmarkEnd w:id="287"/>
    </w:p>
    <w:p w14:paraId="2B182763" w14:textId="6E52AD93" w:rsidR="00266244" w:rsidRPr="00EF71B4" w:rsidRDefault="009250D4" w:rsidP="00EF71B4">
      <w:pPr>
        <w:pStyle w:val="Standartnitext"/>
      </w:pPr>
      <w:r>
        <w:t xml:space="preserve">Na závěr této kapitoly lze podotknout, že algoritmus je v mnoha částech svého fungování parametrizovatelný. Pro lepší výsledky se dá primárně experimentovat s tvary a počty jader, architekturou neuronové sítě, se způsobem výběru finálního kandidáta, popřípadě se způsobem agregace do matic pravděpodobnosti výskytu. </w:t>
      </w:r>
      <w:r w:rsidR="003A330A">
        <w:t>Příkladem</w:t>
      </w:r>
      <w:r w:rsidR="00F70503">
        <w:t xml:space="preserve"> může být zavedení minimální prahové hodnoty pro prvky </w:t>
      </w:r>
      <m:oMath>
        <m:r>
          <w:rPr>
            <w:rFonts w:ascii="Cambria Math" w:hAnsi="Cambria Math"/>
          </w:rPr>
          <m:t>MS</m:t>
        </m:r>
      </m:oMath>
      <w:r w:rsidR="00F70503">
        <w:rPr>
          <w:rFonts w:eastAsiaTheme="minorEastAsia"/>
        </w:rPr>
        <w:t xml:space="preserve"> při utváření </w:t>
      </w:r>
      <m:oMath>
        <m:sSub>
          <m:sSubPr>
            <m:ctrlPr>
              <w:rPr>
                <w:rFonts w:ascii="Cambria Math" w:eastAsiaTheme="minorEastAsia" w:hAnsi="Cambria Math"/>
                <w:i/>
              </w:rPr>
            </m:ctrlPr>
          </m:sSubPr>
          <m:e>
            <m:r>
              <w:rPr>
                <w:rFonts w:ascii="Cambria Math" w:eastAsiaTheme="minorEastAsia" w:hAnsi="Cambria Math"/>
              </w:rPr>
              <m:t>MP</m:t>
            </m:r>
          </m:e>
          <m:sub>
            <m:r>
              <w:rPr>
                <w:rFonts w:ascii="Cambria Math" w:eastAsiaTheme="minorEastAsia" w:hAnsi="Cambria Math"/>
              </w:rPr>
              <m:t>soucin</m:t>
            </m:r>
          </m:sub>
        </m:sSub>
      </m:oMath>
      <w:r w:rsidR="00F70503">
        <w:rPr>
          <w:rFonts w:eastAsiaTheme="minorEastAsia"/>
        </w:rPr>
        <w:t xml:space="preserve">, popřípadě </w:t>
      </w:r>
      <m:oMath>
        <m:sSub>
          <m:sSubPr>
            <m:ctrlPr>
              <w:rPr>
                <w:rFonts w:ascii="Cambria Math" w:eastAsiaTheme="minorEastAsia" w:hAnsi="Cambria Math"/>
                <w:i/>
              </w:rPr>
            </m:ctrlPr>
          </m:sSubPr>
          <m:e>
            <m:r>
              <w:rPr>
                <w:rFonts w:ascii="Cambria Math" w:eastAsiaTheme="minorEastAsia" w:hAnsi="Cambria Math"/>
              </w:rPr>
              <m:t>MP</m:t>
            </m:r>
          </m:e>
          <m:sub>
            <m:r>
              <w:rPr>
                <w:rFonts w:ascii="Cambria Math" w:eastAsiaTheme="minorEastAsia" w:hAnsi="Cambria Math"/>
              </w:rPr>
              <m:t>soucet</m:t>
            </m:r>
          </m:sub>
        </m:sSub>
      </m:oMath>
      <w:r w:rsidR="00EF71B4">
        <w:t>.</w:t>
      </w:r>
      <w:r w:rsidR="003D0D7F">
        <w:t xml:space="preserve"> Tato konkrétní úprava se nicméně příliš neosvědčila. </w:t>
      </w:r>
    </w:p>
    <w:p w14:paraId="1C1938C8" w14:textId="6E8DF1F2" w:rsidR="00FB3671" w:rsidRDefault="00906E65" w:rsidP="00C56748">
      <w:pPr>
        <w:pStyle w:val="Heading1"/>
      </w:pPr>
      <w:bookmarkStart w:id="288" w:name="_Ref4061131"/>
      <w:bookmarkStart w:id="289" w:name="_Ref4061136"/>
      <w:bookmarkStart w:id="290" w:name="_Ref4061143"/>
      <w:bookmarkStart w:id="291" w:name="_Toc6218160"/>
      <w:r>
        <w:lastRenderedPageBreak/>
        <w:t>V</w:t>
      </w:r>
      <w:r w:rsidR="00B10AEF">
        <w:t>ý</w:t>
      </w:r>
      <w:r>
        <w:t>sledky a t</w:t>
      </w:r>
      <w:r w:rsidR="00FB3671">
        <w:t>estování</w:t>
      </w:r>
      <w:bookmarkEnd w:id="288"/>
      <w:bookmarkEnd w:id="289"/>
      <w:bookmarkEnd w:id="290"/>
      <w:bookmarkEnd w:id="291"/>
    </w:p>
    <w:p w14:paraId="356E507B" w14:textId="37D546CF" w:rsidR="00BD5CB6" w:rsidRDefault="00BD5CB6" w:rsidP="00BD5CB6">
      <w:pPr>
        <w:pStyle w:val="Standartnitext"/>
        <w:ind w:firstLine="576"/>
      </w:pPr>
      <w:r>
        <w:t>Postup měření úspěšnosti navrženého algoritmu je</w:t>
      </w:r>
      <w:r w:rsidR="00F25EE4">
        <w:t xml:space="preserve"> proveden následujícím způsobem</w:t>
      </w:r>
      <w:r>
        <w:t xml:space="preserve">. Uvnitř </w:t>
      </w:r>
      <w:r w:rsidR="00F25EE4">
        <w:t xml:space="preserve">datové </w:t>
      </w:r>
      <w:r>
        <w:t>sady</w:t>
      </w:r>
      <w:r w:rsidR="004A1861">
        <w:t>,</w:t>
      </w:r>
      <w:r w:rsidR="00F25EE4">
        <w:t xml:space="preserve"> </w:t>
      </w:r>
      <w:r w:rsidR="004A1861">
        <w:t>která byla představena v předchozí kapitole,</w:t>
      </w:r>
      <w:r>
        <w:t xml:space="preserve"> jsou dodržován</w:t>
      </w:r>
      <w:r w:rsidR="00544347">
        <w:t>a</w:t>
      </w:r>
      <w:r>
        <w:t xml:space="preserve"> určitá relační pravidla mezi </w:t>
      </w:r>
      <w:r w:rsidRPr="00CB2351">
        <w:t>objekty</w:t>
      </w:r>
      <w:r w:rsidR="00EA5DA5" w:rsidRPr="00CB2351">
        <w:t xml:space="preserve">, </w:t>
      </w:r>
      <w:r w:rsidR="00E62A5A" w:rsidRPr="00CB2351">
        <w:t xml:space="preserve">viz </w:t>
      </w:r>
      <w:r w:rsidR="00E62A5A" w:rsidRPr="00CB2351">
        <w:fldChar w:fldCharType="begin"/>
      </w:r>
      <w:r w:rsidR="00E62A5A" w:rsidRPr="00CB2351">
        <w:instrText xml:space="preserve"> REF _Ref3878559 \h </w:instrText>
      </w:r>
      <w:r w:rsidR="00CB2351">
        <w:instrText xml:space="preserve"> \* MERGEFORMAT </w:instrText>
      </w:r>
      <w:r w:rsidR="00E62A5A" w:rsidRPr="00CB2351">
        <w:fldChar w:fldCharType="separate"/>
      </w:r>
      <w:r w:rsidR="00E62A5A" w:rsidRPr="00CB2351">
        <w:t xml:space="preserve">Tabulka </w:t>
      </w:r>
      <w:r w:rsidR="00E62A5A" w:rsidRPr="00CB2351">
        <w:rPr>
          <w:noProof/>
        </w:rPr>
        <w:t>1</w:t>
      </w:r>
      <w:r w:rsidR="00E62A5A" w:rsidRPr="00CB2351">
        <w:fldChar w:fldCharType="end"/>
      </w:r>
      <w:r w:rsidRPr="00CB2351">
        <w:t>. V případě, že budou tyto vlastnosti nalezeny i v algoritmicky nagenerovaných datech</w:t>
      </w:r>
      <w:r w:rsidR="00EA5DA5" w:rsidRPr="00CB2351">
        <w:t>,</w:t>
      </w:r>
      <w:r w:rsidRPr="00CB2351">
        <w:t xml:space="preserve"> bude potvrzeno, že se algoritmus </w:t>
      </w:r>
      <w:r w:rsidR="008756E0" w:rsidRPr="00CB2351">
        <w:t>naučil tuto logiku replikovat.</w:t>
      </w:r>
      <w:r w:rsidR="009C6462" w:rsidRPr="00CB2351">
        <w:t xml:space="preserve"> Vzhledem k stochastické povaze</w:t>
      </w:r>
      <w:r w:rsidR="009C6462">
        <w:t xml:space="preserve"> inicializace neuronových sítí je pravděpodobné, že na konci každého procesu učení může algoritmus produkovat odlišné výsledky. To samé se týká generovaných scén při zapnutí náhodného váženého výběru viz</w:t>
      </w:r>
      <w:r w:rsidR="00EA5DA5">
        <w:t xml:space="preserve"> </w:t>
      </w:r>
      <w:r w:rsidR="009C6462">
        <w:t xml:space="preserve">kapitola </w:t>
      </w:r>
      <w:r w:rsidR="00F70503">
        <w:fldChar w:fldCharType="begin"/>
      </w:r>
      <w:r w:rsidR="00F70503">
        <w:instrText xml:space="preserve"> REF _Ref4315337 \n \h </w:instrText>
      </w:r>
      <w:r w:rsidR="00F70503">
        <w:fldChar w:fldCharType="separate"/>
      </w:r>
      <w:r w:rsidR="00F70503">
        <w:rPr>
          <w:rFonts w:hint="eastAsia"/>
          <w:cs/>
        </w:rPr>
        <w:t>‎</w:t>
      </w:r>
      <w:r w:rsidR="00F70503">
        <w:t>6.3.4</w:t>
      </w:r>
      <w:r w:rsidR="00F70503">
        <w:fldChar w:fldCharType="end"/>
      </w:r>
      <w:r w:rsidR="009C6462">
        <w:t xml:space="preserve">. </w:t>
      </w:r>
      <w:r w:rsidR="007D7441">
        <w:t>P</w:t>
      </w:r>
      <w:r w:rsidR="003A330A">
        <w:t xml:space="preserve">rezentované výsledky </w:t>
      </w:r>
      <w:r w:rsidR="00B10AEF">
        <w:t xml:space="preserve">vyplývají </w:t>
      </w:r>
      <w:r w:rsidR="007D7441">
        <w:t xml:space="preserve">z dvaceti naučených neuronových sítí, které sledují architekturu vybranou v kapitole </w:t>
      </w:r>
      <w:r w:rsidR="007D7441">
        <w:fldChar w:fldCharType="begin"/>
      </w:r>
      <w:r w:rsidR="007D7441">
        <w:instrText xml:space="preserve"> REF _Ref5356061 \n \h </w:instrText>
      </w:r>
      <w:r w:rsidR="007D7441">
        <w:fldChar w:fldCharType="separate"/>
      </w:r>
      <w:r w:rsidR="007D7441">
        <w:t>6.2.3</w:t>
      </w:r>
      <w:r w:rsidR="007D7441">
        <w:fldChar w:fldCharType="end"/>
      </w:r>
      <w:r w:rsidR="00B10AEF">
        <w:t>.</w:t>
      </w:r>
    </w:p>
    <w:p w14:paraId="40269CA2" w14:textId="026881E3" w:rsidR="00287258" w:rsidRDefault="00DD3553" w:rsidP="008F15E4">
      <w:pPr>
        <w:pStyle w:val="Heading2"/>
      </w:pPr>
      <w:bookmarkStart w:id="292" w:name="_Toc6218161"/>
      <w:r>
        <w:t>Jednotkové testování</w:t>
      </w:r>
      <w:bookmarkEnd w:id="292"/>
    </w:p>
    <w:p w14:paraId="5381BF4C" w14:textId="5D64E7DA" w:rsidR="00DD3553" w:rsidRDefault="00DD3553" w:rsidP="00DD3553">
      <w:pPr>
        <w:pStyle w:val="Standartnitext"/>
        <w:ind w:firstLine="708"/>
      </w:pPr>
      <w:r>
        <w:t xml:space="preserve">V první fázi testování bylo ověřováno zda dokáže algoritmus replikovat konkrétní vlastnosti v jednoduchém prostoru, který není rušen kontextem ostatních objektů. Tento prostor je definovaný jako matice </w:t>
      </w:r>
      <m:oMath>
        <m:sSub>
          <m:sSubPr>
            <m:ctrlPr>
              <w:rPr>
                <w:rFonts w:ascii="Cambria Math" w:hAnsi="Cambria Math"/>
                <w:i/>
              </w:rPr>
            </m:ctrlPr>
          </m:sSubPr>
          <m:e>
            <m:r>
              <w:rPr>
                <w:rFonts w:ascii="Cambria Math" w:hAnsi="Cambria Math"/>
              </w:rPr>
              <m:t>M</m:t>
            </m:r>
          </m:e>
          <m:sub>
            <m:r>
              <w:rPr>
                <w:rFonts w:ascii="Cambria Math" w:hAnsi="Cambria Math"/>
              </w:rPr>
              <m:t>1</m:t>
            </m:r>
          </m:sub>
        </m:sSub>
      </m:oMath>
      <w:r w:rsidR="00673F79">
        <w:rPr>
          <w:rFonts w:eastAsiaTheme="minorEastAsia"/>
        </w:rPr>
        <w:t xml:space="preserve"> (</w:t>
      </w:r>
      <w:r w:rsidR="00673F79">
        <w:rPr>
          <w:rFonts w:eastAsiaTheme="minorEastAsia"/>
        </w:rPr>
        <w:fldChar w:fldCharType="begin"/>
      </w:r>
      <w:r w:rsidR="00673F79">
        <w:rPr>
          <w:rFonts w:eastAsiaTheme="minorEastAsia"/>
        </w:rPr>
        <w:instrText xml:space="preserve"> REF _Ref5973996 \h </w:instrText>
      </w:r>
      <w:r w:rsidR="00673F79">
        <w:rPr>
          <w:rFonts w:eastAsiaTheme="minorEastAsia"/>
        </w:rPr>
      </w:r>
      <w:r w:rsidR="00673F79">
        <w:rPr>
          <w:rFonts w:eastAsiaTheme="minorEastAsia"/>
        </w:rPr>
        <w:fldChar w:fldCharType="separate"/>
      </w:r>
      <w:r w:rsidR="00673F79">
        <w:t xml:space="preserve">Obr. </w:t>
      </w:r>
      <w:r w:rsidR="00673F79">
        <w:rPr>
          <w:noProof/>
        </w:rPr>
        <w:t>18</w:t>
      </w:r>
      <w:r w:rsidR="00673F79">
        <w:rPr>
          <w:rFonts w:eastAsiaTheme="minorEastAsia"/>
        </w:rPr>
        <w:fldChar w:fldCharType="end"/>
      </w:r>
      <w:r w:rsidR="00673F79">
        <w:rPr>
          <w:rFonts w:eastAsiaTheme="minorEastAsia"/>
        </w:rPr>
        <w:t>)</w:t>
      </w:r>
      <w:r w:rsidR="0038445A">
        <w:t>,</w:t>
      </w:r>
      <w:r>
        <w:t xml:space="preserve"> po jej</w:t>
      </w:r>
      <w:r w:rsidR="00F0096B">
        <w:t>ím</w:t>
      </w:r>
      <w:r>
        <w:t>ž obvodu se nachází objekt třídy 1</w:t>
      </w:r>
      <w:r w:rsidR="003A330A">
        <w:t>,</w:t>
      </w:r>
      <w:r>
        <w:t xml:space="preserve"> to znamená zeď.</w:t>
      </w:r>
      <w:r w:rsidR="00D36699">
        <w:t xml:space="preserve"> </w:t>
      </w:r>
      <w:r w:rsidR="004E63C4">
        <w:t>Nen</w:t>
      </w:r>
      <w:r w:rsidR="004E63C4">
        <w:rPr>
          <w:lang w:bidi="he-IL"/>
        </w:rPr>
        <w:t>í-li uvedeno jinak, byla p</w:t>
      </w:r>
      <w:r w:rsidR="00D36699">
        <w:t>ro všechny predikované objekty</w:t>
      </w:r>
      <w:r w:rsidR="004E63C4">
        <w:t xml:space="preserve"> </w:t>
      </w:r>
      <w:r w:rsidR="00D36699">
        <w:t>vybrána jejich nejpravděpodobnější pozice</w:t>
      </w:r>
      <w:r w:rsidR="004E63C4">
        <w:t xml:space="preserve"> ze součinové matice pravděpodobnosti, to znamená </w:t>
      </w:r>
      <m:oMath>
        <m:r>
          <m:rPr>
            <m:sty m:val="p"/>
          </m:rPr>
          <w:rPr>
            <w:rFonts w:ascii="Cambria Math" w:hAnsi="Cambria Math"/>
          </w:rPr>
          <m:t>max⁡</m:t>
        </m:r>
        <m:r>
          <w:rPr>
            <w:rFonts w:ascii="Cambria Math" w:hAnsi="Cambria Math"/>
          </w:rPr>
          <m:t>(</m:t>
        </m:r>
        <m:sSub>
          <m:sSubPr>
            <m:ctrlPr>
              <w:rPr>
                <w:rFonts w:ascii="Cambria Math" w:hAnsi="Cambria Math"/>
                <w:i/>
              </w:rPr>
            </m:ctrlPr>
          </m:sSubPr>
          <m:e>
            <m:r>
              <w:rPr>
                <w:rFonts w:ascii="Cambria Math" w:hAnsi="Cambria Math"/>
              </w:rPr>
              <m:t>MP</m:t>
            </m:r>
          </m:e>
          <m:sub>
            <m:r>
              <w:rPr>
                <w:rFonts w:ascii="Cambria Math" w:hAnsi="Cambria Math"/>
              </w:rPr>
              <m:t>soucin</m:t>
            </m:r>
          </m:sub>
        </m:sSub>
        <m:r>
          <w:rPr>
            <w:rFonts w:ascii="Cambria Math" w:hAnsi="Cambria Math"/>
          </w:rPr>
          <m:t>)</m:t>
        </m:r>
      </m:oMath>
      <w:r w:rsidR="004E63C4">
        <w:rPr>
          <w:rFonts w:eastAsiaTheme="minorEastAsia"/>
        </w:rPr>
        <w:t xml:space="preserve">. </w:t>
      </w:r>
      <w:r w:rsidR="00BE4181">
        <w:t>Všechny výsledky testů jsou verifikovatelné s pomocí skriptů přiložených v </w:t>
      </w:r>
      <w:commentRangeStart w:id="293"/>
      <w:commentRangeStart w:id="294"/>
      <w:r w:rsidR="00BE4181">
        <w:t>přílo</w:t>
      </w:r>
      <w:r w:rsidR="008244F6">
        <w:t>z</w:t>
      </w:r>
      <w:r w:rsidR="00BE4181">
        <w:t>e bakalářské práce.</w:t>
      </w:r>
      <w:commentRangeEnd w:id="293"/>
      <w:r w:rsidR="00CB2351">
        <w:rPr>
          <w:rStyle w:val="CommentReference"/>
          <w:rFonts w:asciiTheme="minorHAnsi" w:hAnsiTheme="minorHAnsi" w:cstheme="minorBidi"/>
        </w:rPr>
        <w:commentReference w:id="293"/>
      </w:r>
      <w:commentRangeEnd w:id="294"/>
      <w:r w:rsidR="00C2133E">
        <w:rPr>
          <w:rStyle w:val="CommentReference"/>
          <w:rFonts w:asciiTheme="minorHAnsi" w:hAnsiTheme="minorHAnsi" w:cstheme="minorBidi"/>
        </w:rPr>
        <w:commentReference w:id="294"/>
      </w:r>
    </w:p>
    <w:p w14:paraId="42A713A3" w14:textId="15EFA095" w:rsidR="00A9690B" w:rsidRDefault="00151246" w:rsidP="00F51537">
      <w:pPr>
        <w:pStyle w:val="Obrzek"/>
      </w:pPr>
      <w:r w:rsidRPr="00151246">
        <w:drawing>
          <wp:inline distT="0" distB="0" distL="0" distR="0" wp14:anchorId="51F69B23" wp14:editId="1C0E4078">
            <wp:extent cx="2590800" cy="1741534"/>
            <wp:effectExtent l="0" t="0" r="0" b="0"/>
            <wp:docPr id="28" name="Picture 28" descr="C:\Users\Adam Ouhrabka\Desktop\Figur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am Ouhrabka\Desktop\Figure_1.png"/>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8365" t="25264" r="9346" b="17092"/>
                    <a:stretch/>
                  </pic:blipFill>
                  <pic:spPr bwMode="auto">
                    <a:xfrm>
                      <a:off x="0" y="0"/>
                      <a:ext cx="2621971" cy="1762487"/>
                    </a:xfrm>
                    <a:prstGeom prst="rect">
                      <a:avLst/>
                    </a:prstGeom>
                    <a:noFill/>
                    <a:ln>
                      <a:noFill/>
                    </a:ln>
                    <a:extLst>
                      <a:ext uri="{53640926-AAD7-44D8-BBD7-CCE9431645EC}">
                        <a14:shadowObscured xmlns:a14="http://schemas.microsoft.com/office/drawing/2010/main"/>
                      </a:ext>
                    </a:extLst>
                  </pic:spPr>
                </pic:pic>
              </a:graphicData>
            </a:graphic>
          </wp:inline>
        </w:drawing>
      </w:r>
    </w:p>
    <w:p w14:paraId="70860A5F" w14:textId="1A0CE9F3" w:rsidR="006D64FD" w:rsidRPr="00A9690B" w:rsidRDefault="00F51537" w:rsidP="004E63C4">
      <w:pPr>
        <w:pStyle w:val="CAPITION"/>
      </w:pPr>
      <w:bookmarkStart w:id="295" w:name="_Ref5973996"/>
      <w:r>
        <w:t xml:space="preserve">Obr. </w:t>
      </w:r>
      <w:r w:rsidR="009A0142">
        <w:rPr>
          <w:noProof/>
        </w:rPr>
        <w:fldChar w:fldCharType="begin"/>
      </w:r>
      <w:r w:rsidR="009A0142">
        <w:rPr>
          <w:noProof/>
        </w:rPr>
        <w:instrText xml:space="preserve"> SEQ Obr. \* ARABIC </w:instrText>
      </w:r>
      <w:r w:rsidR="009A0142">
        <w:rPr>
          <w:noProof/>
        </w:rPr>
        <w:fldChar w:fldCharType="separate"/>
      </w:r>
      <w:r w:rsidR="00E25B52">
        <w:rPr>
          <w:noProof/>
        </w:rPr>
        <w:t>18</w:t>
      </w:r>
      <w:r w:rsidR="009A0142">
        <w:rPr>
          <w:noProof/>
        </w:rPr>
        <w:fldChar w:fldCharType="end"/>
      </w:r>
      <w:bookmarkEnd w:id="295"/>
      <w:r>
        <w:t>: V</w:t>
      </w:r>
      <w:r w:rsidR="00A9690B">
        <w:t>izualizace prostoru M</w:t>
      </w:r>
      <w:r w:rsidR="0038445A">
        <w:rPr>
          <w:vertAlign w:val="subscript"/>
        </w:rPr>
        <w:t>1</w:t>
      </w:r>
    </w:p>
    <w:p w14:paraId="7953A407" w14:textId="08765EF8" w:rsidR="001F715E" w:rsidRDefault="0005477A" w:rsidP="008E5D5F">
      <w:pPr>
        <w:pStyle w:val="Heading3"/>
      </w:pPr>
      <w:bookmarkStart w:id="296" w:name="_Toc6218162"/>
      <w:r>
        <w:lastRenderedPageBreak/>
        <w:t>Test obs</w:t>
      </w:r>
      <w:r w:rsidR="00876222">
        <w:t>a</w:t>
      </w:r>
      <w:r>
        <w:t>zeného souseda</w:t>
      </w:r>
      <w:bookmarkEnd w:id="296"/>
    </w:p>
    <w:p w14:paraId="4025FEDA" w14:textId="1959304E" w:rsidR="00E62A5A" w:rsidRPr="00E62A5A" w:rsidRDefault="00E62A5A" w:rsidP="00E62A5A">
      <w:pPr>
        <w:pStyle w:val="Standartnitext"/>
      </w:pPr>
      <w:r>
        <w:t xml:space="preserve">V tomto testu sledujeme, že se algoritmus naučil obklopit stůl čtyřmi židlemi, za předpokladu, že tento stůl je umístěn ve středu místnosti. Tuto vlastnost formálně vyjadřuje matice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Pr>
          <w:rFonts w:eastAsiaTheme="minorEastAsia"/>
        </w:rPr>
        <w:t xml:space="preserve">. </w:t>
      </w:r>
    </w:p>
    <w:p w14:paraId="5C0FFABD" w14:textId="5C229F5D" w:rsidR="0038445A" w:rsidRPr="00C05B9A" w:rsidRDefault="001F6B6B" w:rsidP="00530CB1">
      <w:pPr>
        <w:pStyle w:val="Rovnice"/>
      </w:pPr>
      <m:oMathPara>
        <m:oMath>
          <m:sSub>
            <m:sSubPr>
              <m:ctrlPr>
                <w:rPr>
                  <w:rFonts w:ascii="Cambria Math" w:hAnsi="Cambria Math"/>
                </w:rPr>
              </m:ctrlPr>
            </m:sSubPr>
            <m:e>
              <m:r>
                <w:rPr>
                  <w:rFonts w:ascii="Cambria Math" w:hAnsi="Cambria Math"/>
                </w:rPr>
                <m:t>X</m:t>
              </m:r>
            </m:e>
            <m:sub>
              <m:r>
                <m:rPr>
                  <m:sty m:val="p"/>
                </m:rPr>
                <w:rPr>
                  <w:rFonts w:ascii="Cambria Math" w:hAnsi="Cambria Math"/>
                </w:rPr>
                <m:t>1</m:t>
              </m:r>
            </m:sub>
          </m:sSub>
          <m:r>
            <m:rPr>
              <m:sty m:val="p"/>
            </m:rPr>
            <w:rPr>
              <w:rFonts w:ascii="Cambria Math" w:hAnsi="Cambria Math"/>
            </w:rPr>
            <m:t xml:space="preserve">=  </m:t>
          </m:r>
          <m:d>
            <m:dPr>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hAnsi="Cambria Math"/>
                      </w:rPr>
                      <m:t>0</m:t>
                    </m:r>
                  </m:e>
                  <m:e>
                    <m:r>
                      <m:rPr>
                        <m:sty m:val="p"/>
                      </m:rPr>
                      <w:rPr>
                        <w:rFonts w:ascii="Cambria Math" w:hAnsi="Cambria Math"/>
                      </w:rPr>
                      <m:t>3</m:t>
                    </m:r>
                  </m:e>
                  <m:e>
                    <m:r>
                      <m:rPr>
                        <m:sty m:val="p"/>
                      </m:rPr>
                      <w:rPr>
                        <w:rFonts w:ascii="Cambria Math" w:hAnsi="Cambria Math"/>
                      </w:rPr>
                      <m:t>0</m:t>
                    </m:r>
                    <m:ctrlPr>
                      <w:rPr>
                        <w:rFonts w:ascii="Cambria Math" w:eastAsia="Cambria Math" w:hAnsi="Cambria Math" w:cs="Cambria Math"/>
                      </w:rPr>
                    </m:ctrlPr>
                  </m:e>
                </m:mr>
                <m:mr>
                  <m:e>
                    <m:r>
                      <m:rPr>
                        <m:sty m:val="p"/>
                      </m:rPr>
                      <w:rPr>
                        <w:rFonts w:ascii="Cambria Math" w:eastAsia="Cambria Math" w:hAnsi="Cambria Math" w:cs="Cambria Math"/>
                      </w:rPr>
                      <m:t>3</m:t>
                    </m:r>
                    <m:ctrlPr>
                      <w:rPr>
                        <w:rFonts w:ascii="Cambria Math" w:eastAsia="Cambria Math" w:hAnsi="Cambria Math" w:cs="Cambria Math"/>
                      </w:rPr>
                    </m:ctrlPr>
                  </m:e>
                  <m:e>
                    <m:r>
                      <m:rPr>
                        <m:sty m:val="b"/>
                      </m:rPr>
                      <w:rPr>
                        <w:rFonts w:ascii="Cambria Math" w:eastAsia="Cambria Math" w:hAnsi="Cambria Math" w:cs="Cambria Math"/>
                      </w:rPr>
                      <m:t>2</m:t>
                    </m:r>
                    <m:ctrlPr>
                      <w:rPr>
                        <w:rFonts w:ascii="Cambria Math" w:eastAsia="Cambria Math" w:hAnsi="Cambria Math" w:cs="Cambria Math"/>
                      </w:rPr>
                    </m:ctrlPr>
                  </m:e>
                  <m:e>
                    <m:r>
                      <m:rPr>
                        <m:sty m:val="p"/>
                      </m:rPr>
                      <w:rPr>
                        <w:rFonts w:ascii="Cambria Math" w:eastAsia="Cambria Math" w:hAnsi="Cambria Math" w:cs="Cambria Math"/>
                      </w:rPr>
                      <m:t>3</m:t>
                    </m:r>
                    <m:ctrlPr>
                      <w:rPr>
                        <w:rFonts w:ascii="Cambria Math" w:eastAsia="Cambria Math" w:hAnsi="Cambria Math" w:cs="Cambria Math"/>
                      </w:rPr>
                    </m:ctrlPr>
                  </m:e>
                </m:mr>
                <m:mr>
                  <m:e>
                    <m:r>
                      <m:rPr>
                        <m:sty m:val="p"/>
                      </m:rPr>
                      <w:rPr>
                        <w:rFonts w:ascii="Cambria Math" w:eastAsia="Cambria Math" w:hAnsi="Cambria Math" w:cs="Cambria Math"/>
                      </w:rPr>
                      <m:t>0</m:t>
                    </m:r>
                  </m:e>
                  <m:e>
                    <m:r>
                      <m:rPr>
                        <m:sty m:val="p"/>
                      </m:rPr>
                      <w:rPr>
                        <w:rFonts w:ascii="Cambria Math" w:hAnsi="Cambria Math"/>
                      </w:rPr>
                      <m:t>3</m:t>
                    </m:r>
                    <m:ctrlPr>
                      <w:rPr>
                        <w:rFonts w:ascii="Cambria Math" w:eastAsia="Cambria Math" w:hAnsi="Cambria Math" w:cs="Cambria Math"/>
                      </w:rPr>
                    </m:ctrlPr>
                  </m:e>
                  <m:e>
                    <m:r>
                      <m:rPr>
                        <m:sty m:val="p"/>
                      </m:rPr>
                      <w:rPr>
                        <w:rFonts w:ascii="Cambria Math" w:eastAsia="Cambria Math" w:hAnsi="Cambria Math" w:cs="Cambria Math"/>
                      </w:rPr>
                      <m:t>0</m:t>
                    </m:r>
                  </m:e>
                </m:mr>
              </m:m>
            </m:e>
          </m:d>
        </m:oMath>
      </m:oMathPara>
    </w:p>
    <w:p w14:paraId="025659C7" w14:textId="1528B63C" w:rsidR="00C05B9A" w:rsidRDefault="00C05B9A" w:rsidP="00C05B9A">
      <w:pPr>
        <w:pStyle w:val="Captiontable"/>
      </w:pPr>
      <w:r>
        <w:t xml:space="preserve">Tabulka </w:t>
      </w:r>
      <w:r w:rsidR="00F94C7D">
        <w:rPr>
          <w:noProof/>
        </w:rPr>
        <w:fldChar w:fldCharType="begin"/>
      </w:r>
      <w:r w:rsidR="00F94C7D">
        <w:rPr>
          <w:noProof/>
        </w:rPr>
        <w:instrText xml:space="preserve"> SEQ Tabulka \* ARABIC </w:instrText>
      </w:r>
      <w:r w:rsidR="00F94C7D">
        <w:rPr>
          <w:noProof/>
        </w:rPr>
        <w:fldChar w:fldCharType="separate"/>
      </w:r>
      <w:r>
        <w:rPr>
          <w:noProof/>
        </w:rPr>
        <w:t>3</w:t>
      </w:r>
      <w:r w:rsidR="00F94C7D">
        <w:rPr>
          <w:noProof/>
        </w:rPr>
        <w:fldChar w:fldCharType="end"/>
      </w:r>
      <w:r>
        <w:t>: Statistiky testování obsazeného souseda</w:t>
      </w:r>
    </w:p>
    <w:tbl>
      <w:tblPr>
        <w:tblStyle w:val="GridTable1Light"/>
        <w:tblW w:w="5000" w:type="pct"/>
        <w:tblLook w:val="04A0" w:firstRow="1" w:lastRow="0" w:firstColumn="1" w:lastColumn="0" w:noHBand="0" w:noVBand="1"/>
      </w:tblPr>
      <w:tblGrid>
        <w:gridCol w:w="2511"/>
        <w:gridCol w:w="3212"/>
        <w:gridCol w:w="3054"/>
      </w:tblGrid>
      <w:tr w:rsidR="00C05B9A" w14:paraId="4480CFF0" w14:textId="77777777" w:rsidTr="006C16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0" w:type="pct"/>
          </w:tcPr>
          <w:p w14:paraId="45BEE003" w14:textId="77777777" w:rsidR="00C05B9A" w:rsidRDefault="00C05B9A" w:rsidP="006C16BA">
            <w:pPr>
              <w:pStyle w:val="tabulkatext"/>
            </w:pPr>
            <w:r>
              <w:t>Celkový počet pozic</w:t>
            </w:r>
          </w:p>
        </w:tc>
        <w:tc>
          <w:tcPr>
            <w:tcW w:w="1830" w:type="pct"/>
          </w:tcPr>
          <w:p w14:paraId="46A4C030" w14:textId="77777777" w:rsidR="00C05B9A" w:rsidRDefault="00C05B9A" w:rsidP="006C16BA">
            <w:pPr>
              <w:pStyle w:val="tabulkatext"/>
              <w:cnfStyle w:val="100000000000" w:firstRow="1" w:lastRow="0" w:firstColumn="0" w:lastColumn="0" w:oddVBand="0" w:evenVBand="0" w:oddHBand="0" w:evenHBand="0" w:firstRowFirstColumn="0" w:firstRowLastColumn="0" w:lastRowFirstColumn="0" w:lastRowLastColumn="0"/>
            </w:pPr>
            <w:r>
              <w:t>Správné umístění objektu</w:t>
            </w:r>
          </w:p>
        </w:tc>
        <w:tc>
          <w:tcPr>
            <w:tcW w:w="1740" w:type="pct"/>
          </w:tcPr>
          <w:p w14:paraId="396DCDE6" w14:textId="77777777" w:rsidR="00C05B9A" w:rsidRPr="00E95171" w:rsidRDefault="00C05B9A" w:rsidP="006C16BA">
            <w:pPr>
              <w:pStyle w:val="tabulkatext"/>
              <w:cnfStyle w:val="100000000000" w:firstRow="1" w:lastRow="0" w:firstColumn="0" w:lastColumn="0" w:oddVBand="0" w:evenVBand="0" w:oddHBand="0" w:evenHBand="0" w:firstRowFirstColumn="0" w:firstRowLastColumn="0" w:lastRowFirstColumn="0" w:lastRowLastColumn="0"/>
              <w:rPr>
                <w:lang w:val="en-US"/>
              </w:rPr>
            </w:pPr>
            <w:r>
              <w:rPr>
                <w:lang w:val="en-US"/>
              </w:rPr>
              <w:t>Špatné umístění objektu</w:t>
            </w:r>
          </w:p>
        </w:tc>
      </w:tr>
      <w:tr w:rsidR="00C05B9A" w14:paraId="40866F76" w14:textId="77777777" w:rsidTr="006C16BA">
        <w:tc>
          <w:tcPr>
            <w:cnfStyle w:val="001000000000" w:firstRow="0" w:lastRow="0" w:firstColumn="1" w:lastColumn="0" w:oddVBand="0" w:evenVBand="0" w:oddHBand="0" w:evenHBand="0" w:firstRowFirstColumn="0" w:firstRowLastColumn="0" w:lastRowFirstColumn="0" w:lastRowLastColumn="0"/>
            <w:tcW w:w="1430" w:type="pct"/>
          </w:tcPr>
          <w:p w14:paraId="1CB60CCC" w14:textId="34492550" w:rsidR="00C05B9A" w:rsidRPr="00E95171" w:rsidRDefault="00C05B9A" w:rsidP="006C16BA">
            <w:pPr>
              <w:pStyle w:val="tabulkatext"/>
              <w:rPr>
                <w:b w:val="0"/>
              </w:rPr>
            </w:pPr>
            <w:r>
              <w:rPr>
                <w:b w:val="0"/>
              </w:rPr>
              <w:t>34</w:t>
            </w:r>
          </w:p>
        </w:tc>
        <w:tc>
          <w:tcPr>
            <w:tcW w:w="1830" w:type="pct"/>
          </w:tcPr>
          <w:p w14:paraId="0F15A316" w14:textId="6BB1435D" w:rsidR="00C05B9A" w:rsidRDefault="00C05B9A" w:rsidP="006C16BA">
            <w:pPr>
              <w:pStyle w:val="tabulkatext"/>
              <w:cnfStyle w:val="000000000000" w:firstRow="0" w:lastRow="0" w:firstColumn="0" w:lastColumn="0" w:oddVBand="0" w:evenVBand="0" w:oddHBand="0" w:evenHBand="0" w:firstRowFirstColumn="0" w:firstRowLastColumn="0" w:lastRowFirstColumn="0" w:lastRowLastColumn="0"/>
            </w:pPr>
            <w:r>
              <w:t>34</w:t>
            </w:r>
          </w:p>
        </w:tc>
        <w:tc>
          <w:tcPr>
            <w:tcW w:w="1740" w:type="pct"/>
          </w:tcPr>
          <w:p w14:paraId="4C1E4694" w14:textId="4D353DDB" w:rsidR="00C05B9A" w:rsidRDefault="00C05B9A" w:rsidP="006C16BA">
            <w:pPr>
              <w:pStyle w:val="tabulkatext"/>
              <w:cnfStyle w:val="000000000000" w:firstRow="0" w:lastRow="0" w:firstColumn="0" w:lastColumn="0" w:oddVBand="0" w:evenVBand="0" w:oddHBand="0" w:evenHBand="0" w:firstRowFirstColumn="0" w:firstRowLastColumn="0" w:lastRowFirstColumn="0" w:lastRowLastColumn="0"/>
            </w:pPr>
            <w:r>
              <w:t>0</w:t>
            </w:r>
          </w:p>
        </w:tc>
      </w:tr>
    </w:tbl>
    <w:p w14:paraId="21BE3CD8" w14:textId="77777777" w:rsidR="00C05B9A" w:rsidRDefault="00C05B9A" w:rsidP="00F17A21">
      <w:pPr>
        <w:pStyle w:val="Standartnitext"/>
      </w:pPr>
    </w:p>
    <w:p w14:paraId="2AC86EE2" w14:textId="1CB6BD05" w:rsidR="00DD3553" w:rsidRDefault="00F17A21" w:rsidP="00F17A21">
      <w:pPr>
        <w:pStyle w:val="Standartnitext"/>
      </w:pPr>
      <w:r>
        <w:t xml:space="preserve">Pro účely verifikace „obsazeného souseda“ byly na prostoru </w:t>
      </w:r>
      <m:oMath>
        <m:sSub>
          <m:sSubPr>
            <m:ctrlPr>
              <w:rPr>
                <w:rFonts w:ascii="Cambria Math" w:hAnsi="Cambria Math"/>
                <w:i/>
              </w:rPr>
            </m:ctrlPr>
          </m:sSubPr>
          <m:e>
            <m:r>
              <w:rPr>
                <w:rFonts w:ascii="Cambria Math" w:hAnsi="Cambria Math"/>
              </w:rPr>
              <m:t>M</m:t>
            </m:r>
          </m:e>
          <m:sub>
            <m:r>
              <w:rPr>
                <w:rFonts w:ascii="Cambria Math" w:hAnsi="Cambria Math"/>
              </w:rPr>
              <m:t>1</m:t>
            </m:r>
          </m:sub>
        </m:sSub>
      </m:oMath>
      <w:r>
        <w:t xml:space="preserve"> určeny všechny vnitřní pozice</w:t>
      </w:r>
      <w:r w:rsidR="00EA5DA5">
        <w:t xml:space="preserve"> scény, kde by se stůl mohl vy</w:t>
      </w:r>
      <w:r w:rsidR="00EA5DA5" w:rsidRPr="00CB2351">
        <w:t>s</w:t>
      </w:r>
      <w:r w:rsidRPr="00CB2351">
        <w:t>ky</w:t>
      </w:r>
      <w:r>
        <w:t xml:space="preserve">tovat. Poté bylo algoritmu řečeno, aby postupně přidal čtyři židle. </w:t>
      </w:r>
      <w:r w:rsidR="009A6689">
        <w:t xml:space="preserve">Ze všech </w:t>
      </w:r>
      <w:r w:rsidR="00C97733">
        <w:t>34</w:t>
      </w:r>
      <w:r w:rsidR="009A6689">
        <w:t xml:space="preserve"> vnitřních pozic</w:t>
      </w:r>
      <w:r w:rsidR="0043045F">
        <w:t xml:space="preserve"> matice </w:t>
      </w:r>
      <m:oMath>
        <m:sSub>
          <m:sSubPr>
            <m:ctrlPr>
              <w:rPr>
                <w:rFonts w:ascii="Cambria Math" w:hAnsi="Cambria Math"/>
                <w:i/>
              </w:rPr>
            </m:ctrlPr>
          </m:sSubPr>
          <m:e>
            <m:r>
              <w:rPr>
                <w:rFonts w:ascii="Cambria Math" w:hAnsi="Cambria Math"/>
              </w:rPr>
              <m:t>M</m:t>
            </m:r>
          </m:e>
          <m:sub>
            <m:r>
              <w:rPr>
                <w:rFonts w:ascii="Cambria Math" w:hAnsi="Cambria Math"/>
              </w:rPr>
              <m:t>1</m:t>
            </m:r>
          </m:sub>
        </m:sSub>
      </m:oMath>
      <w:r w:rsidR="009A6689">
        <w:t xml:space="preserve"> doplnil algoritmus v rozsahu čtyř iterací židle kolem stolů po vzoru </w:t>
      </w:r>
      <m:oMath>
        <m:sSub>
          <m:sSubPr>
            <m:ctrlPr>
              <w:rPr>
                <w:rFonts w:ascii="Cambria Math" w:hAnsi="Cambria Math"/>
              </w:rPr>
            </m:ctrlPr>
          </m:sSubPr>
          <m:e>
            <m:r>
              <w:rPr>
                <w:rFonts w:ascii="Cambria Math" w:hAnsi="Cambria Math"/>
              </w:rPr>
              <m:t>X</m:t>
            </m:r>
          </m:e>
          <m:sub>
            <m:r>
              <m:rPr>
                <m:sty m:val="p"/>
              </m:rPr>
              <w:rPr>
                <w:rFonts w:ascii="Cambria Math" w:hAnsi="Cambria Math"/>
              </w:rPr>
              <m:t>1</m:t>
            </m:r>
          </m:sub>
        </m:sSub>
      </m:oMath>
      <w:r w:rsidR="009A6689">
        <w:t>.</w:t>
      </w:r>
      <w:r w:rsidR="009A6689">
        <w:rPr>
          <w:vertAlign w:val="subscript"/>
        </w:rPr>
        <w:t xml:space="preserve"> </w:t>
      </w:r>
    </w:p>
    <w:p w14:paraId="1B176268" w14:textId="015B1C54" w:rsidR="007E544C" w:rsidRDefault="0005477A" w:rsidP="008E5D5F">
      <w:pPr>
        <w:pStyle w:val="Heading3"/>
      </w:pPr>
      <w:bookmarkStart w:id="297" w:name="_Toc6218163"/>
      <w:r>
        <w:t>Test volného souseda</w:t>
      </w:r>
      <w:bookmarkEnd w:id="297"/>
    </w:p>
    <w:p w14:paraId="6AFCC0CF" w14:textId="672DF525" w:rsidR="007E544C" w:rsidRDefault="007E544C" w:rsidP="007E544C">
      <w:pPr>
        <w:pStyle w:val="Standartnitext"/>
        <w:ind w:firstLine="708"/>
      </w:pPr>
      <w:r>
        <w:t>V</w:t>
      </w:r>
      <w:r w:rsidR="008244F6">
        <w:t> </w:t>
      </w:r>
      <w:r>
        <w:t>tomto</w:t>
      </w:r>
      <w:r w:rsidR="008244F6">
        <w:t xml:space="preserve"> testu</w:t>
      </w:r>
      <w:r>
        <w:t xml:space="preserve"> jsou sledovány vlastnosti vyobrazené v maticích </w:t>
      </w:r>
      <m:oMath>
        <m:sSub>
          <m:sSubPr>
            <m:ctrlPr>
              <w:rPr>
                <w:rFonts w:ascii="Cambria Math" w:eastAsiaTheme="majorEastAsia" w:hAnsi="Cambria Math" w:cstheme="majorBidi"/>
                <w:i/>
                <w:iCs/>
              </w:rPr>
            </m:ctrlPr>
          </m:sSubPr>
          <m:e>
            <m:r>
              <w:rPr>
                <w:rFonts w:ascii="Cambria Math" w:hAnsi="Cambria Math"/>
              </w:rPr>
              <m:t>X</m:t>
            </m:r>
          </m:e>
          <m:sub>
            <m:r>
              <w:rPr>
                <w:rFonts w:ascii="Cambria Math" w:hAnsi="Cambria Math"/>
              </w:rPr>
              <m:t xml:space="preserve">2a </m:t>
            </m:r>
          </m:sub>
        </m:sSub>
      </m:oMath>
      <w:r w:rsidR="00186975">
        <w:rPr>
          <w:rFonts w:eastAsiaTheme="minorEastAsia"/>
          <w:iCs/>
        </w:rPr>
        <w:t>,</w:t>
      </w:r>
      <w:r>
        <w:rPr>
          <w:rFonts w:eastAsiaTheme="minorEastAsia"/>
          <w:iCs/>
        </w:rPr>
        <w:t xml:space="preserve"> </w:t>
      </w:r>
      <m:oMath>
        <m:sSub>
          <m:sSubPr>
            <m:ctrlPr>
              <w:rPr>
                <w:rFonts w:ascii="Cambria Math" w:eastAsiaTheme="majorEastAsia" w:hAnsi="Cambria Math" w:cstheme="majorBidi"/>
                <w:i/>
                <w:iCs/>
              </w:rPr>
            </m:ctrlPr>
          </m:sSubPr>
          <m:e>
            <m:r>
              <w:rPr>
                <w:rFonts w:ascii="Cambria Math" w:hAnsi="Cambria Math"/>
              </w:rPr>
              <m:t>X</m:t>
            </m:r>
          </m:e>
          <m:sub>
            <m:r>
              <w:rPr>
                <w:rFonts w:ascii="Cambria Math" w:hAnsi="Cambria Math"/>
              </w:rPr>
              <m:t xml:space="preserve">2b </m:t>
            </m:r>
          </m:sub>
        </m:sSub>
      </m:oMath>
      <w:r w:rsidR="00186975">
        <w:rPr>
          <w:rFonts w:eastAsiaTheme="minorEastAsia"/>
          <w:iCs/>
        </w:rPr>
        <w:t xml:space="preserve"> a </w:t>
      </w:r>
      <m:oMath>
        <m:sSub>
          <m:sSubPr>
            <m:ctrlPr>
              <w:rPr>
                <w:rFonts w:ascii="Cambria Math" w:eastAsiaTheme="majorEastAsia" w:hAnsi="Cambria Math" w:cstheme="majorBidi"/>
                <w:i/>
                <w:iCs/>
              </w:rPr>
            </m:ctrlPr>
          </m:sSubPr>
          <m:e>
            <m:r>
              <w:rPr>
                <w:rFonts w:ascii="Cambria Math" w:hAnsi="Cambria Math"/>
              </w:rPr>
              <m:t>X</m:t>
            </m:r>
          </m:e>
          <m:sub>
            <m:r>
              <w:rPr>
                <w:rFonts w:ascii="Cambria Math" w:hAnsi="Cambria Math"/>
              </w:rPr>
              <m:t xml:space="preserve">2c </m:t>
            </m:r>
          </m:sub>
        </m:sSub>
      </m:oMath>
      <w:r w:rsidRPr="007E544C">
        <w:t>.</w:t>
      </w:r>
      <w:r>
        <w:t xml:space="preserve"> Jedná se o pravidlo, které určuje, že v případě umístění stolu jednu pozici od stěny, nebude na tuto pozici přidána židle, která by tam standar</w:t>
      </w:r>
      <w:r w:rsidR="00F0096B">
        <w:t>d</w:t>
      </w:r>
      <w:r>
        <w:t>ně měla být dle pravidla</w:t>
      </w:r>
      <m:oMath>
        <m:r>
          <w:rPr>
            <w:rFonts w:ascii="Cambria Math" w:hAnsi="Cambria Math"/>
          </w:rPr>
          <m:t xml:space="preserve"> </m:t>
        </m:r>
        <m:sSub>
          <m:sSubPr>
            <m:ctrlPr>
              <w:rPr>
                <w:rFonts w:ascii="Cambria Math" w:hAnsi="Cambria Math"/>
              </w:rPr>
            </m:ctrlPr>
          </m:sSubPr>
          <m:e>
            <m:r>
              <w:rPr>
                <w:rFonts w:ascii="Cambria Math" w:hAnsi="Cambria Math"/>
              </w:rPr>
              <m:t>X</m:t>
            </m:r>
          </m:e>
          <m:sub>
            <m:r>
              <m:rPr>
                <m:sty m:val="p"/>
              </m:rPr>
              <w:rPr>
                <w:rFonts w:ascii="Cambria Math" w:hAnsi="Cambria Math"/>
              </w:rPr>
              <m:t>1</m:t>
            </m:r>
          </m:sub>
        </m:sSub>
      </m:oMath>
      <w:r w:rsidR="00F17A21">
        <w:rPr>
          <w:rFonts w:eastAsiaTheme="minorEastAsia"/>
        </w:rPr>
        <w:t xml:space="preserve"> (obsazený soused)</w:t>
      </w:r>
      <w:r>
        <w:t xml:space="preserve">. </w:t>
      </w:r>
    </w:p>
    <w:p w14:paraId="4AB76AE7" w14:textId="24638751" w:rsidR="00C05B9A" w:rsidRDefault="001F6B6B" w:rsidP="00C05B9A">
      <w:pPr>
        <w:pStyle w:val="Rovnice"/>
      </w:pPr>
      <m:oMath>
        <m:sSub>
          <m:sSubPr>
            <m:ctrlPr>
              <w:rPr>
                <w:rFonts w:ascii="Cambria Math" w:hAnsi="Cambria Math"/>
              </w:rPr>
            </m:ctrlPr>
          </m:sSubPr>
          <m:e>
            <m:r>
              <w:rPr>
                <w:rFonts w:ascii="Cambria Math" w:hAnsi="Cambria Math"/>
              </w:rPr>
              <m:t>X</m:t>
            </m:r>
          </m:e>
          <m:sub>
            <m:r>
              <m:rPr>
                <m:sty m:val="p"/>
              </m:rPr>
              <w:rPr>
                <w:rFonts w:ascii="Cambria Math" w:hAnsi="Cambria Math"/>
              </w:rPr>
              <m:t>2</m:t>
            </m:r>
            <m:r>
              <w:rPr>
                <w:rFonts w:ascii="Cambria Math" w:hAnsi="Cambria Math"/>
              </w:rPr>
              <m:t>a</m:t>
            </m:r>
          </m:sub>
        </m:sSub>
        <m:r>
          <m:rPr>
            <m:sty m:val="p"/>
          </m:rPr>
          <w:rPr>
            <w:rFonts w:ascii="Cambria Math" w:hAnsi="Cambria Math"/>
          </w:rPr>
          <m:t>=</m:t>
        </m:r>
        <m:d>
          <m:dPr>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hAnsi="Cambria Math"/>
                    </w:rPr>
                    <m:t>0</m:t>
                  </m:r>
                </m:e>
                <m:e>
                  <m:r>
                    <m:rPr>
                      <m:sty m:val="p"/>
                    </m:rPr>
                    <w:rPr>
                      <w:rFonts w:ascii="Cambria Math" w:hAnsi="Cambria Math"/>
                    </w:rPr>
                    <m:t>3</m:t>
                  </m:r>
                  <m:ctrlPr>
                    <w:rPr>
                      <w:rFonts w:ascii="Cambria Math" w:eastAsia="Cambria Math" w:hAnsi="Cambria Math" w:cs="Cambria Math"/>
                    </w:rPr>
                  </m:ctrlPr>
                </m:e>
                <m:e>
                  <m:r>
                    <m:rPr>
                      <m:sty m:val="p"/>
                    </m:rPr>
                    <w:rPr>
                      <w:rFonts w:ascii="Cambria Math" w:eastAsia="Cambria Math" w:hAnsi="Cambria Math" w:cs="Cambria Math"/>
                    </w:rPr>
                    <m:t>0</m:t>
                  </m:r>
                </m:e>
              </m:mr>
              <m:mr>
                <m:e>
                  <m:r>
                    <m:rPr>
                      <m:sty m:val="p"/>
                    </m:rPr>
                    <w:rPr>
                      <w:rFonts w:ascii="Cambria Math" w:hAnsi="Cambria Math"/>
                    </w:rPr>
                    <m:t>3</m:t>
                  </m:r>
                  <m:ctrlPr>
                    <w:rPr>
                      <w:rFonts w:ascii="Cambria Math" w:eastAsia="Cambria Math" w:hAnsi="Cambria Math" w:cs="Cambria Math"/>
                    </w:rPr>
                  </m:ctrlPr>
                </m:e>
                <m:e>
                  <m:r>
                    <m:rPr>
                      <m:sty m:val="p"/>
                    </m:rPr>
                    <w:rPr>
                      <w:rFonts w:ascii="Cambria Math" w:eastAsia="Cambria Math" w:hAnsi="Cambria Math" w:cs="Cambria Math"/>
                    </w:rPr>
                    <m:t>2</m:t>
                  </m:r>
                  <m:ctrlPr>
                    <w:rPr>
                      <w:rFonts w:ascii="Cambria Math" w:eastAsia="Cambria Math" w:hAnsi="Cambria Math" w:cs="Cambria Math"/>
                    </w:rPr>
                  </m:ctrlPr>
                </m:e>
                <m:e>
                  <m:r>
                    <m:rPr>
                      <m:sty m:val="p"/>
                    </m:rPr>
                    <w:rPr>
                      <w:rFonts w:ascii="Cambria Math" w:eastAsia="Cambria Math" w:hAnsi="Cambria Math" w:cs="Cambria Math"/>
                    </w:rPr>
                    <m:t>3</m:t>
                  </m:r>
                  <m:ctrlPr>
                    <w:rPr>
                      <w:rFonts w:ascii="Cambria Math" w:eastAsia="Cambria Math" w:hAnsi="Cambria Math" w:cs="Cambria Math"/>
                    </w:rPr>
                  </m:ctrlPr>
                </m:e>
              </m:mr>
              <m:mr>
                <m:e>
                  <m:r>
                    <m:rPr>
                      <m:sty m:val="p"/>
                    </m:rPr>
                    <w:rPr>
                      <w:rFonts w:ascii="Cambria Math" w:eastAsia="Cambria Math" w:hAnsi="Cambria Math" w:cs="Cambria Math"/>
                    </w:rPr>
                    <m:t>0</m:t>
                  </m:r>
                  <m:ctrlPr>
                    <w:rPr>
                      <w:rFonts w:ascii="Cambria Math" w:eastAsia="Cambria Math" w:hAnsi="Cambria Math" w:cs="Cambria Math"/>
                    </w:rPr>
                  </m:ctrlPr>
                </m:e>
                <m:e>
                  <m:r>
                    <m:rPr>
                      <m:sty m:val="b"/>
                    </m:rPr>
                    <w:rPr>
                      <w:rFonts w:ascii="Cambria Math" w:eastAsia="Cambria Math" w:hAnsi="Cambria Math" w:cs="Cambria Math"/>
                    </w:rPr>
                    <m:t>0</m:t>
                  </m:r>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mr>
              <m:mr>
                <m:e>
                  <m:r>
                    <m:rPr>
                      <m:sty m:val="p"/>
                    </m:rPr>
                    <w:rPr>
                      <w:rFonts w:ascii="Cambria Math" w:eastAsia="Cambria Math" w:hAnsi="Cambria Math" w:cs="Cambria Math"/>
                    </w:rPr>
                    <m:t>1</m:t>
                  </m:r>
                </m:e>
                <m:e>
                  <m:r>
                    <m:rPr>
                      <m:sty m:val="p"/>
                    </m:rPr>
                    <w:rPr>
                      <w:rFonts w:ascii="Cambria Math" w:hAnsi="Cambria Math"/>
                    </w:rPr>
                    <m:t>1</m:t>
                  </m:r>
                  <m:ctrlPr>
                    <w:rPr>
                      <w:rFonts w:ascii="Cambria Math" w:eastAsia="Cambria Math" w:hAnsi="Cambria Math" w:cs="Cambria Math"/>
                    </w:rPr>
                  </m:ctrlPr>
                </m:e>
                <m:e>
                  <m:r>
                    <m:rPr>
                      <m:sty m:val="p"/>
                    </m:rPr>
                    <w:rPr>
                      <w:rFonts w:ascii="Cambria Math" w:eastAsia="Cambria Math" w:hAnsi="Cambria Math" w:cs="Cambria Math"/>
                    </w:rPr>
                    <m:t>1</m:t>
                  </m:r>
                </m:e>
              </m:mr>
            </m:m>
          </m:e>
        </m:d>
      </m:oMath>
      <w:r w:rsidR="007E544C">
        <w:t xml:space="preserve"> </w:t>
      </w:r>
      <m:oMath>
        <m:sSub>
          <m:sSubPr>
            <m:ctrlPr>
              <w:rPr>
                <w:rFonts w:ascii="Cambria Math" w:hAnsi="Cambria Math"/>
              </w:rPr>
            </m:ctrlPr>
          </m:sSubPr>
          <m:e>
            <m:r>
              <m:rPr>
                <m:sty m:val="p"/>
              </m:rPr>
              <w:rPr>
                <w:rFonts w:ascii="Cambria Math" w:hAnsi="Cambria Math"/>
              </w:rPr>
              <m:t xml:space="preserve">  </m:t>
            </m:r>
            <m:r>
              <w:rPr>
                <w:rFonts w:ascii="Cambria Math" w:hAnsi="Cambria Math"/>
              </w:rPr>
              <m:t>X</m:t>
            </m:r>
          </m:e>
          <m:sub>
            <m:r>
              <m:rPr>
                <m:sty m:val="p"/>
              </m:rPr>
              <w:rPr>
                <w:rFonts w:ascii="Cambria Math" w:hAnsi="Cambria Math"/>
              </w:rPr>
              <m:t>2</m:t>
            </m:r>
            <m:r>
              <w:rPr>
                <w:rFonts w:ascii="Cambria Math" w:hAnsi="Cambria Math"/>
              </w:rPr>
              <m:t>b</m:t>
            </m:r>
          </m:sub>
        </m:sSub>
        <m:r>
          <m:rPr>
            <m:sty m:val="p"/>
          </m:rPr>
          <w:rPr>
            <w:rFonts w:ascii="Cambria Math" w:hAnsi="Cambria Math"/>
          </w:rPr>
          <m:t>=</m:t>
        </m:r>
        <m:d>
          <m:dPr>
            <m:ctrlPr>
              <w:rPr>
                <w:rFonts w:ascii="Cambria Math" w:hAnsi="Cambria Math"/>
              </w:rPr>
            </m:ctrlPr>
          </m:dPr>
          <m:e>
            <m:m>
              <m:mPr>
                <m:mcs>
                  <m:mc>
                    <m:mcPr>
                      <m:count m:val="4"/>
                      <m:mcJc m:val="center"/>
                    </m:mcPr>
                  </m:mc>
                </m:mcs>
                <m:ctrlPr>
                  <w:rPr>
                    <w:rFonts w:ascii="Cambria Math" w:hAnsi="Cambria Math"/>
                  </w:rPr>
                </m:ctrlPr>
              </m:mPr>
              <m:mr>
                <m:e>
                  <m:r>
                    <m:rPr>
                      <m:sty m:val="p"/>
                    </m:rPr>
                    <w:rPr>
                      <w:rFonts w:ascii="Cambria Math" w:hAnsi="Cambria Math"/>
                    </w:rPr>
                    <m:t>1</m:t>
                  </m:r>
                </m:e>
                <m:e>
                  <m:r>
                    <m:rPr>
                      <m:sty m:val="p"/>
                    </m:rPr>
                    <w:rPr>
                      <w:rFonts w:ascii="Cambria Math" w:hAnsi="Cambria Math"/>
                    </w:rPr>
                    <m:t>0</m:t>
                  </m:r>
                  <m:ctrlPr>
                    <w:rPr>
                      <w:rFonts w:ascii="Cambria Math" w:eastAsia="Cambria Math" w:hAnsi="Cambria Math" w:cs="Cambria Math"/>
                    </w:rPr>
                  </m:ctrlPr>
                </m:e>
                <m:e>
                  <m:r>
                    <m:rPr>
                      <m:sty m:val="p"/>
                    </m:rPr>
                    <w:rPr>
                      <w:rFonts w:ascii="Cambria Math" w:eastAsia="Cambria Math" w:hAnsi="Cambria Math" w:cs="Cambria Math"/>
                    </w:rPr>
                    <m:t>3</m:t>
                  </m:r>
                </m:e>
                <m:e>
                  <m:r>
                    <m:rPr>
                      <m:sty m:val="p"/>
                    </m:rPr>
                    <w:rPr>
                      <w:rFonts w:ascii="Cambria Math" w:hAnsi="Cambria Math"/>
                    </w:rPr>
                    <m:t>0</m:t>
                  </m:r>
                  <m:ctrlPr>
                    <w:rPr>
                      <w:rFonts w:ascii="Cambria Math" w:eastAsia="Cambria Math" w:hAnsi="Cambria Math" w:cs="Cambria Math"/>
                    </w:rPr>
                  </m:ctrlPr>
                </m:e>
              </m:mr>
              <m:mr>
                <m:e>
                  <m:r>
                    <m:rPr>
                      <m:sty m:val="p"/>
                    </m:rPr>
                    <w:rPr>
                      <w:rFonts w:ascii="Cambria Math" w:hAnsi="Cambria Math"/>
                    </w:rPr>
                    <m:t>1</m:t>
                  </m:r>
                  <m:ctrlPr>
                    <w:rPr>
                      <w:rFonts w:ascii="Cambria Math" w:eastAsia="Cambria Math" w:hAnsi="Cambria Math" w:cs="Cambria Math"/>
                    </w:rPr>
                  </m:ctrlPr>
                </m:e>
                <m:e>
                  <m:r>
                    <m:rPr>
                      <m:sty m:val="b"/>
                    </m:rPr>
                    <w:rPr>
                      <w:rFonts w:ascii="Cambria Math" w:eastAsia="Cambria Math" w:hAnsi="Cambria Math" w:cs="Cambria Math"/>
                    </w:rPr>
                    <m:t>0</m:t>
                  </m:r>
                  <m:ctrlPr>
                    <w:rPr>
                      <w:rFonts w:ascii="Cambria Math" w:eastAsia="Cambria Math" w:hAnsi="Cambria Math" w:cs="Cambria Math"/>
                    </w:rPr>
                  </m:ctrlPr>
                </m:e>
                <m:e>
                  <m:r>
                    <m:rPr>
                      <m:sty m:val="p"/>
                    </m:rPr>
                    <w:rPr>
                      <w:rFonts w:ascii="Cambria Math" w:eastAsia="Cambria Math" w:hAnsi="Cambria Math" w:cs="Cambria Math"/>
                    </w:rPr>
                    <m:t>2</m:t>
                  </m:r>
                  <m:ctrlPr>
                    <w:rPr>
                      <w:rFonts w:ascii="Cambria Math" w:eastAsia="Cambria Math" w:hAnsi="Cambria Math" w:cs="Cambria Math"/>
                    </w:rPr>
                  </m:ctrlPr>
                </m:e>
                <m:e>
                  <m:r>
                    <m:rPr>
                      <m:sty m:val="p"/>
                    </m:rPr>
                    <w:rPr>
                      <w:rFonts w:ascii="Cambria Math" w:eastAsia="Cambria Math" w:hAnsi="Cambria Math" w:cs="Cambria Math"/>
                    </w:rPr>
                    <m:t>3</m:t>
                  </m:r>
                  <m:ctrlPr>
                    <w:rPr>
                      <w:rFonts w:ascii="Cambria Math" w:eastAsia="Cambria Math" w:hAnsi="Cambria Math" w:cs="Cambria Math"/>
                    </w:rPr>
                  </m:ctrlPr>
                </m:e>
              </m:mr>
              <m:mr>
                <m:e>
                  <m:r>
                    <m:rPr>
                      <m:sty m:val="p"/>
                    </m:rPr>
                    <w:rPr>
                      <w:rFonts w:ascii="Cambria Math" w:eastAsia="Cambria Math" w:hAnsi="Cambria Math" w:cs="Cambria Math"/>
                    </w:rPr>
                    <m:t>1</m:t>
                  </m:r>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e>
                  <m:r>
                    <m:rPr>
                      <m:sty m:val="p"/>
                    </m:rPr>
                    <w:rPr>
                      <w:rFonts w:ascii="Cambria Math" w:eastAsia="Cambria Math" w:hAnsi="Cambria Math" w:cs="Cambria Math"/>
                    </w:rPr>
                    <m:t>3</m:t>
                  </m:r>
                  <m:ctrlPr>
                    <w:rPr>
                      <w:rFonts w:ascii="Cambria Math" w:eastAsia="Cambria Math" w:hAnsi="Cambria Math" w:cs="Cambria Math"/>
                    </w:rPr>
                  </m:ctrlPr>
                </m:e>
                <m:e>
                  <m:r>
                    <m:rPr>
                      <m:sty m:val="p"/>
                    </m:rPr>
                    <w:rPr>
                      <w:rFonts w:ascii="Cambria Math" w:eastAsia="Cambria Math" w:hAnsi="Cambria Math" w:cs="Cambria Math"/>
                    </w:rPr>
                    <m:t>0</m:t>
                  </m:r>
                </m:e>
              </m:mr>
            </m:m>
          </m:e>
        </m:d>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 xml:space="preserve">  </m:t>
            </m:r>
            <m:r>
              <w:rPr>
                <w:rFonts w:ascii="Cambria Math" w:hAnsi="Cambria Math"/>
              </w:rPr>
              <m:t>X</m:t>
            </m:r>
          </m:e>
          <m:sub>
            <m:r>
              <m:rPr>
                <m:sty m:val="p"/>
              </m:rPr>
              <w:rPr>
                <w:rFonts w:ascii="Cambria Math" w:hAnsi="Cambria Math"/>
              </w:rPr>
              <m:t>2</m:t>
            </m:r>
            <m:r>
              <w:rPr>
                <w:rFonts w:ascii="Cambria Math" w:hAnsi="Cambria Math"/>
              </w:rPr>
              <m:t>c</m:t>
            </m:r>
          </m:sub>
        </m:sSub>
        <m:r>
          <m:rPr>
            <m:sty m:val="p"/>
          </m:rPr>
          <w:rPr>
            <w:rFonts w:ascii="Cambria Math" w:hAnsi="Cambria Math"/>
          </w:rPr>
          <m:t>=</m:t>
        </m:r>
        <m:d>
          <m:dPr>
            <m:ctrlPr>
              <w:rPr>
                <w:rFonts w:ascii="Cambria Math" w:hAnsi="Cambria Math"/>
              </w:rPr>
            </m:ctrlPr>
          </m:dPr>
          <m:e>
            <m:m>
              <m:mPr>
                <m:mcs>
                  <m:mc>
                    <m:mcPr>
                      <m:count m:val="4"/>
                      <m:mcJc m:val="center"/>
                    </m:mcPr>
                  </m:mc>
                </m:mcs>
                <m:ctrlPr>
                  <w:rPr>
                    <w:rFonts w:ascii="Cambria Math" w:hAnsi="Cambria Math"/>
                  </w:rPr>
                </m:ctrlPr>
              </m:mPr>
              <m:mr>
                <m:e>
                  <m:r>
                    <m:rPr>
                      <m:sty m:val="p"/>
                    </m:rPr>
                    <w:rPr>
                      <w:rFonts w:ascii="Cambria Math" w:hAnsi="Cambria Math"/>
                    </w:rPr>
                    <m:t>1</m:t>
                  </m:r>
                </m:e>
                <m:e>
                  <m:r>
                    <m:rPr>
                      <m:sty m:val="p"/>
                    </m:rPr>
                    <w:rPr>
                      <w:rFonts w:ascii="Cambria Math" w:hAnsi="Cambria Math"/>
                    </w:rPr>
                    <m:t>0</m:t>
                  </m:r>
                  <m:ctrlPr>
                    <w:rPr>
                      <w:rFonts w:ascii="Cambria Math" w:eastAsia="Cambria Math" w:hAnsi="Cambria Math" w:cs="Cambria Math"/>
                    </w:rPr>
                  </m:ctrlPr>
                </m:e>
                <m:e>
                  <m:r>
                    <m:rPr>
                      <m:sty m:val="p"/>
                    </m:rPr>
                    <w:rPr>
                      <w:rFonts w:ascii="Cambria Math" w:eastAsia="Cambria Math" w:hAnsi="Cambria Math" w:cs="Cambria Math"/>
                    </w:rPr>
                    <m:t>3</m:t>
                  </m:r>
                </m:e>
                <m:e>
                  <m:r>
                    <m:rPr>
                      <m:sty m:val="p"/>
                    </m:rPr>
                    <w:rPr>
                      <w:rFonts w:ascii="Cambria Math" w:hAnsi="Cambria Math"/>
                    </w:rPr>
                    <m:t>0</m:t>
                  </m:r>
                  <m:ctrlPr>
                    <w:rPr>
                      <w:rFonts w:ascii="Cambria Math" w:eastAsia="Cambria Math" w:hAnsi="Cambria Math" w:cs="Cambria Math"/>
                    </w:rPr>
                  </m:ctrlPr>
                </m:e>
              </m:mr>
              <m:mr>
                <m:e>
                  <m:r>
                    <m:rPr>
                      <m:sty m:val="p"/>
                    </m:rPr>
                    <w:rPr>
                      <w:rFonts w:ascii="Cambria Math" w:hAnsi="Cambria Math"/>
                    </w:rPr>
                    <m:t>1</m:t>
                  </m:r>
                  <m:ctrlPr>
                    <w:rPr>
                      <w:rFonts w:ascii="Cambria Math" w:eastAsia="Cambria Math" w:hAnsi="Cambria Math" w:cs="Cambria Math"/>
                    </w:rPr>
                  </m:ctrlPr>
                </m:e>
                <m:e>
                  <m:r>
                    <m:rPr>
                      <m:sty m:val="b"/>
                    </m:rPr>
                    <w:rPr>
                      <w:rFonts w:ascii="Cambria Math" w:eastAsia="Cambria Math" w:hAnsi="Cambria Math" w:cs="Cambria Math"/>
                    </w:rPr>
                    <m:t>0</m:t>
                  </m:r>
                  <m:ctrlPr>
                    <w:rPr>
                      <w:rFonts w:ascii="Cambria Math" w:eastAsia="Cambria Math" w:hAnsi="Cambria Math" w:cs="Cambria Math"/>
                    </w:rPr>
                  </m:ctrlPr>
                </m:e>
                <m:e>
                  <m:r>
                    <m:rPr>
                      <m:sty m:val="p"/>
                    </m:rPr>
                    <w:rPr>
                      <w:rFonts w:ascii="Cambria Math" w:eastAsia="Cambria Math" w:hAnsi="Cambria Math" w:cs="Cambria Math"/>
                    </w:rPr>
                    <m:t>2</m:t>
                  </m:r>
                  <m:ctrlPr>
                    <w:rPr>
                      <w:rFonts w:ascii="Cambria Math" w:eastAsia="Cambria Math" w:hAnsi="Cambria Math" w:cs="Cambria Math"/>
                    </w:rPr>
                  </m:ctrlPr>
                </m:e>
                <m:e>
                  <m:r>
                    <m:rPr>
                      <m:sty m:val="p"/>
                    </m:rPr>
                    <w:rPr>
                      <w:rFonts w:ascii="Cambria Math" w:eastAsia="Cambria Math" w:hAnsi="Cambria Math" w:cs="Cambria Math"/>
                    </w:rPr>
                    <m:t>3</m:t>
                  </m:r>
                  <m:ctrlPr>
                    <w:rPr>
                      <w:rFonts w:ascii="Cambria Math" w:eastAsia="Cambria Math" w:hAnsi="Cambria Math" w:cs="Cambria Math"/>
                    </w:rPr>
                  </m:ctrlPr>
                </m:e>
              </m:mr>
              <m:mr>
                <m:e>
                  <m:r>
                    <m:rPr>
                      <m:sty m:val="p"/>
                    </m:rPr>
                    <w:rPr>
                      <w:rFonts w:ascii="Cambria Math" w:eastAsia="Cambria Math" w:hAnsi="Cambria Math" w:cs="Cambria Math"/>
                    </w:rPr>
                    <m:t>1</m:t>
                  </m:r>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e>
                  <m:r>
                    <m:rPr>
                      <m:sty m:val="b"/>
                    </m:rPr>
                    <w:rPr>
                      <w:rFonts w:ascii="Cambria Math" w:eastAsia="Cambria Math" w:hAnsi="Cambria Math" w:cs="Cambria Math"/>
                    </w:rPr>
                    <m:t>0</m:t>
                  </m:r>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mr>
              <m:mr>
                <m:e>
                  <m:r>
                    <w:rPr>
                      <w:rFonts w:ascii="Cambria Math" w:eastAsia="Cambria Math" w:hAnsi="Cambria Math" w:cs="Cambria Math"/>
                    </w:rPr>
                    <m:t>1</m:t>
                  </m:r>
                  <m:ctrlPr>
                    <w:rPr>
                      <w:rFonts w:ascii="Cambria Math" w:eastAsia="Cambria Math" w:hAnsi="Cambria Math" w:cs="Cambria Math"/>
                    </w:rPr>
                  </m:ctrlPr>
                </m:e>
                <m:e>
                  <m:r>
                    <w:rPr>
                      <w:rFonts w:ascii="Cambria Math" w:eastAsia="Cambria Math" w:hAnsi="Cambria Math" w:cs="Cambria Math"/>
                    </w:rPr>
                    <m:t>1</m:t>
                  </m:r>
                  <m:ctrlPr>
                    <w:rPr>
                      <w:rFonts w:ascii="Cambria Math" w:eastAsia="Cambria Math" w:hAnsi="Cambria Math" w:cs="Cambria Math"/>
                    </w:rPr>
                  </m:ctrlPr>
                </m:e>
                <m:e>
                  <m:r>
                    <w:rPr>
                      <w:rFonts w:ascii="Cambria Math" w:eastAsia="Cambria Math" w:hAnsi="Cambria Math" w:cs="Cambria Math"/>
                    </w:rPr>
                    <m:t>1</m:t>
                  </m:r>
                  <m:ctrlPr>
                    <w:rPr>
                      <w:rFonts w:ascii="Cambria Math" w:eastAsia="Cambria Math" w:hAnsi="Cambria Math" w:cs="Cambria Math"/>
                    </w:rPr>
                  </m:ctrlPr>
                </m:e>
                <m:e>
                  <m:r>
                    <w:rPr>
                      <w:rFonts w:ascii="Cambria Math" w:eastAsia="Cambria Math" w:hAnsi="Cambria Math" w:cs="Cambria Math"/>
                    </w:rPr>
                    <m:t>1</m:t>
                  </m:r>
                </m:e>
              </m:mr>
            </m:m>
          </m:e>
        </m:d>
      </m:oMath>
    </w:p>
    <w:p w14:paraId="38A5E3EC" w14:textId="6CD997BD" w:rsidR="00D630E0" w:rsidRDefault="007E544C" w:rsidP="00D630E0">
      <w:pPr>
        <w:pStyle w:val="Standartnitext"/>
        <w:ind w:firstLine="708"/>
      </w:pPr>
      <w:r>
        <w:t xml:space="preserve">Pro test vlastnosti </w:t>
      </w:r>
      <m:oMath>
        <m:sSub>
          <m:sSubPr>
            <m:ctrlPr>
              <w:rPr>
                <w:rFonts w:ascii="Cambria Math" w:hAnsi="Cambria Math"/>
              </w:rPr>
            </m:ctrlPr>
          </m:sSubPr>
          <m:e>
            <m:r>
              <w:rPr>
                <w:rFonts w:ascii="Cambria Math" w:hAnsi="Cambria Math"/>
              </w:rPr>
              <m:t>X</m:t>
            </m:r>
          </m:e>
          <m:sub>
            <m:r>
              <w:rPr>
                <w:rFonts w:ascii="Cambria Math" w:hAnsi="Cambria Math"/>
              </w:rPr>
              <m:t>2</m:t>
            </m:r>
          </m:sub>
        </m:sSub>
      </m:oMath>
      <w:r>
        <w:rPr>
          <w:rFonts w:eastAsiaTheme="minorEastAsia"/>
        </w:rPr>
        <w:t xml:space="preserve"> </w:t>
      </w:r>
      <w:r>
        <w:t>byly stoly umístěny ob</w:t>
      </w:r>
      <w:r w:rsidR="00F0096B">
        <w:t xml:space="preserve"> </w:t>
      </w:r>
      <w:r>
        <w:t xml:space="preserve">jednu pozici od obvodového zdiva. Celkem </w:t>
      </w:r>
      <w:r w:rsidR="00186975">
        <w:t>na</w:t>
      </w:r>
      <w:r>
        <w:t> </w:t>
      </w:r>
      <m:oMath>
        <m:sSub>
          <m:sSubPr>
            <m:ctrlPr>
              <w:rPr>
                <w:rFonts w:ascii="Cambria Math" w:hAnsi="Cambria Math"/>
              </w:rPr>
            </m:ctrlPr>
          </m:sSubPr>
          <m:e>
            <m:r>
              <w:rPr>
                <w:rFonts w:ascii="Cambria Math" w:hAnsi="Cambria Math"/>
              </w:rPr>
              <m:t>M</m:t>
            </m:r>
          </m:e>
          <m:sub>
            <m:r>
              <m:rPr>
                <m:sty m:val="p"/>
              </m:rPr>
              <w:rPr>
                <w:rFonts w:ascii="Cambria Math" w:hAnsi="Cambria Math"/>
              </w:rPr>
              <m:t>1</m:t>
            </m:r>
          </m:sub>
        </m:sSub>
      </m:oMath>
      <w:r w:rsidR="00F17A21">
        <w:rPr>
          <w:rFonts w:eastAsiaTheme="minorEastAsia"/>
        </w:rPr>
        <w:t xml:space="preserve"> </w:t>
      </w:r>
      <w:r w:rsidR="00045D46">
        <w:t>vzniklo</w:t>
      </w:r>
      <w:r w:rsidR="001D17EC">
        <w:rPr>
          <w:rFonts w:eastAsiaTheme="minorEastAsia"/>
        </w:rPr>
        <w:t xml:space="preserve"> </w:t>
      </w:r>
      <w:r w:rsidR="00186975">
        <w:t>padesát</w:t>
      </w:r>
      <w:r>
        <w:t xml:space="preserve"> testovacích pozic. </w:t>
      </w:r>
    </w:p>
    <w:p w14:paraId="42630C3F" w14:textId="16C9413A" w:rsidR="00F17A21" w:rsidRPr="00D630E0" w:rsidRDefault="00D630E0" w:rsidP="00D630E0">
      <w:pPr>
        <w:rPr>
          <w:rFonts w:ascii="Cambria" w:hAnsi="Cambria" w:cs="Arial"/>
          <w:sz w:val="24"/>
        </w:rPr>
      </w:pPr>
      <w:r>
        <w:br w:type="page"/>
      </w:r>
    </w:p>
    <w:p w14:paraId="4DFE01ED" w14:textId="0FB28B06" w:rsidR="006661A8" w:rsidRDefault="006661A8" w:rsidP="006661A8">
      <w:pPr>
        <w:pStyle w:val="Captiontable"/>
      </w:pPr>
      <w:bookmarkStart w:id="298" w:name="_Ref5358102"/>
      <w:r>
        <w:lastRenderedPageBreak/>
        <w:t xml:space="preserve">Tabulka </w:t>
      </w:r>
      <w:r w:rsidR="009A0142">
        <w:rPr>
          <w:noProof/>
        </w:rPr>
        <w:fldChar w:fldCharType="begin"/>
      </w:r>
      <w:r w:rsidR="009A0142">
        <w:rPr>
          <w:noProof/>
        </w:rPr>
        <w:instrText xml:space="preserve"> SEQ Tabulka \* ARABIC </w:instrText>
      </w:r>
      <w:r w:rsidR="009A0142">
        <w:rPr>
          <w:noProof/>
        </w:rPr>
        <w:fldChar w:fldCharType="separate"/>
      </w:r>
      <w:r w:rsidR="00C05B9A">
        <w:rPr>
          <w:noProof/>
        </w:rPr>
        <w:t>4</w:t>
      </w:r>
      <w:r w:rsidR="009A0142">
        <w:rPr>
          <w:noProof/>
        </w:rPr>
        <w:fldChar w:fldCharType="end"/>
      </w:r>
      <w:bookmarkEnd w:id="298"/>
      <w:r>
        <w:t>: Počet chyb</w:t>
      </w:r>
      <w:r w:rsidR="00CB7DEF">
        <w:t xml:space="preserve"> ve všech 50 testovacích pozicích</w:t>
      </w:r>
      <w:r>
        <w:t xml:space="preserve"> vzhledem k pravidlům </w:t>
      </w:r>
      <m:oMath>
        <m:sSub>
          <m:sSubPr>
            <m:ctrlPr>
              <w:rPr>
                <w:rFonts w:ascii="Cambria Math" w:hAnsi="Cambria Math"/>
              </w:rPr>
            </m:ctrlPr>
          </m:sSubPr>
          <m:e>
            <m:r>
              <w:rPr>
                <w:rFonts w:ascii="Cambria Math" w:hAnsi="Cambria Math"/>
              </w:rPr>
              <m:t>X</m:t>
            </m:r>
          </m:e>
          <m:sub>
            <m:r>
              <m:rPr>
                <m:sty m:val="p"/>
              </m:rPr>
              <w:rPr>
                <w:rFonts w:ascii="Cambria Math" w:hAnsi="Cambria Math"/>
              </w:rPr>
              <m:t>2</m:t>
            </m:r>
            <m:r>
              <w:rPr>
                <w:rFonts w:ascii="Cambria Math" w:hAnsi="Cambria Math"/>
              </w:rPr>
              <m:t>a</m:t>
            </m:r>
          </m:sub>
        </m:sSub>
      </m:oMath>
      <w:r>
        <w:rPr>
          <w:rFonts w:eastAsiaTheme="minorEastAsia"/>
        </w:rPr>
        <w:t xml:space="preserve">, </w:t>
      </w:r>
      <m:oMath>
        <m:sSub>
          <m:sSubPr>
            <m:ctrlPr>
              <w:rPr>
                <w:rFonts w:ascii="Cambria Math" w:hAnsi="Cambria Math"/>
              </w:rPr>
            </m:ctrlPr>
          </m:sSubPr>
          <m:e>
            <m:r>
              <w:rPr>
                <w:rFonts w:ascii="Cambria Math" w:hAnsi="Cambria Math"/>
              </w:rPr>
              <m:t>X</m:t>
            </m:r>
          </m:e>
          <m:sub>
            <m:r>
              <m:rPr>
                <m:sty m:val="p"/>
              </m:rPr>
              <w:rPr>
                <w:rFonts w:ascii="Cambria Math" w:hAnsi="Cambria Math"/>
              </w:rPr>
              <m:t>2</m:t>
            </m:r>
            <m:r>
              <w:rPr>
                <w:rFonts w:ascii="Cambria Math" w:hAnsi="Cambria Math"/>
              </w:rPr>
              <m:t>b</m:t>
            </m:r>
          </m:sub>
        </m:sSub>
      </m:oMath>
      <w:r>
        <w:t xml:space="preserve">, </w:t>
      </w:r>
      <m:oMath>
        <m:sSub>
          <m:sSubPr>
            <m:ctrlPr>
              <w:rPr>
                <w:rFonts w:ascii="Cambria Math" w:hAnsi="Cambria Math"/>
              </w:rPr>
            </m:ctrlPr>
          </m:sSubPr>
          <m:e>
            <m:r>
              <w:rPr>
                <w:rFonts w:ascii="Cambria Math" w:hAnsi="Cambria Math"/>
              </w:rPr>
              <m:t>X</m:t>
            </m:r>
          </m:e>
          <m:sub>
            <m:r>
              <m:rPr>
                <m:sty m:val="p"/>
              </m:rPr>
              <w:rPr>
                <w:rFonts w:ascii="Cambria Math" w:hAnsi="Cambria Math"/>
              </w:rPr>
              <m:t>2</m:t>
            </m:r>
            <m:r>
              <w:rPr>
                <w:rFonts w:ascii="Cambria Math" w:hAnsi="Cambria Math"/>
              </w:rPr>
              <m:t>c</m:t>
            </m:r>
          </m:sub>
        </m:sSub>
      </m:oMath>
      <w:r>
        <w:rPr>
          <w:rFonts w:eastAsiaTheme="minorEastAsia"/>
        </w:rPr>
        <w:t xml:space="preserve"> </w:t>
      </w:r>
      <w:r w:rsidR="00CB7DEF">
        <w:rPr>
          <w:rFonts w:eastAsiaTheme="minorEastAsia"/>
        </w:rPr>
        <w:t xml:space="preserve">po </w:t>
      </w:r>
      <w:r w:rsidR="00045D46">
        <w:rPr>
          <w:rFonts w:eastAsiaTheme="minorEastAsia"/>
        </w:rPr>
        <w:t xml:space="preserve">2., 3. </w:t>
      </w:r>
      <w:r w:rsidR="00045D46" w:rsidRPr="007B72FF">
        <w:rPr>
          <w:rFonts w:eastAsiaTheme="minorEastAsia"/>
        </w:rPr>
        <w:t>a</w:t>
      </w:r>
      <w:r w:rsidR="00045D46">
        <w:rPr>
          <w:rFonts w:eastAsiaTheme="minorEastAsia"/>
        </w:rPr>
        <w:t xml:space="preserve"> 4. iteraci</w:t>
      </w:r>
    </w:p>
    <w:tbl>
      <w:tblPr>
        <w:tblStyle w:val="GridTable1Light"/>
        <w:tblW w:w="0" w:type="auto"/>
        <w:jc w:val="center"/>
        <w:tblLook w:val="04A0" w:firstRow="1" w:lastRow="0" w:firstColumn="1" w:lastColumn="0" w:noHBand="0" w:noVBand="1"/>
      </w:tblPr>
      <w:tblGrid>
        <w:gridCol w:w="1603"/>
        <w:gridCol w:w="1422"/>
        <w:gridCol w:w="1422"/>
        <w:gridCol w:w="1422"/>
        <w:gridCol w:w="1601"/>
        <w:gridCol w:w="1307"/>
      </w:tblGrid>
      <w:tr w:rsidR="00BF598A" w14:paraId="1808C6B5" w14:textId="4683DC1A" w:rsidTr="00BF598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7E8A402B" w14:textId="23E6BF57" w:rsidR="00BF598A" w:rsidRPr="00BF598A" w:rsidRDefault="00BF598A" w:rsidP="00BF598A">
            <w:pPr>
              <w:pStyle w:val="tabulkatext"/>
            </w:pPr>
            <w:r w:rsidRPr="00BF598A">
              <w:t xml:space="preserve">Případ </w:t>
            </w:r>
          </w:p>
        </w:tc>
        <w:tc>
          <w:tcPr>
            <w:tcW w:w="0" w:type="auto"/>
          </w:tcPr>
          <w:p w14:paraId="18CC9E7F" w14:textId="765E1423" w:rsidR="00BF598A" w:rsidRPr="00BF598A" w:rsidRDefault="00BF598A" w:rsidP="00BF598A">
            <w:pPr>
              <w:pStyle w:val="tabulkatext"/>
              <w:cnfStyle w:val="100000000000" w:firstRow="1" w:lastRow="0" w:firstColumn="0" w:lastColumn="0" w:oddVBand="0" w:evenVBand="0" w:oddHBand="0" w:evenHBand="0" w:firstRowFirstColumn="0" w:firstRowLastColumn="0" w:lastRowFirstColumn="0" w:lastRowLastColumn="0"/>
            </w:pPr>
            <w:r w:rsidRPr="00BF598A">
              <w:t>Chyby po 2. iteraci</w:t>
            </w:r>
          </w:p>
        </w:tc>
        <w:tc>
          <w:tcPr>
            <w:tcW w:w="0" w:type="auto"/>
          </w:tcPr>
          <w:p w14:paraId="7CE92A4D" w14:textId="7B95E010" w:rsidR="00BF598A" w:rsidRPr="00BF598A" w:rsidRDefault="00BF598A" w:rsidP="00BF598A">
            <w:pPr>
              <w:pStyle w:val="tabulkatext"/>
              <w:cnfStyle w:val="100000000000" w:firstRow="1" w:lastRow="0" w:firstColumn="0" w:lastColumn="0" w:oddVBand="0" w:evenVBand="0" w:oddHBand="0" w:evenHBand="0" w:firstRowFirstColumn="0" w:firstRowLastColumn="0" w:lastRowFirstColumn="0" w:lastRowLastColumn="0"/>
            </w:pPr>
            <w:r w:rsidRPr="00BF598A">
              <w:t>Chyby po 3. iteraci</w:t>
            </w:r>
          </w:p>
        </w:tc>
        <w:tc>
          <w:tcPr>
            <w:tcW w:w="0" w:type="auto"/>
          </w:tcPr>
          <w:p w14:paraId="01A470EB" w14:textId="7F289614" w:rsidR="00BF598A" w:rsidRPr="00BF598A" w:rsidRDefault="00BF598A" w:rsidP="00BF598A">
            <w:pPr>
              <w:pStyle w:val="tabulkatext"/>
              <w:cnfStyle w:val="100000000000" w:firstRow="1" w:lastRow="0" w:firstColumn="0" w:lastColumn="0" w:oddVBand="0" w:evenVBand="0" w:oddHBand="0" w:evenHBand="0" w:firstRowFirstColumn="0" w:firstRowLastColumn="0" w:lastRowFirstColumn="0" w:lastRowLastColumn="0"/>
            </w:pPr>
            <w:r w:rsidRPr="00BF598A">
              <w:t>Chyby po 4. iteraci</w:t>
            </w:r>
          </w:p>
        </w:tc>
        <w:tc>
          <w:tcPr>
            <w:tcW w:w="0" w:type="auto"/>
          </w:tcPr>
          <w:p w14:paraId="666440BE" w14:textId="2563FEE4" w:rsidR="00BF598A" w:rsidRPr="00BF598A" w:rsidRDefault="00BF598A" w:rsidP="00BF598A">
            <w:pPr>
              <w:pStyle w:val="tabulkatext"/>
              <w:cnfStyle w:val="100000000000" w:firstRow="1" w:lastRow="0" w:firstColumn="0" w:lastColumn="0" w:oddVBand="0" w:evenVBand="0" w:oddHBand="0" w:evenHBand="0" w:firstRowFirstColumn="0" w:firstRowLastColumn="0" w:lastRowFirstColumn="0" w:lastRowLastColumn="0"/>
            </w:pPr>
            <w:r w:rsidRPr="00BF598A">
              <w:t>Pravidlo dodrženo</w:t>
            </w:r>
          </w:p>
        </w:tc>
        <w:tc>
          <w:tcPr>
            <w:tcW w:w="0" w:type="auto"/>
          </w:tcPr>
          <w:p w14:paraId="4B9FA5AA" w14:textId="4226D272" w:rsidR="00BF598A" w:rsidRPr="00BF598A" w:rsidRDefault="00BF598A" w:rsidP="00BF598A">
            <w:pPr>
              <w:pStyle w:val="tabulkatext"/>
              <w:cnfStyle w:val="100000000000" w:firstRow="1" w:lastRow="0" w:firstColumn="0" w:lastColumn="0" w:oddVBand="0" w:evenVBand="0" w:oddHBand="0" w:evenHBand="0" w:firstRowFirstColumn="0" w:firstRowLastColumn="0" w:lastRowFirstColumn="0" w:lastRowLastColumn="0"/>
            </w:pPr>
            <w:r w:rsidRPr="00BF598A">
              <w:t>Počet případů</w:t>
            </w:r>
          </w:p>
        </w:tc>
      </w:tr>
      <w:tr w:rsidR="00BF598A" w14:paraId="408450FB" w14:textId="46A34AE4" w:rsidTr="00BF598A">
        <w:trPr>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E2EFD9" w:themeFill="accent6" w:themeFillTint="33"/>
          </w:tcPr>
          <w:p w14:paraId="23BBD59D" w14:textId="0699562A" w:rsidR="00BF598A" w:rsidRPr="00BF598A" w:rsidRDefault="00BF598A" w:rsidP="00BF598A">
            <w:pPr>
              <w:pStyle w:val="tabulkatext"/>
            </w:pPr>
            <w:r w:rsidRPr="00BF598A">
              <w:t>U stěny (</w:t>
            </w:r>
            <m:oMath>
              <m:sSub>
                <m:sSubPr>
                  <m:ctrlPr>
                    <w:rPr>
                      <w:rFonts w:ascii="Cambria Math" w:hAnsi="Cambria Math"/>
                    </w:rPr>
                  </m:ctrlPr>
                </m:sSubPr>
                <m:e>
                  <m:r>
                    <m:rPr>
                      <m:sty m:val="bi"/>
                    </m:rPr>
                    <w:rPr>
                      <w:rFonts w:ascii="Cambria Math" w:hAnsi="Cambria Math"/>
                    </w:rPr>
                    <m:t>X</m:t>
                  </m:r>
                </m:e>
                <m:sub>
                  <m:r>
                    <m:rPr>
                      <m:sty m:val="b"/>
                    </m:rPr>
                    <w:rPr>
                      <w:rFonts w:ascii="Cambria Math" w:hAnsi="Cambria Math"/>
                    </w:rPr>
                    <m:t>2</m:t>
                  </m:r>
                  <m:r>
                    <m:rPr>
                      <m:sty m:val="bi"/>
                    </m:rPr>
                    <w:rPr>
                      <w:rFonts w:ascii="Cambria Math" w:hAnsi="Cambria Math"/>
                    </w:rPr>
                    <m:t>a</m:t>
                  </m:r>
                </m:sub>
              </m:sSub>
            </m:oMath>
            <w:r w:rsidRPr="00BF598A">
              <w:t xml:space="preserve">, </w:t>
            </w:r>
            <m:oMath>
              <m:sSub>
                <m:sSubPr>
                  <m:ctrlPr>
                    <w:rPr>
                      <w:rFonts w:ascii="Cambria Math" w:hAnsi="Cambria Math"/>
                    </w:rPr>
                  </m:ctrlPr>
                </m:sSubPr>
                <m:e>
                  <m:r>
                    <m:rPr>
                      <m:sty m:val="bi"/>
                    </m:rPr>
                    <w:rPr>
                      <w:rFonts w:ascii="Cambria Math" w:hAnsi="Cambria Math"/>
                    </w:rPr>
                    <m:t>X</m:t>
                  </m:r>
                </m:e>
                <m:sub>
                  <m:r>
                    <m:rPr>
                      <m:sty m:val="b"/>
                    </m:rPr>
                    <w:rPr>
                      <w:rFonts w:ascii="Cambria Math" w:hAnsi="Cambria Math"/>
                    </w:rPr>
                    <m:t>2</m:t>
                  </m:r>
                  <m:r>
                    <m:rPr>
                      <m:sty m:val="bi"/>
                    </m:rPr>
                    <w:rPr>
                      <w:rFonts w:ascii="Cambria Math" w:hAnsi="Cambria Math"/>
                    </w:rPr>
                    <m:t>b</m:t>
                  </m:r>
                </m:sub>
              </m:sSub>
            </m:oMath>
            <w:r w:rsidRPr="00BF598A">
              <w:t>)</w:t>
            </w:r>
          </w:p>
        </w:tc>
        <w:tc>
          <w:tcPr>
            <w:tcW w:w="0" w:type="auto"/>
            <w:shd w:val="clear" w:color="auto" w:fill="E2EFD9" w:themeFill="accent6" w:themeFillTint="33"/>
          </w:tcPr>
          <w:p w14:paraId="77FEA2ED" w14:textId="5A7036C4" w:rsidR="00BF598A" w:rsidRPr="00BF598A" w:rsidRDefault="00BF598A" w:rsidP="00BF598A">
            <w:pPr>
              <w:pStyle w:val="tabulkatext"/>
              <w:cnfStyle w:val="000000000000" w:firstRow="0" w:lastRow="0" w:firstColumn="0" w:lastColumn="0" w:oddVBand="0" w:evenVBand="0" w:oddHBand="0" w:evenHBand="0" w:firstRowFirstColumn="0" w:firstRowLastColumn="0" w:lastRowFirstColumn="0" w:lastRowLastColumn="0"/>
            </w:pPr>
            <w:r w:rsidRPr="00BF598A">
              <w:t>0</w:t>
            </w:r>
          </w:p>
        </w:tc>
        <w:tc>
          <w:tcPr>
            <w:tcW w:w="0" w:type="auto"/>
            <w:shd w:val="clear" w:color="auto" w:fill="E2EFD9" w:themeFill="accent6" w:themeFillTint="33"/>
          </w:tcPr>
          <w:p w14:paraId="7EBD5574" w14:textId="2325AB34" w:rsidR="00BF598A" w:rsidRPr="00BF598A" w:rsidRDefault="00BF598A" w:rsidP="00BF598A">
            <w:pPr>
              <w:pStyle w:val="tabulkatext"/>
              <w:cnfStyle w:val="000000000000" w:firstRow="0" w:lastRow="0" w:firstColumn="0" w:lastColumn="0" w:oddVBand="0" w:evenVBand="0" w:oddHBand="0" w:evenHBand="0" w:firstRowFirstColumn="0" w:firstRowLastColumn="0" w:lastRowFirstColumn="0" w:lastRowLastColumn="0"/>
            </w:pPr>
            <w:r w:rsidRPr="00BF598A">
              <w:t>3</w:t>
            </w:r>
          </w:p>
        </w:tc>
        <w:tc>
          <w:tcPr>
            <w:tcW w:w="0" w:type="auto"/>
            <w:shd w:val="clear" w:color="auto" w:fill="E2EFD9" w:themeFill="accent6" w:themeFillTint="33"/>
          </w:tcPr>
          <w:p w14:paraId="5B6A8DFE" w14:textId="64380F74" w:rsidR="00BF598A" w:rsidRPr="00BF598A" w:rsidRDefault="00BF598A" w:rsidP="00BF598A">
            <w:pPr>
              <w:pStyle w:val="tabulkatext"/>
              <w:cnfStyle w:val="000000000000" w:firstRow="0" w:lastRow="0" w:firstColumn="0" w:lastColumn="0" w:oddVBand="0" w:evenVBand="0" w:oddHBand="0" w:evenHBand="0" w:firstRowFirstColumn="0" w:firstRowLastColumn="0" w:lastRowFirstColumn="0" w:lastRowLastColumn="0"/>
            </w:pPr>
            <w:r w:rsidRPr="00BF598A">
              <w:t>30</w:t>
            </w:r>
          </w:p>
        </w:tc>
        <w:tc>
          <w:tcPr>
            <w:tcW w:w="0" w:type="auto"/>
            <w:shd w:val="clear" w:color="auto" w:fill="E2EFD9" w:themeFill="accent6" w:themeFillTint="33"/>
          </w:tcPr>
          <w:p w14:paraId="48CADAFA" w14:textId="73AF7BA9" w:rsidR="00BF598A" w:rsidRPr="00BF598A" w:rsidRDefault="00BF598A" w:rsidP="00A74CF3">
            <w:pPr>
              <w:pStyle w:val="tabulkatext"/>
              <w:cnfStyle w:val="000000000000" w:firstRow="0" w:lastRow="0" w:firstColumn="0" w:lastColumn="0" w:oddVBand="0" w:evenVBand="0" w:oddHBand="0" w:evenHBand="0" w:firstRowFirstColumn="0" w:firstRowLastColumn="0" w:lastRowFirstColumn="0" w:lastRowLastColumn="0"/>
            </w:pPr>
            <w:r w:rsidRPr="00BF598A">
              <w:t>7</w:t>
            </w:r>
            <w:r w:rsidR="00A74CF3">
              <w:t xml:space="preserve"> krát z 43 případů</w:t>
            </w:r>
          </w:p>
        </w:tc>
        <w:tc>
          <w:tcPr>
            <w:tcW w:w="0" w:type="auto"/>
            <w:shd w:val="clear" w:color="auto" w:fill="E2EFD9" w:themeFill="accent6" w:themeFillTint="33"/>
          </w:tcPr>
          <w:p w14:paraId="017CE865" w14:textId="2F14B75B" w:rsidR="00BF598A" w:rsidRPr="00BF598A" w:rsidRDefault="00BF598A" w:rsidP="00BF598A">
            <w:pPr>
              <w:pStyle w:val="tabulkatext"/>
              <w:cnfStyle w:val="000000000000" w:firstRow="0" w:lastRow="0" w:firstColumn="0" w:lastColumn="0" w:oddVBand="0" w:evenVBand="0" w:oddHBand="0" w:evenHBand="0" w:firstRowFirstColumn="0" w:firstRowLastColumn="0" w:lastRowFirstColumn="0" w:lastRowLastColumn="0"/>
            </w:pPr>
            <w:r w:rsidRPr="00BF598A">
              <w:t>43</w:t>
            </w:r>
          </w:p>
        </w:tc>
      </w:tr>
      <w:tr w:rsidR="00BF598A" w14:paraId="140D1EE8" w14:textId="2FEC1CD2" w:rsidTr="00BF598A">
        <w:trPr>
          <w:jc w:val="center"/>
        </w:trPr>
        <w:tc>
          <w:tcPr>
            <w:cnfStyle w:val="001000000000" w:firstRow="0" w:lastRow="0" w:firstColumn="1" w:lastColumn="0" w:oddVBand="0" w:evenVBand="0" w:oddHBand="0" w:evenHBand="0" w:firstRowFirstColumn="0" w:firstRowLastColumn="0" w:lastRowFirstColumn="0" w:lastRowLastColumn="0"/>
            <w:tcW w:w="0" w:type="auto"/>
            <w:tcBorders>
              <w:bottom w:val="single" w:sz="12" w:space="0" w:color="auto"/>
            </w:tcBorders>
            <w:shd w:val="clear" w:color="auto" w:fill="E2EFD9" w:themeFill="accent6" w:themeFillTint="33"/>
          </w:tcPr>
          <w:p w14:paraId="2F23812E" w14:textId="1CE4F8A2" w:rsidR="00BF598A" w:rsidRPr="00BF598A" w:rsidRDefault="00BF598A" w:rsidP="00BF598A">
            <w:pPr>
              <w:pStyle w:val="tabulkatext"/>
            </w:pPr>
            <w:r w:rsidRPr="00BF598A">
              <w:t>V rohu (</w:t>
            </w:r>
            <m:oMath>
              <m:sSub>
                <m:sSubPr>
                  <m:ctrlPr>
                    <w:rPr>
                      <w:rFonts w:ascii="Cambria Math" w:hAnsi="Cambria Math"/>
                    </w:rPr>
                  </m:ctrlPr>
                </m:sSubPr>
                <m:e>
                  <m:r>
                    <m:rPr>
                      <m:sty m:val="bi"/>
                    </m:rPr>
                    <w:rPr>
                      <w:rFonts w:ascii="Cambria Math" w:hAnsi="Cambria Math"/>
                    </w:rPr>
                    <m:t>X</m:t>
                  </m:r>
                </m:e>
                <m:sub>
                  <m:r>
                    <m:rPr>
                      <m:sty m:val="b"/>
                    </m:rPr>
                    <w:rPr>
                      <w:rFonts w:ascii="Cambria Math" w:hAnsi="Cambria Math"/>
                    </w:rPr>
                    <m:t>2</m:t>
                  </m:r>
                  <m:r>
                    <m:rPr>
                      <m:sty m:val="bi"/>
                    </m:rPr>
                    <w:rPr>
                      <w:rFonts w:ascii="Cambria Math" w:hAnsi="Cambria Math"/>
                    </w:rPr>
                    <m:t>c</m:t>
                  </m:r>
                </m:sub>
              </m:sSub>
            </m:oMath>
            <w:r w:rsidRPr="00BF598A">
              <w:t>)</w:t>
            </w:r>
          </w:p>
        </w:tc>
        <w:tc>
          <w:tcPr>
            <w:tcW w:w="0" w:type="auto"/>
            <w:tcBorders>
              <w:bottom w:val="single" w:sz="12" w:space="0" w:color="auto"/>
            </w:tcBorders>
            <w:shd w:val="clear" w:color="auto" w:fill="E2EFD9" w:themeFill="accent6" w:themeFillTint="33"/>
          </w:tcPr>
          <w:p w14:paraId="001F8CF1" w14:textId="66B83A63" w:rsidR="00BF598A" w:rsidRPr="00BF598A" w:rsidRDefault="00BF598A" w:rsidP="00BF598A">
            <w:pPr>
              <w:pStyle w:val="tabulkatext"/>
              <w:cnfStyle w:val="000000000000" w:firstRow="0" w:lastRow="0" w:firstColumn="0" w:lastColumn="0" w:oddVBand="0" w:evenVBand="0" w:oddHBand="0" w:evenHBand="0" w:firstRowFirstColumn="0" w:firstRowLastColumn="0" w:lastRowFirstColumn="0" w:lastRowLastColumn="0"/>
            </w:pPr>
            <w:r w:rsidRPr="00BF598A">
              <w:t>0</w:t>
            </w:r>
          </w:p>
        </w:tc>
        <w:tc>
          <w:tcPr>
            <w:tcW w:w="0" w:type="auto"/>
            <w:tcBorders>
              <w:bottom w:val="single" w:sz="12" w:space="0" w:color="auto"/>
            </w:tcBorders>
            <w:shd w:val="clear" w:color="auto" w:fill="E2EFD9" w:themeFill="accent6" w:themeFillTint="33"/>
          </w:tcPr>
          <w:p w14:paraId="556EBB1D" w14:textId="1E398075" w:rsidR="00BF598A" w:rsidRPr="00BF598A" w:rsidRDefault="00BF598A" w:rsidP="00BF598A">
            <w:pPr>
              <w:pStyle w:val="tabulkatext"/>
              <w:cnfStyle w:val="000000000000" w:firstRow="0" w:lastRow="0" w:firstColumn="0" w:lastColumn="0" w:oddVBand="0" w:evenVBand="0" w:oddHBand="0" w:evenHBand="0" w:firstRowFirstColumn="0" w:firstRowLastColumn="0" w:lastRowFirstColumn="0" w:lastRowLastColumn="0"/>
            </w:pPr>
            <w:r w:rsidRPr="00BF598A">
              <w:t>3</w:t>
            </w:r>
          </w:p>
        </w:tc>
        <w:tc>
          <w:tcPr>
            <w:tcW w:w="0" w:type="auto"/>
            <w:tcBorders>
              <w:bottom w:val="single" w:sz="12" w:space="0" w:color="auto"/>
            </w:tcBorders>
            <w:shd w:val="clear" w:color="auto" w:fill="E2EFD9" w:themeFill="accent6" w:themeFillTint="33"/>
            <w:vAlign w:val="center"/>
          </w:tcPr>
          <w:p w14:paraId="30963F85" w14:textId="7200CD39" w:rsidR="00BF598A" w:rsidRPr="00BF598A" w:rsidRDefault="00BF598A" w:rsidP="00BF598A">
            <w:pPr>
              <w:pStyle w:val="tabulkatext"/>
              <w:cnfStyle w:val="000000000000" w:firstRow="0" w:lastRow="0" w:firstColumn="0" w:lastColumn="0" w:oddVBand="0" w:evenVBand="0" w:oddHBand="0" w:evenHBand="0" w:firstRowFirstColumn="0" w:firstRowLastColumn="0" w:lastRowFirstColumn="0" w:lastRowLastColumn="0"/>
            </w:pPr>
            <w:r w:rsidRPr="00BF598A">
              <w:t>3</w:t>
            </w:r>
          </w:p>
        </w:tc>
        <w:tc>
          <w:tcPr>
            <w:tcW w:w="0" w:type="auto"/>
            <w:tcBorders>
              <w:bottom w:val="single" w:sz="12" w:space="0" w:color="auto"/>
            </w:tcBorders>
            <w:shd w:val="clear" w:color="auto" w:fill="E2EFD9" w:themeFill="accent6" w:themeFillTint="33"/>
          </w:tcPr>
          <w:p w14:paraId="02A454AB" w14:textId="013AD5D6" w:rsidR="00BF598A" w:rsidRPr="00BF598A" w:rsidRDefault="00BF598A" w:rsidP="00BF598A">
            <w:pPr>
              <w:pStyle w:val="tabulkatext"/>
              <w:cnfStyle w:val="000000000000" w:firstRow="0" w:lastRow="0" w:firstColumn="0" w:lastColumn="0" w:oddVBand="0" w:evenVBand="0" w:oddHBand="0" w:evenHBand="0" w:firstRowFirstColumn="0" w:firstRowLastColumn="0" w:lastRowFirstColumn="0" w:lastRowLastColumn="0"/>
            </w:pPr>
            <w:r w:rsidRPr="00BF598A">
              <w:t>1</w:t>
            </w:r>
            <w:r w:rsidR="00A74CF3">
              <w:t xml:space="preserve"> krát ze 7 případů</w:t>
            </w:r>
          </w:p>
        </w:tc>
        <w:tc>
          <w:tcPr>
            <w:tcW w:w="0" w:type="auto"/>
            <w:tcBorders>
              <w:bottom w:val="single" w:sz="12" w:space="0" w:color="auto"/>
            </w:tcBorders>
            <w:shd w:val="clear" w:color="auto" w:fill="E2EFD9" w:themeFill="accent6" w:themeFillTint="33"/>
          </w:tcPr>
          <w:p w14:paraId="101A6BA0" w14:textId="293F7626" w:rsidR="00BF598A" w:rsidRPr="00BF598A" w:rsidRDefault="00BF598A" w:rsidP="00BF598A">
            <w:pPr>
              <w:pStyle w:val="tabulkatext"/>
              <w:cnfStyle w:val="000000000000" w:firstRow="0" w:lastRow="0" w:firstColumn="0" w:lastColumn="0" w:oddVBand="0" w:evenVBand="0" w:oddHBand="0" w:evenHBand="0" w:firstRowFirstColumn="0" w:firstRowLastColumn="0" w:lastRowFirstColumn="0" w:lastRowLastColumn="0"/>
            </w:pPr>
            <w:r w:rsidRPr="00BF598A">
              <w:t>7</w:t>
            </w:r>
          </w:p>
        </w:tc>
      </w:tr>
      <w:tr w:rsidR="00BF598A" w14:paraId="7B586878" w14:textId="609F951A" w:rsidTr="00BF598A">
        <w:trPr>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12" w:space="0" w:color="auto"/>
            </w:tcBorders>
          </w:tcPr>
          <w:p w14:paraId="7CDD906B" w14:textId="716CA311" w:rsidR="00BF598A" w:rsidRPr="00BF598A" w:rsidRDefault="00BF598A" w:rsidP="00BF598A">
            <w:pPr>
              <w:pStyle w:val="tabulkatext"/>
            </w:pPr>
            <w:r w:rsidRPr="00BF598A">
              <w:t>Chybovost %</w:t>
            </w:r>
          </w:p>
        </w:tc>
        <w:tc>
          <w:tcPr>
            <w:tcW w:w="0" w:type="auto"/>
            <w:tcBorders>
              <w:top w:val="single" w:sz="12" w:space="0" w:color="auto"/>
            </w:tcBorders>
          </w:tcPr>
          <w:p w14:paraId="5AFA5BD8" w14:textId="2554A9DB" w:rsidR="00BF598A" w:rsidRPr="00BF598A" w:rsidRDefault="00BF598A" w:rsidP="00BF598A">
            <w:pPr>
              <w:pStyle w:val="tabulkatext"/>
              <w:cnfStyle w:val="000000000000" w:firstRow="0" w:lastRow="0" w:firstColumn="0" w:lastColumn="0" w:oddVBand="0" w:evenVBand="0" w:oddHBand="0" w:evenHBand="0" w:firstRowFirstColumn="0" w:firstRowLastColumn="0" w:lastRowFirstColumn="0" w:lastRowLastColumn="0"/>
            </w:pPr>
            <w:r w:rsidRPr="00BF598A">
              <w:t>0%</w:t>
            </w:r>
          </w:p>
        </w:tc>
        <w:tc>
          <w:tcPr>
            <w:tcW w:w="0" w:type="auto"/>
            <w:tcBorders>
              <w:top w:val="single" w:sz="12" w:space="0" w:color="auto"/>
            </w:tcBorders>
          </w:tcPr>
          <w:p w14:paraId="51A25ACA" w14:textId="6031581C" w:rsidR="00BF598A" w:rsidRPr="00BF598A" w:rsidRDefault="00BF598A" w:rsidP="00BF598A">
            <w:pPr>
              <w:pStyle w:val="tabulkatext"/>
              <w:cnfStyle w:val="000000000000" w:firstRow="0" w:lastRow="0" w:firstColumn="0" w:lastColumn="0" w:oddVBand="0" w:evenVBand="0" w:oddHBand="0" w:evenHBand="0" w:firstRowFirstColumn="0" w:firstRowLastColumn="0" w:lastRowFirstColumn="0" w:lastRowLastColumn="0"/>
            </w:pPr>
            <w:r w:rsidRPr="00BF598A">
              <w:t>22%</w:t>
            </w:r>
          </w:p>
        </w:tc>
        <w:tc>
          <w:tcPr>
            <w:tcW w:w="0" w:type="auto"/>
            <w:tcBorders>
              <w:top w:val="single" w:sz="12" w:space="0" w:color="auto"/>
            </w:tcBorders>
            <w:vAlign w:val="center"/>
          </w:tcPr>
          <w:p w14:paraId="5C81D1BF" w14:textId="663668B0" w:rsidR="00BF598A" w:rsidRPr="00BF598A" w:rsidRDefault="00BF598A" w:rsidP="00BF598A">
            <w:pPr>
              <w:pStyle w:val="tabulkatext"/>
              <w:cnfStyle w:val="000000000000" w:firstRow="0" w:lastRow="0" w:firstColumn="0" w:lastColumn="0" w:oddVBand="0" w:evenVBand="0" w:oddHBand="0" w:evenHBand="0" w:firstRowFirstColumn="0" w:firstRowLastColumn="0" w:lastRowFirstColumn="0" w:lastRowLastColumn="0"/>
            </w:pPr>
            <w:r w:rsidRPr="00BF598A">
              <w:t>88%</w:t>
            </w:r>
          </w:p>
        </w:tc>
        <w:tc>
          <w:tcPr>
            <w:tcW w:w="0" w:type="auto"/>
            <w:tcBorders>
              <w:top w:val="single" w:sz="12" w:space="0" w:color="auto"/>
            </w:tcBorders>
          </w:tcPr>
          <w:p w14:paraId="39017F0B" w14:textId="77777777" w:rsidR="00BF598A" w:rsidRPr="00BF598A" w:rsidRDefault="00BF598A" w:rsidP="00BF598A">
            <w:pPr>
              <w:pStyle w:val="tabulkatext"/>
              <w:cnfStyle w:val="000000000000" w:firstRow="0" w:lastRow="0" w:firstColumn="0" w:lastColumn="0" w:oddVBand="0" w:evenVBand="0" w:oddHBand="0" w:evenHBand="0" w:firstRowFirstColumn="0" w:firstRowLastColumn="0" w:lastRowFirstColumn="0" w:lastRowLastColumn="0"/>
            </w:pPr>
          </w:p>
        </w:tc>
        <w:tc>
          <w:tcPr>
            <w:tcW w:w="0" w:type="auto"/>
            <w:tcBorders>
              <w:top w:val="single" w:sz="12" w:space="0" w:color="auto"/>
            </w:tcBorders>
          </w:tcPr>
          <w:p w14:paraId="652802F0" w14:textId="7550D4D2" w:rsidR="00BF598A" w:rsidRPr="00BF598A" w:rsidRDefault="00BF598A" w:rsidP="00BF598A">
            <w:pPr>
              <w:pStyle w:val="tabulkatext"/>
              <w:cnfStyle w:val="000000000000" w:firstRow="0" w:lastRow="0" w:firstColumn="0" w:lastColumn="0" w:oddVBand="0" w:evenVBand="0" w:oddHBand="0" w:evenHBand="0" w:firstRowFirstColumn="0" w:firstRowLastColumn="0" w:lastRowFirstColumn="0" w:lastRowLastColumn="0"/>
            </w:pPr>
          </w:p>
        </w:tc>
      </w:tr>
      <w:tr w:rsidR="00BF598A" w14:paraId="74F34C31" w14:textId="4B059657" w:rsidTr="00BF598A">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7F3183C4" w14:textId="67BE97A3" w:rsidR="00BF598A" w:rsidRPr="00BF598A" w:rsidRDefault="00BF598A" w:rsidP="00BF598A">
            <w:pPr>
              <w:pStyle w:val="tabulkatext"/>
            </w:pPr>
            <w:r w:rsidRPr="00BF598A">
              <w:t>Úspěšnost %</w:t>
            </w:r>
          </w:p>
        </w:tc>
        <w:tc>
          <w:tcPr>
            <w:tcW w:w="0" w:type="auto"/>
          </w:tcPr>
          <w:p w14:paraId="2998F2F6" w14:textId="42692BD2" w:rsidR="00BF598A" w:rsidRPr="00BF598A" w:rsidRDefault="00BF598A" w:rsidP="00BF598A">
            <w:pPr>
              <w:pStyle w:val="tabulkatext"/>
              <w:cnfStyle w:val="000000000000" w:firstRow="0" w:lastRow="0" w:firstColumn="0" w:lastColumn="0" w:oddVBand="0" w:evenVBand="0" w:oddHBand="0" w:evenHBand="0" w:firstRowFirstColumn="0" w:firstRowLastColumn="0" w:lastRowFirstColumn="0" w:lastRowLastColumn="0"/>
            </w:pPr>
            <w:r w:rsidRPr="00BF598A">
              <w:t>100%</w:t>
            </w:r>
          </w:p>
        </w:tc>
        <w:tc>
          <w:tcPr>
            <w:tcW w:w="0" w:type="auto"/>
          </w:tcPr>
          <w:p w14:paraId="6BAD8B7A" w14:textId="1B058D1E" w:rsidR="00BF598A" w:rsidRPr="00BF598A" w:rsidRDefault="00BF598A" w:rsidP="00BF598A">
            <w:pPr>
              <w:pStyle w:val="tabulkatext"/>
              <w:cnfStyle w:val="000000000000" w:firstRow="0" w:lastRow="0" w:firstColumn="0" w:lastColumn="0" w:oddVBand="0" w:evenVBand="0" w:oddHBand="0" w:evenHBand="0" w:firstRowFirstColumn="0" w:firstRowLastColumn="0" w:lastRowFirstColumn="0" w:lastRowLastColumn="0"/>
            </w:pPr>
            <w:r w:rsidRPr="00BF598A">
              <w:t>88%</w:t>
            </w:r>
          </w:p>
        </w:tc>
        <w:tc>
          <w:tcPr>
            <w:tcW w:w="0" w:type="auto"/>
          </w:tcPr>
          <w:p w14:paraId="7BCCA56D" w14:textId="7AF0A4CB" w:rsidR="00BF598A" w:rsidRPr="00BF598A" w:rsidRDefault="00BF598A" w:rsidP="00BF598A">
            <w:pPr>
              <w:pStyle w:val="tabulkatext"/>
              <w:cnfStyle w:val="000000000000" w:firstRow="0" w:lastRow="0" w:firstColumn="0" w:lastColumn="0" w:oddVBand="0" w:evenVBand="0" w:oddHBand="0" w:evenHBand="0" w:firstRowFirstColumn="0" w:firstRowLastColumn="0" w:lastRowFirstColumn="0" w:lastRowLastColumn="0"/>
            </w:pPr>
            <w:r w:rsidRPr="00BF598A">
              <w:t>22%</w:t>
            </w:r>
          </w:p>
        </w:tc>
        <w:tc>
          <w:tcPr>
            <w:tcW w:w="0" w:type="auto"/>
          </w:tcPr>
          <w:p w14:paraId="31B6DA62" w14:textId="77777777" w:rsidR="00BF598A" w:rsidRPr="00BF598A" w:rsidRDefault="00BF598A" w:rsidP="00BF598A">
            <w:pPr>
              <w:pStyle w:val="tabulkatext"/>
              <w:cnfStyle w:val="000000000000" w:firstRow="0" w:lastRow="0" w:firstColumn="0" w:lastColumn="0" w:oddVBand="0" w:evenVBand="0" w:oddHBand="0" w:evenHBand="0" w:firstRowFirstColumn="0" w:firstRowLastColumn="0" w:lastRowFirstColumn="0" w:lastRowLastColumn="0"/>
            </w:pPr>
          </w:p>
        </w:tc>
        <w:tc>
          <w:tcPr>
            <w:tcW w:w="0" w:type="auto"/>
          </w:tcPr>
          <w:p w14:paraId="306569B0" w14:textId="0973920E" w:rsidR="00BF598A" w:rsidRPr="00BF598A" w:rsidRDefault="00BF598A" w:rsidP="00BF598A">
            <w:pPr>
              <w:pStyle w:val="tabulkatext"/>
              <w:cnfStyle w:val="000000000000" w:firstRow="0" w:lastRow="0" w:firstColumn="0" w:lastColumn="0" w:oddVBand="0" w:evenVBand="0" w:oddHBand="0" w:evenHBand="0" w:firstRowFirstColumn="0" w:firstRowLastColumn="0" w:lastRowFirstColumn="0" w:lastRowLastColumn="0"/>
            </w:pPr>
          </w:p>
        </w:tc>
      </w:tr>
    </w:tbl>
    <w:p w14:paraId="53F0993B" w14:textId="14E464A1" w:rsidR="00BF598A" w:rsidRDefault="00BF598A" w:rsidP="00BF598A">
      <w:pPr>
        <w:pStyle w:val="Standartnitext"/>
      </w:pPr>
    </w:p>
    <w:p w14:paraId="18F53AA0" w14:textId="0C7E185F" w:rsidR="00BF598A" w:rsidRPr="006B53C6" w:rsidRDefault="00673F79" w:rsidP="006B53C6">
      <w:pPr>
        <w:pStyle w:val="Standartnitext"/>
        <w:ind w:firstLine="708"/>
        <w:rPr>
          <w:rFonts w:eastAsiaTheme="minorEastAsia"/>
        </w:rPr>
      </w:pPr>
      <w:r>
        <w:fldChar w:fldCharType="begin"/>
      </w:r>
      <w:r>
        <w:instrText xml:space="preserve"> REF _Ref5358102 \h </w:instrText>
      </w:r>
      <w:r>
        <w:fldChar w:fldCharType="separate"/>
      </w:r>
      <w:r>
        <w:t xml:space="preserve">Tabulka </w:t>
      </w:r>
      <w:r>
        <w:rPr>
          <w:noProof/>
        </w:rPr>
        <w:t>4</w:t>
      </w:r>
      <w:r>
        <w:fldChar w:fldCharType="end"/>
      </w:r>
      <w:r w:rsidR="00BF598A">
        <w:t xml:space="preserve"> ukazuje počty chyb</w:t>
      </w:r>
      <w:r w:rsidR="00D630E0">
        <w:t xml:space="preserve"> napříč padesáti pozicemi</w:t>
      </w:r>
      <w:r w:rsidR="00BF598A">
        <w:t xml:space="preserve"> </w:t>
      </w:r>
      <w:r w:rsidR="00D630E0">
        <w:t xml:space="preserve">po jednotlivých iteracích. V rozsahu tří iterací neumístil algoritmus židle kolem stolu po vzoru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rsidR="00D630E0">
        <w:t xml:space="preserve"> v 6 případech. Při čtvrté iteraci došlo obvykle k tomu, že nejpravděpodobnější pozice byla predikována ke zdi po vzoru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sidR="00D630E0">
        <w:rPr>
          <w:rFonts w:eastAsiaTheme="minorEastAsia"/>
        </w:rPr>
        <w:t xml:space="preserve"> (obsazený soused)</w:t>
      </w:r>
      <w:r w:rsidR="00D630E0">
        <w:t>, což není nelogické, ale vzhledem k testu volného souseda</w:t>
      </w:r>
      <w:r w:rsidR="00D630E0">
        <w:rPr>
          <w:rFonts w:eastAsiaTheme="minorEastAsia"/>
        </w:rPr>
        <w:t xml:space="preserve"> je to chyba</w:t>
      </w:r>
      <w:r w:rsidR="00D630E0">
        <w:t>.</w:t>
      </w:r>
      <w:r w:rsidR="006B53C6">
        <w:t xml:space="preserve"> Tento jev nastal ve 33 </w:t>
      </w:r>
      <w:r w:rsidR="00A74CF3">
        <w:t>případech</w:t>
      </w:r>
      <w:r w:rsidR="006B53C6">
        <w:t xml:space="preserve"> z celkových padesáti.</w:t>
      </w:r>
      <w:r w:rsidR="00D630E0">
        <w:t xml:space="preserve"> V 8 případech byl výsledek v souladu s pravidlem volného souseda</w:t>
      </w:r>
      <w:r w:rsidR="00D630E0">
        <w:rPr>
          <w:rFonts w:eastAsiaTheme="minorEastAsia"/>
        </w:rPr>
        <w:t xml:space="preserve"> i po čtvrté iteraci a algoritmus preferoval umístit čtvrtou židli raději do volného prostoru, než ke stěně.</w:t>
      </w:r>
    </w:p>
    <w:p w14:paraId="0C04E8A8" w14:textId="5833BD1D" w:rsidR="00DD3553" w:rsidRDefault="00876222" w:rsidP="008E5D5F">
      <w:pPr>
        <w:pStyle w:val="Heading3"/>
      </w:pPr>
      <w:bookmarkStart w:id="299" w:name="_Toc6218164"/>
      <w:r>
        <w:t>Opakovaný test souse</w:t>
      </w:r>
      <w:r w:rsidR="003F2A83">
        <w:t>dn</w:t>
      </w:r>
      <w:r>
        <w:t>osti</w:t>
      </w:r>
      <w:bookmarkEnd w:id="299"/>
    </w:p>
    <w:p w14:paraId="5B4C8DE0" w14:textId="08DBCC38" w:rsidR="00D32188" w:rsidRDefault="00D32188" w:rsidP="00D32188">
      <w:pPr>
        <w:pStyle w:val="Standartnitext"/>
        <w:rPr>
          <w:rFonts w:eastAsiaTheme="minorEastAsia"/>
        </w:rPr>
      </w:pPr>
      <w:r>
        <w:t xml:space="preserve">Pro účely tohoto testu byl vytvořen algoritmus, který </w:t>
      </w:r>
      <w:r>
        <w:rPr>
          <w:rFonts w:eastAsiaTheme="minorEastAsia"/>
        </w:rPr>
        <w:t>náhodně umísťoval čtyři stoly</w:t>
      </w:r>
      <w:r>
        <w:t xml:space="preserve"> do prostoru </w:t>
      </w:r>
      <m:oMath>
        <m:sSub>
          <m:sSubPr>
            <m:ctrlPr>
              <w:rPr>
                <w:rFonts w:ascii="Cambria Math" w:hAnsi="Cambria Math"/>
                <w:i/>
              </w:rPr>
            </m:ctrlPr>
          </m:sSubPr>
          <m:e>
            <m:r>
              <w:rPr>
                <w:rFonts w:ascii="Cambria Math" w:hAnsi="Cambria Math"/>
              </w:rPr>
              <m:t>M</m:t>
            </m:r>
          </m:e>
          <m:sub>
            <m:r>
              <w:rPr>
                <w:rFonts w:ascii="Cambria Math" w:hAnsi="Cambria Math"/>
              </w:rPr>
              <m:t>1</m:t>
            </m:r>
          </m:sub>
        </m:sSub>
      </m:oMath>
      <w:r w:rsidR="00381893">
        <w:rPr>
          <w:rFonts w:eastAsiaTheme="minorEastAsia"/>
        </w:rPr>
        <w:t>. Celkem bylo v</w:t>
      </w:r>
      <w:r>
        <w:rPr>
          <w:rFonts w:eastAsiaTheme="minorEastAsia"/>
        </w:rPr>
        <w:t xml:space="preserve"> </w:t>
      </w:r>
      <m:oMath>
        <m:sSub>
          <m:sSubPr>
            <m:ctrlPr>
              <w:rPr>
                <w:rFonts w:ascii="Cambria Math" w:hAnsi="Cambria Math"/>
                <w:i/>
              </w:rPr>
            </m:ctrlPr>
          </m:sSubPr>
          <m:e>
            <m:r>
              <w:rPr>
                <w:rFonts w:ascii="Cambria Math" w:hAnsi="Cambria Math"/>
              </w:rPr>
              <m:t>M</m:t>
            </m:r>
          </m:e>
          <m:sub>
            <m:r>
              <w:rPr>
                <w:rFonts w:ascii="Cambria Math" w:hAnsi="Cambria Math"/>
              </w:rPr>
              <m:t>1</m:t>
            </m:r>
          </m:sub>
        </m:sSub>
      </m:oMath>
      <w:r>
        <w:rPr>
          <w:rFonts w:eastAsiaTheme="minorEastAsia"/>
        </w:rPr>
        <w:t xml:space="preserve"> předvybráno 12 pozic, na kterých se v rámci náhodného výběru mohl stůl objevit. Tyto pozice byly voleny tak, aby ověřily varianty </w:t>
      </w:r>
      <w:r w:rsidRPr="00CC130B">
        <w:rPr>
          <w:rFonts w:eastAsiaTheme="minorEastAsia"/>
        </w:rPr>
        <w:t xml:space="preserve">vlastností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sidRPr="00CC130B">
        <w:t xml:space="preserve"> a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rsidR="00BF598A">
        <w:rPr>
          <w:rFonts w:eastAsiaTheme="minorEastAsia"/>
        </w:rPr>
        <w:t xml:space="preserve"> viz testy volného a obsazeného souseda</w:t>
      </w:r>
      <w:r>
        <w:rPr>
          <w:rFonts w:eastAsiaTheme="minorEastAsia"/>
        </w:rPr>
        <w:t>. Stoly tak mohly být umístěny jak ke krajním oblastem prostoru, tak do vnitřních částí. Celkem byl algoritmus spuštěn dvacetkrát a bylo sledováno v </w:t>
      </w:r>
      <w:r w:rsidR="00EA5DA5">
        <w:rPr>
          <w:rFonts w:eastAsiaTheme="minorEastAsia"/>
        </w:rPr>
        <w:t xml:space="preserve">rámci jaké iterace se poprvé </w:t>
      </w:r>
      <w:r w:rsidR="00EA5DA5" w:rsidRPr="003F2A83">
        <w:rPr>
          <w:rFonts w:eastAsiaTheme="minorEastAsia"/>
        </w:rPr>
        <w:t>odklo</w:t>
      </w:r>
      <w:r w:rsidRPr="003F2A83">
        <w:rPr>
          <w:rFonts w:eastAsiaTheme="minorEastAsia"/>
        </w:rPr>
        <w:t>ní</w:t>
      </w:r>
      <w:r>
        <w:rPr>
          <w:rFonts w:eastAsiaTheme="minorEastAsia"/>
        </w:rPr>
        <w:t xml:space="preserve"> od pravidel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sidRPr="00CC130B">
        <w:t xml:space="preserve"> a</w:t>
      </w:r>
      <w:r>
        <w:t xml:space="preserve"> zejména</w:t>
      </w:r>
      <w:r w:rsidRPr="00CC130B">
        <w:t xml:space="preserve">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rPr>
          <w:rFonts w:eastAsiaTheme="minorEastAsia"/>
        </w:rPr>
        <w:t xml:space="preserve">. </w:t>
      </w:r>
    </w:p>
    <w:p w14:paraId="22EBBFCA" w14:textId="76B107E7" w:rsidR="00D32188" w:rsidRDefault="00D32188" w:rsidP="00D32188">
      <w:pPr>
        <w:pStyle w:val="Standartnitext"/>
        <w:rPr>
          <w:rFonts w:eastAsiaTheme="minorEastAsia"/>
        </w:rPr>
      </w:pPr>
      <w:r>
        <w:t xml:space="preserve">Mají-li ve scéně být čtyři stoly, měl by je algoritmus obkroužit dohromady šestnácti židlemi. Toto číslo kolísá, neboť jsou-li židle v krajních oblastech, je okolo stolu žádoucí jedna nebo dvě židle.  </w:t>
      </w:r>
      <w:r w:rsidRPr="003F2A83">
        <w:t xml:space="preserve">Průměrně umístil algoritmus správně 10 židlí a poté se odklonil od pravidla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rsidRPr="003F2A83">
        <w:rPr>
          <w:rFonts w:eastAsiaTheme="minorEastAsia"/>
        </w:rPr>
        <w:t xml:space="preserve"> k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sidRPr="003F2A83">
        <w:rPr>
          <w:rFonts w:eastAsiaTheme="minorEastAsia"/>
        </w:rPr>
        <w:t xml:space="preserve"> </w:t>
      </w:r>
      <w:r w:rsidR="00EA5DA5" w:rsidRPr="003F2A83">
        <w:rPr>
          <w:rFonts w:eastAsiaTheme="minorEastAsia"/>
        </w:rPr>
        <w:t xml:space="preserve">, </w:t>
      </w:r>
      <w:r w:rsidRPr="003F2A83">
        <w:rPr>
          <w:rFonts w:eastAsiaTheme="minorEastAsia"/>
        </w:rPr>
        <w:t>čímž udělal chybu. Minimální počet správně</w:t>
      </w:r>
      <w:r>
        <w:rPr>
          <w:rFonts w:eastAsiaTheme="minorEastAsia"/>
        </w:rPr>
        <w:t xml:space="preserve"> umístěných židlí byl čtyři a maximální 13. Příklad této chyby je znázorněn </w:t>
      </w:r>
      <w:r w:rsidR="00673F79">
        <w:rPr>
          <w:rFonts w:eastAsiaTheme="minorEastAsia"/>
        </w:rPr>
        <w:t>na</w:t>
      </w:r>
      <w:r>
        <w:rPr>
          <w:rFonts w:eastAsiaTheme="minorEastAsia"/>
        </w:rPr>
        <w:t xml:space="preserve"> </w:t>
      </w:r>
      <w:r w:rsidR="00673F79">
        <w:rPr>
          <w:rFonts w:eastAsiaTheme="minorEastAsia"/>
        </w:rPr>
        <w:fldChar w:fldCharType="begin"/>
      </w:r>
      <w:r w:rsidR="00673F79">
        <w:rPr>
          <w:rFonts w:eastAsiaTheme="minorEastAsia"/>
        </w:rPr>
        <w:instrText xml:space="preserve"> REF _Ref4602062 \h </w:instrText>
      </w:r>
      <w:r w:rsidR="00673F79">
        <w:rPr>
          <w:rFonts w:eastAsiaTheme="minorEastAsia"/>
        </w:rPr>
      </w:r>
      <w:r w:rsidR="00673F79">
        <w:rPr>
          <w:rFonts w:eastAsiaTheme="minorEastAsia"/>
        </w:rPr>
        <w:fldChar w:fldCharType="separate"/>
      </w:r>
      <w:r w:rsidR="00673F79">
        <w:t xml:space="preserve">Obr. </w:t>
      </w:r>
      <w:r w:rsidR="00673F79">
        <w:rPr>
          <w:noProof/>
        </w:rPr>
        <w:t>19</w:t>
      </w:r>
      <w:r w:rsidR="00673F79">
        <w:rPr>
          <w:rFonts w:eastAsiaTheme="minorEastAsia"/>
        </w:rPr>
        <w:fldChar w:fldCharType="end"/>
      </w:r>
      <w:r>
        <w:rPr>
          <w:rFonts w:eastAsiaTheme="minorEastAsia"/>
        </w:rPr>
        <w:t xml:space="preserve">. </w:t>
      </w:r>
      <w:r>
        <w:rPr>
          <w:rFonts w:eastAsiaTheme="minorEastAsia"/>
        </w:rPr>
        <w:lastRenderedPageBreak/>
        <w:t xml:space="preserve">V ideálním případě by měl algoritmus umístit židli volně do prostoru. Tato skutečnost však nebyla naučena a pravděpodobnost umístění židle po vzoru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Pr>
          <w:rFonts w:eastAsiaTheme="minorEastAsia"/>
        </w:rPr>
        <w:t xml:space="preserve"> </w:t>
      </w:r>
      <w:r w:rsidR="00A74CF3">
        <w:rPr>
          <w:rFonts w:eastAsiaTheme="minorEastAsia"/>
        </w:rPr>
        <w:t xml:space="preserve">byla větší nežli umístit židli podle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rsidR="00EA5DA5">
        <w:rPr>
          <w:rFonts w:eastAsiaTheme="minorEastAsia"/>
        </w:rPr>
        <w:t xml:space="preserve">. </w:t>
      </w:r>
      <w:r>
        <w:rPr>
          <w:rFonts w:eastAsiaTheme="minorEastAsia"/>
        </w:rPr>
        <w:t xml:space="preserve">Pravidlo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Pr>
          <w:rFonts w:eastAsiaTheme="minorEastAsia"/>
        </w:rPr>
        <w:t xml:space="preserve"> nebylo v</w:t>
      </w:r>
      <w:r w:rsidR="006B53C6">
        <w:rPr>
          <w:rFonts w:eastAsiaTheme="minorEastAsia"/>
        </w:rPr>
        <w:t>e</w:t>
      </w:r>
      <w:r>
        <w:rPr>
          <w:rFonts w:eastAsiaTheme="minorEastAsia"/>
        </w:rPr>
        <w:t xml:space="preserve"> dvaceti </w:t>
      </w:r>
      <w:r w:rsidR="006B53C6">
        <w:rPr>
          <w:rFonts w:eastAsiaTheme="minorEastAsia"/>
        </w:rPr>
        <w:t>bězích</w:t>
      </w:r>
      <w:r>
        <w:rPr>
          <w:rFonts w:eastAsiaTheme="minorEastAsia"/>
        </w:rPr>
        <w:t xml:space="preserve"> testu porušeno ani jednou. </w:t>
      </w:r>
    </w:p>
    <w:p w14:paraId="7AA50968" w14:textId="77777777" w:rsidR="00D32188" w:rsidRDefault="00D32188" w:rsidP="00D32188">
      <w:pPr>
        <w:pStyle w:val="Obrzek"/>
      </w:pPr>
      <w:r>
        <w:drawing>
          <wp:inline distT="0" distB="0" distL="0" distR="0" wp14:anchorId="0B875755" wp14:editId="622E1E29">
            <wp:extent cx="2971800" cy="20002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7754" t="17964" r="8819" b="6587"/>
                    <a:stretch/>
                  </pic:blipFill>
                  <pic:spPr bwMode="auto">
                    <a:xfrm>
                      <a:off x="0" y="0"/>
                      <a:ext cx="2976154" cy="2003181"/>
                    </a:xfrm>
                    <a:prstGeom prst="rect">
                      <a:avLst/>
                    </a:prstGeom>
                    <a:noFill/>
                    <a:ln>
                      <a:noFill/>
                    </a:ln>
                    <a:extLst>
                      <a:ext uri="{53640926-AAD7-44D8-BBD7-CCE9431645EC}">
                        <a14:shadowObscured xmlns:a14="http://schemas.microsoft.com/office/drawing/2010/main"/>
                      </a:ext>
                    </a:extLst>
                  </pic:spPr>
                </pic:pic>
              </a:graphicData>
            </a:graphic>
          </wp:inline>
        </w:drawing>
      </w:r>
    </w:p>
    <w:p w14:paraId="5985E5EC" w14:textId="27B9D52B" w:rsidR="00D32188" w:rsidRDefault="00D32188" w:rsidP="00BF598A">
      <w:pPr>
        <w:pStyle w:val="CAPITION"/>
      </w:pPr>
      <w:bookmarkStart w:id="300" w:name="_Ref4602062"/>
      <w:r>
        <w:t xml:space="preserve">Obr. </w:t>
      </w:r>
      <w:r w:rsidR="00F94C7D">
        <w:rPr>
          <w:noProof/>
        </w:rPr>
        <w:fldChar w:fldCharType="begin"/>
      </w:r>
      <w:r w:rsidR="00F94C7D">
        <w:rPr>
          <w:noProof/>
        </w:rPr>
        <w:instrText xml:space="preserve"> SEQ Obr. \* ARABIC </w:instrText>
      </w:r>
      <w:r w:rsidR="00F94C7D">
        <w:rPr>
          <w:noProof/>
        </w:rPr>
        <w:fldChar w:fldCharType="separate"/>
      </w:r>
      <w:r w:rsidR="00E25B52">
        <w:rPr>
          <w:noProof/>
        </w:rPr>
        <w:t>19</w:t>
      </w:r>
      <w:r w:rsidR="00F94C7D">
        <w:rPr>
          <w:noProof/>
        </w:rPr>
        <w:fldChar w:fldCharType="end"/>
      </w:r>
      <w:bookmarkEnd w:id="300"/>
      <w:r>
        <w:t xml:space="preserve">: Chyba algoritmu pro náhodně vybrané pozice stolů. Chyba ve vztahu k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t xml:space="preserve"> nastala ve 12. iteraci algoritmu a je zvýrazněna červeně.</w:t>
      </w:r>
    </w:p>
    <w:p w14:paraId="3F6CEB56" w14:textId="09C8575C" w:rsidR="007B72C8" w:rsidRDefault="006B53C6" w:rsidP="008E5D5F">
      <w:pPr>
        <w:pStyle w:val="Heading3"/>
        <w:rPr>
          <w:lang w:val="en-US"/>
        </w:rPr>
      </w:pPr>
      <w:bookmarkStart w:id="301" w:name="_Toc6218165"/>
      <w:r>
        <w:t>Testování</w:t>
      </w:r>
      <w:r w:rsidR="007B72C8">
        <w:t xml:space="preserve"> </w:t>
      </w:r>
      <w:r>
        <w:t>blízkého souseda na objektu skříně</w:t>
      </w:r>
      <w:bookmarkEnd w:id="301"/>
    </w:p>
    <w:p w14:paraId="0B0F371F" w14:textId="489C8875" w:rsidR="008F15E4" w:rsidRPr="00DF6A31" w:rsidRDefault="007B72C8" w:rsidP="008F15E4">
      <w:pPr>
        <w:pStyle w:val="Standartnitext"/>
      </w:pPr>
      <w:r>
        <w:rPr>
          <w:lang w:val="en-US"/>
        </w:rPr>
        <w:t xml:space="preserve">Tato </w:t>
      </w:r>
      <w:r w:rsidR="00045D46">
        <w:rPr>
          <w:lang w:val="en-US"/>
        </w:rPr>
        <w:t>hypotéza</w:t>
      </w:r>
      <w:r>
        <w:t xml:space="preserve"> předpokládá, že se objekt třídy 4, to znamená skříň</w:t>
      </w:r>
      <w:r w:rsidR="006B6E22">
        <w:t>,</w:t>
      </w:r>
      <w:r>
        <w:t xml:space="preserve"> bude stavět ke stěně</w:t>
      </w:r>
      <w:r w:rsidR="00E95171">
        <w:t xml:space="preserve"> </w:t>
      </w:r>
      <w:proofErr w:type="gramStart"/>
      <w:r w:rsidR="00E95171">
        <w:t xml:space="preserve">viz </w:t>
      </w:r>
      <w:proofErr w:type="gramEnd"/>
      <m:oMath>
        <m:sSub>
          <m:sSubPr>
            <m:ctrlPr>
              <w:rPr>
                <w:rFonts w:ascii="Cambria Math" w:hAnsi="Cambria Math"/>
              </w:rPr>
            </m:ctrlPr>
          </m:sSubPr>
          <m:e>
            <m:r>
              <w:rPr>
                <w:rFonts w:ascii="Cambria Math" w:hAnsi="Cambria Math"/>
              </w:rPr>
              <m:t>X</m:t>
            </m:r>
          </m:e>
          <m:sub>
            <m:r>
              <m:rPr>
                <m:sty m:val="p"/>
              </m:rPr>
              <w:rPr>
                <w:rFonts w:ascii="Cambria Math" w:hAnsi="Cambria Math"/>
              </w:rPr>
              <m:t>3a</m:t>
            </m:r>
          </m:sub>
        </m:sSub>
      </m:oMath>
      <w:r w:rsidR="00E95171">
        <w:rPr>
          <w:rFonts w:eastAsiaTheme="minorEastAsia"/>
        </w:rPr>
        <w:t xml:space="preserve">, </w:t>
      </w:r>
      <m:oMath>
        <m:sSub>
          <m:sSubPr>
            <m:ctrlPr>
              <w:rPr>
                <w:rFonts w:ascii="Cambria Math" w:hAnsi="Cambria Math"/>
              </w:rPr>
            </m:ctrlPr>
          </m:sSubPr>
          <m:e>
            <m:r>
              <w:rPr>
                <w:rFonts w:ascii="Cambria Math" w:hAnsi="Cambria Math"/>
              </w:rPr>
              <m:t>X</m:t>
            </m:r>
          </m:e>
          <m:sub>
            <m:r>
              <m:rPr>
                <m:sty m:val="p"/>
              </m:rPr>
              <w:rPr>
                <w:rFonts w:ascii="Cambria Math" w:hAnsi="Cambria Math"/>
              </w:rPr>
              <m:t>3b</m:t>
            </m:r>
          </m:sub>
        </m:sSub>
        <m:r>
          <w:rPr>
            <w:rFonts w:ascii="Cambria Math" w:hAnsi="Cambria Math"/>
          </w:rPr>
          <m:t>.</m:t>
        </m:r>
      </m:oMath>
      <w:r w:rsidR="00045D46">
        <w:t xml:space="preserve"> </w:t>
      </w:r>
      <w:r w:rsidR="00DF6A31">
        <w:t xml:space="preserve">Testováno bylo </w:t>
      </w:r>
      <w:r w:rsidR="00E95171">
        <w:t xml:space="preserve">15 běhů algoritmu po </w:t>
      </w:r>
      <w:r w:rsidR="00DF6A31">
        <w:t>10 iterací</w:t>
      </w:r>
      <w:r w:rsidR="00E95171">
        <w:t>ch</w:t>
      </w:r>
      <w:r w:rsidR="00DF6A31">
        <w:t>, při kterých se vkláda</w:t>
      </w:r>
      <w:r w:rsidR="004E63C4">
        <w:t>l</w:t>
      </w:r>
      <w:r w:rsidR="00E95171">
        <w:t xml:space="preserve"> objekt této třídy</w:t>
      </w:r>
      <w:r w:rsidR="006B6E22">
        <w:t>.</w:t>
      </w:r>
      <w:r w:rsidR="006A70DD">
        <w:t xml:space="preserve"> Potenciálně správných pozic </w:t>
      </w:r>
      <w:r w:rsidR="006A70DD">
        <w:rPr>
          <w:rFonts w:eastAsiaTheme="minorEastAsia"/>
        </w:rPr>
        <w:t>je</w:t>
      </w:r>
      <w:r w:rsidR="006A70DD">
        <w:t xml:space="preserve"> po obvodu scény </w:t>
      </w:r>
      <m:oMath>
        <m:sSub>
          <m:sSubPr>
            <m:ctrlPr>
              <w:rPr>
                <w:rFonts w:ascii="Cambria Math" w:hAnsi="Cambria Math"/>
                <w:i/>
              </w:rPr>
            </m:ctrlPr>
          </m:sSubPr>
          <m:e>
            <m:r>
              <w:rPr>
                <w:rFonts w:ascii="Cambria Math" w:hAnsi="Cambria Math"/>
              </w:rPr>
              <m:t>M</m:t>
            </m:r>
          </m:e>
          <m:sub>
            <m:r>
              <w:rPr>
                <w:rFonts w:ascii="Cambria Math" w:hAnsi="Cambria Math"/>
              </w:rPr>
              <m:t>1</m:t>
            </m:r>
          </m:sub>
        </m:sSub>
      </m:oMath>
      <w:r w:rsidR="006A70DD">
        <w:rPr>
          <w:rFonts w:eastAsiaTheme="minorEastAsia"/>
        </w:rPr>
        <w:t xml:space="preserve"> 87 </w:t>
      </w:r>
      <w:r w:rsidR="006A70DD" w:rsidRPr="007B72FF">
        <w:rPr>
          <w:rFonts w:eastAsiaTheme="minorEastAsia"/>
        </w:rPr>
        <w:t>z</w:t>
      </w:r>
      <w:r w:rsidR="00C2133E">
        <w:rPr>
          <w:rFonts w:eastAsiaTheme="minorEastAsia"/>
        </w:rPr>
        <w:t> </w:t>
      </w:r>
      <w:r w:rsidR="006A70DD">
        <w:rPr>
          <w:rFonts w:eastAsiaTheme="minorEastAsia"/>
        </w:rPr>
        <w:t xml:space="preserve">celkových 416. </w:t>
      </w:r>
      <w:r w:rsidR="006B6E22">
        <w:t>V rámci tohoto testování byl povolen vážený náhodný výběr ze seřazené posloupnosti predikcí</w:t>
      </w:r>
      <w:r w:rsidR="004E63C4">
        <w:t xml:space="preserve"> z </w:t>
      </w:r>
      <m:oMath>
        <m:sSub>
          <m:sSubPr>
            <m:ctrlPr>
              <w:rPr>
                <w:rFonts w:ascii="Cambria Math" w:hAnsi="Cambria Math"/>
                <w:i/>
              </w:rPr>
            </m:ctrlPr>
          </m:sSubPr>
          <m:e>
            <m:r>
              <w:rPr>
                <w:rFonts w:ascii="Cambria Math" w:hAnsi="Cambria Math"/>
              </w:rPr>
              <m:t>MP</m:t>
            </m:r>
          </m:e>
          <m:sub>
            <m:r>
              <w:rPr>
                <w:rFonts w:ascii="Cambria Math" w:hAnsi="Cambria Math"/>
              </w:rPr>
              <m:t>1</m:t>
            </m:r>
          </m:sub>
        </m:sSub>
      </m:oMath>
      <w:r w:rsidR="006B6E22">
        <w:t>.</w:t>
      </w:r>
    </w:p>
    <w:p w14:paraId="45F73BC9" w14:textId="63521D30" w:rsidR="00045D46" w:rsidRDefault="008F15E4" w:rsidP="00530CB1">
      <w:pPr>
        <w:pStyle w:val="Rovnice"/>
      </w:pPr>
      <w:r>
        <w:t xml:space="preserve"> </w:t>
      </w:r>
      <m:oMath>
        <m:sSub>
          <m:sSubPr>
            <m:ctrlPr>
              <w:rPr>
                <w:rFonts w:ascii="Cambria Math" w:hAnsi="Cambria Math"/>
              </w:rPr>
            </m:ctrlPr>
          </m:sSubPr>
          <m:e>
            <m:r>
              <w:rPr>
                <w:rFonts w:ascii="Cambria Math" w:hAnsi="Cambria Math"/>
              </w:rPr>
              <m:t>X</m:t>
            </m:r>
          </m:e>
          <m:sub>
            <m:r>
              <m:rPr>
                <m:sty m:val="p"/>
              </m:rPr>
              <w:rPr>
                <w:rFonts w:ascii="Cambria Math" w:hAnsi="Cambria Math"/>
              </w:rPr>
              <m:t>3a</m:t>
            </m:r>
          </m:sub>
        </m:sSub>
        <m:r>
          <m:rPr>
            <m:sty m:val="p"/>
          </m:rPr>
          <w:rPr>
            <w:rFonts w:ascii="Cambria Math" w:hAnsi="Cambria Math"/>
          </w:rPr>
          <m:t>=</m:t>
        </m:r>
        <m:d>
          <m:dPr>
            <m:ctrlPr>
              <w:rPr>
                <w:rFonts w:ascii="Cambria Math" w:hAnsi="Cambria Math"/>
              </w:rPr>
            </m:ctrlPr>
          </m:dPr>
          <m:e>
            <m:m>
              <m:mPr>
                <m:mcs>
                  <m:mc>
                    <m:mcPr>
                      <m:count m:val="4"/>
                      <m:mcJc m:val="center"/>
                    </m:mcPr>
                  </m:mc>
                </m:mcs>
                <m:ctrlPr>
                  <w:rPr>
                    <w:rFonts w:ascii="Cambria Math" w:hAnsi="Cambria Math"/>
                  </w:rPr>
                </m:ctrlPr>
              </m:mPr>
              <m:mr>
                <m:e>
                  <m:r>
                    <m:rPr>
                      <m:sty m:val="p"/>
                    </m:rPr>
                    <w:rPr>
                      <w:rFonts w:ascii="Cambria Math" w:hAnsi="Cambria Math"/>
                    </w:rPr>
                    <m:t>1</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w:rPr>
                      <w:rFonts w:ascii="Cambria Math" w:eastAsia="Cambria Math" w:hAnsi="Cambria Math"/>
                    </w:rPr>
                    <m:t>0</m:t>
                  </m:r>
                  <m:ctrlPr>
                    <w:rPr>
                      <w:rFonts w:ascii="Cambria Math" w:eastAsia="Cambria Math" w:hAnsi="Cambria Math" w:cs="Cambria Math"/>
                    </w:rPr>
                  </m:ctrlPr>
                </m:e>
              </m:mr>
              <m:mr>
                <m:e>
                  <m:r>
                    <m:rPr>
                      <m:sty m:val="p"/>
                    </m:rPr>
                    <w:rPr>
                      <w:rFonts w:ascii="Cambria Math" w:eastAsia="Cambria Math" w:hAnsi="Cambria Math"/>
                    </w:rPr>
                    <m:t>1</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b"/>
                    </m:rPr>
                    <w:rPr>
                      <w:rFonts w:ascii="Cambria Math" w:eastAsia="Cambria Math" w:hAnsi="Cambria Math"/>
                    </w:rPr>
                    <m:t>4</m:t>
                  </m:r>
                  <m:ctrlPr>
                    <w:rPr>
                      <w:rFonts w:ascii="Cambria Math" w:eastAsia="Cambria Math" w:hAnsi="Cambria Math"/>
                    </w:rPr>
                  </m:ctrlPr>
                </m:e>
                <m:e>
                  <m:r>
                    <w:rPr>
                      <w:rFonts w:ascii="Cambria Math" w:eastAsia="Cambria Math" w:hAnsi="Cambria Math"/>
                    </w:rPr>
                    <m:t>0</m:t>
                  </m:r>
                  <m:ctrlPr>
                    <w:rPr>
                      <w:rFonts w:ascii="Cambria Math" w:eastAsia="Cambria Math" w:hAnsi="Cambria Math" w:cs="Cambria Math"/>
                    </w:rPr>
                  </m:ctrlPr>
                </m:e>
              </m:mr>
              <m:mr>
                <m:e>
                  <m:r>
                    <m:rPr>
                      <m:sty m:val="p"/>
                    </m:rPr>
                    <w:rPr>
                      <w:rFonts w:ascii="Cambria Math" w:eastAsia="Cambria Math" w:hAnsi="Cambria Math"/>
                    </w:rPr>
                    <m:t>1</m:t>
                  </m:r>
                </m:e>
                <m:e>
                  <m:r>
                    <m:rPr>
                      <m:sty m:val="p"/>
                    </m:rPr>
                    <w:rPr>
                      <w:rFonts w:ascii="Cambria Math" w:hAnsi="Cambria Math"/>
                    </w:rPr>
                    <m:t>1</m:t>
                  </m:r>
                  <m:ctrlPr>
                    <w:rPr>
                      <w:rFonts w:ascii="Cambria Math" w:eastAsia="Cambria Math" w:hAnsi="Cambria Math"/>
                    </w:rPr>
                  </m:ctrlPr>
                </m:e>
                <m:e>
                  <m:r>
                    <m:rPr>
                      <m:sty m:val="b"/>
                    </m:rPr>
                    <w:rPr>
                      <w:rFonts w:ascii="Cambria Math" w:eastAsia="Cambria Math" w:hAnsi="Cambria Math"/>
                    </w:rPr>
                    <m:t>1</m:t>
                  </m:r>
                  <m:ctrlPr>
                    <w:rPr>
                      <w:rFonts w:ascii="Cambria Math" w:eastAsia="Cambria Math" w:hAnsi="Cambria Math" w:cs="Cambria Math"/>
                    </w:rPr>
                  </m:ctrlPr>
                </m:e>
                <m:e>
                  <m:r>
                    <w:rPr>
                      <w:rFonts w:ascii="Cambria Math" w:eastAsia="Cambria Math" w:hAnsi="Cambria Math" w:cs="Cambria Math"/>
                    </w:rPr>
                    <m:t>1</m:t>
                  </m:r>
                </m:e>
              </m:mr>
            </m:m>
          </m:e>
        </m:d>
      </m:oMath>
      <w:r>
        <w:t xml:space="preserve"> </w:t>
      </w:r>
      <m:oMath>
        <m:sSub>
          <m:sSubPr>
            <m:ctrlPr>
              <w:rPr>
                <w:rFonts w:ascii="Cambria Math" w:hAnsi="Cambria Math"/>
              </w:rPr>
            </m:ctrlPr>
          </m:sSubPr>
          <m:e>
            <m:r>
              <w:rPr>
                <w:rFonts w:ascii="Cambria Math" w:hAnsi="Cambria Math"/>
              </w:rPr>
              <m:t>X</m:t>
            </m:r>
          </m:e>
          <m:sub>
            <m:r>
              <m:rPr>
                <m:sty m:val="p"/>
              </m:rPr>
              <w:rPr>
                <w:rFonts w:ascii="Cambria Math" w:hAnsi="Cambria Math"/>
              </w:rPr>
              <m:t>3b</m:t>
            </m:r>
          </m:sub>
        </m:sSub>
        <m:r>
          <m:rPr>
            <m:sty m:val="p"/>
          </m:rPr>
          <w:rPr>
            <w:rFonts w:ascii="Cambria Math" w:hAnsi="Cambria Math"/>
          </w:rPr>
          <m:t>=</m:t>
        </m:r>
        <m:d>
          <m:dPr>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hAnsi="Cambria Math"/>
                    </w:rPr>
                    <m:t>1</m:t>
                  </m:r>
                </m:e>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b"/>
                    </m:rPr>
                    <w:rPr>
                      <w:rFonts w:ascii="Cambria Math" w:hAnsi="Cambria Math"/>
                    </w:rPr>
                    <m:t>1</m:t>
                  </m:r>
                  <m:ctrlPr>
                    <w:rPr>
                      <w:rFonts w:ascii="Cambria Math" w:eastAsia="Cambria Math" w:hAnsi="Cambria Math"/>
                    </w:rPr>
                  </m:ctrlPr>
                </m:e>
                <m:e>
                  <m:r>
                    <m:rPr>
                      <m:sty m:val="b"/>
                    </m:rPr>
                    <w:rPr>
                      <w:rFonts w:ascii="Cambria Math" w:eastAsia="Cambria Math" w:hAnsi="Cambria Math"/>
                    </w:rPr>
                    <m:t>4</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eastAsia="Cambria Math" w:hAnsi="Cambria Math"/>
                    </w:rPr>
                    <m:t>1</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eastAsia="Cambria Math" w:hAnsi="Cambria Math"/>
                    </w:rPr>
                    <m:t>1</m:t>
                  </m:r>
                </m:e>
                <m:e>
                  <m:r>
                    <m:rPr>
                      <m:sty m:val="p"/>
                    </m:rPr>
                    <w:rPr>
                      <w:rFonts w:ascii="Cambria Math" w:hAnsi="Cambria Math"/>
                    </w:rPr>
                    <m:t>1</m:t>
                  </m:r>
                  <m:ctrlPr>
                    <w:rPr>
                      <w:rFonts w:ascii="Cambria Math" w:eastAsia="Cambria Math" w:hAnsi="Cambria Math"/>
                    </w:rPr>
                  </m:ctrlPr>
                </m:e>
                <m:e>
                  <m:r>
                    <m:rPr>
                      <m:sty m:val="p"/>
                    </m:rPr>
                    <w:rPr>
                      <w:rFonts w:ascii="Cambria Math" w:eastAsia="Cambria Math" w:hAnsi="Cambria Math"/>
                    </w:rPr>
                    <m:t>1</m:t>
                  </m:r>
                </m:e>
              </m:mr>
            </m:m>
          </m:e>
        </m:d>
      </m:oMath>
    </w:p>
    <w:p w14:paraId="603697F2" w14:textId="14486789" w:rsidR="00E95171" w:rsidRDefault="00E95171" w:rsidP="00E95171">
      <w:pPr>
        <w:pStyle w:val="Captiontable"/>
      </w:pPr>
      <w:r>
        <w:t xml:space="preserve">Tabulka </w:t>
      </w:r>
      <w:r w:rsidR="00F94C7D">
        <w:rPr>
          <w:noProof/>
        </w:rPr>
        <w:fldChar w:fldCharType="begin"/>
      </w:r>
      <w:r w:rsidR="00F94C7D">
        <w:rPr>
          <w:noProof/>
        </w:rPr>
        <w:instrText xml:space="preserve"> SEQ Tabulka \* ARABIC </w:instrText>
      </w:r>
      <w:r w:rsidR="00F94C7D">
        <w:rPr>
          <w:noProof/>
        </w:rPr>
        <w:fldChar w:fldCharType="separate"/>
      </w:r>
      <w:r w:rsidR="00C05B9A">
        <w:rPr>
          <w:noProof/>
        </w:rPr>
        <w:t>5</w:t>
      </w:r>
      <w:r w:rsidR="00F94C7D">
        <w:rPr>
          <w:noProof/>
        </w:rPr>
        <w:fldChar w:fldCharType="end"/>
      </w:r>
      <w:r>
        <w:t>: Statistiky testování blízkého souseda na objektu skříně</w:t>
      </w:r>
    </w:p>
    <w:tbl>
      <w:tblPr>
        <w:tblStyle w:val="GridTable1Light"/>
        <w:tblW w:w="5000" w:type="pct"/>
        <w:tblLook w:val="04A0" w:firstRow="1" w:lastRow="0" w:firstColumn="1" w:lastColumn="0" w:noHBand="0" w:noVBand="1"/>
      </w:tblPr>
      <w:tblGrid>
        <w:gridCol w:w="2511"/>
        <w:gridCol w:w="3212"/>
        <w:gridCol w:w="3054"/>
      </w:tblGrid>
      <w:tr w:rsidR="00E95171" w14:paraId="2B0931B6" w14:textId="77777777" w:rsidTr="00E9517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0" w:type="pct"/>
          </w:tcPr>
          <w:p w14:paraId="0DA4467C" w14:textId="466BE24C" w:rsidR="00E95171" w:rsidRDefault="00E95171" w:rsidP="00E95171">
            <w:pPr>
              <w:pStyle w:val="tabulkatext"/>
            </w:pPr>
            <w:r>
              <w:t>Celkový počet pozic</w:t>
            </w:r>
          </w:p>
        </w:tc>
        <w:tc>
          <w:tcPr>
            <w:tcW w:w="1830" w:type="pct"/>
          </w:tcPr>
          <w:p w14:paraId="7230BAF1" w14:textId="0E98FEA7" w:rsidR="00E95171" w:rsidRDefault="00E95171" w:rsidP="00E95171">
            <w:pPr>
              <w:pStyle w:val="tabulkatext"/>
              <w:cnfStyle w:val="100000000000" w:firstRow="1" w:lastRow="0" w:firstColumn="0" w:lastColumn="0" w:oddVBand="0" w:evenVBand="0" w:oddHBand="0" w:evenHBand="0" w:firstRowFirstColumn="0" w:firstRowLastColumn="0" w:lastRowFirstColumn="0" w:lastRowLastColumn="0"/>
            </w:pPr>
            <w:r>
              <w:t>Správné umístění objektu</w:t>
            </w:r>
          </w:p>
        </w:tc>
        <w:tc>
          <w:tcPr>
            <w:tcW w:w="1740" w:type="pct"/>
          </w:tcPr>
          <w:p w14:paraId="52809CB8" w14:textId="487AD98A" w:rsidR="00E95171" w:rsidRPr="00E95171" w:rsidRDefault="00E95171" w:rsidP="00E95171">
            <w:pPr>
              <w:pStyle w:val="tabulkatext"/>
              <w:cnfStyle w:val="100000000000" w:firstRow="1" w:lastRow="0" w:firstColumn="0" w:lastColumn="0" w:oddVBand="0" w:evenVBand="0" w:oddHBand="0" w:evenHBand="0" w:firstRowFirstColumn="0" w:firstRowLastColumn="0" w:lastRowFirstColumn="0" w:lastRowLastColumn="0"/>
              <w:rPr>
                <w:lang w:val="en-US"/>
              </w:rPr>
            </w:pPr>
            <w:r>
              <w:rPr>
                <w:lang w:val="en-US"/>
              </w:rPr>
              <w:t>Špatné umístění objektu</w:t>
            </w:r>
          </w:p>
        </w:tc>
      </w:tr>
      <w:tr w:rsidR="00E95171" w14:paraId="66E8DBD0" w14:textId="77777777" w:rsidTr="00E95171">
        <w:tc>
          <w:tcPr>
            <w:cnfStyle w:val="001000000000" w:firstRow="0" w:lastRow="0" w:firstColumn="1" w:lastColumn="0" w:oddVBand="0" w:evenVBand="0" w:oddHBand="0" w:evenHBand="0" w:firstRowFirstColumn="0" w:firstRowLastColumn="0" w:lastRowFirstColumn="0" w:lastRowLastColumn="0"/>
            <w:tcW w:w="1430" w:type="pct"/>
          </w:tcPr>
          <w:p w14:paraId="1AC4D80E" w14:textId="0F644E5E" w:rsidR="00E95171" w:rsidRPr="00E95171" w:rsidRDefault="00E95171" w:rsidP="00E95171">
            <w:pPr>
              <w:pStyle w:val="tabulkatext"/>
              <w:rPr>
                <w:b w:val="0"/>
              </w:rPr>
            </w:pPr>
            <w:r w:rsidRPr="00E95171">
              <w:rPr>
                <w:b w:val="0"/>
              </w:rPr>
              <w:t>150</w:t>
            </w:r>
          </w:p>
        </w:tc>
        <w:tc>
          <w:tcPr>
            <w:tcW w:w="1830" w:type="pct"/>
          </w:tcPr>
          <w:p w14:paraId="0CA148C3" w14:textId="30E3445E" w:rsidR="00E95171" w:rsidRDefault="00E95171" w:rsidP="00E95171">
            <w:pPr>
              <w:pStyle w:val="tabulkatext"/>
              <w:cnfStyle w:val="000000000000" w:firstRow="0" w:lastRow="0" w:firstColumn="0" w:lastColumn="0" w:oddVBand="0" w:evenVBand="0" w:oddHBand="0" w:evenHBand="0" w:firstRowFirstColumn="0" w:firstRowLastColumn="0" w:lastRowFirstColumn="0" w:lastRowLastColumn="0"/>
            </w:pPr>
            <w:r>
              <w:t>148</w:t>
            </w:r>
          </w:p>
        </w:tc>
        <w:tc>
          <w:tcPr>
            <w:tcW w:w="1740" w:type="pct"/>
          </w:tcPr>
          <w:p w14:paraId="227112BF" w14:textId="57A7C350" w:rsidR="00E95171" w:rsidRDefault="00E95171" w:rsidP="00E95171">
            <w:pPr>
              <w:pStyle w:val="tabulkatext"/>
              <w:cnfStyle w:val="000000000000" w:firstRow="0" w:lastRow="0" w:firstColumn="0" w:lastColumn="0" w:oddVBand="0" w:evenVBand="0" w:oddHBand="0" w:evenHBand="0" w:firstRowFirstColumn="0" w:firstRowLastColumn="0" w:lastRowFirstColumn="0" w:lastRowLastColumn="0"/>
            </w:pPr>
            <w:r>
              <w:t>2</w:t>
            </w:r>
          </w:p>
        </w:tc>
      </w:tr>
    </w:tbl>
    <w:p w14:paraId="409D6775" w14:textId="154F5EE4" w:rsidR="00E95171" w:rsidRDefault="00E95171" w:rsidP="00E95171">
      <w:pPr>
        <w:pStyle w:val="Standartnitext"/>
      </w:pPr>
    </w:p>
    <w:p w14:paraId="20F800C9" w14:textId="44F7BE07" w:rsidR="00E95171" w:rsidRPr="00E95171" w:rsidRDefault="00E95171" w:rsidP="00E95171">
      <w:pPr>
        <w:pStyle w:val="Standartnitext"/>
      </w:pPr>
      <w:r>
        <w:t>Z </w:t>
      </w:r>
      <w:r w:rsidR="006A70DD">
        <w:t>t</w:t>
      </w:r>
      <w:r>
        <w:t xml:space="preserve">abulky výše vyplývá, že chybovost navrženého testu je méně než 2 %. V jednom případě ze 150 byla skříň umístěna do vnitřního prostoru na roh. Ve druhém chybovém případě byla skříň umístěna do prostoru bez kontaktu se zdí. </w:t>
      </w:r>
    </w:p>
    <w:p w14:paraId="2F9DA755" w14:textId="1CDE4776" w:rsidR="00550A50" w:rsidRPr="00DF6A31" w:rsidRDefault="00550A50" w:rsidP="00DF6A31">
      <w:pPr>
        <w:pStyle w:val="Standartnitext"/>
        <w:rPr>
          <w:lang w:bidi="he-IL"/>
        </w:rPr>
      </w:pPr>
      <w:r>
        <w:t>N</w:t>
      </w:r>
      <w:r>
        <w:rPr>
          <w:lang w:bidi="he-IL"/>
        </w:rPr>
        <w:t>ásledující obrázek</w:t>
      </w:r>
      <w:r w:rsidR="00DF6A31">
        <w:rPr>
          <w:lang w:bidi="he-IL"/>
        </w:rPr>
        <w:t xml:space="preserve"> (</w:t>
      </w:r>
      <w:r w:rsidR="00673F79">
        <w:rPr>
          <w:lang w:bidi="he-IL"/>
        </w:rPr>
        <w:fldChar w:fldCharType="begin"/>
      </w:r>
      <w:r w:rsidR="00673F79">
        <w:rPr>
          <w:lang w:bidi="he-IL"/>
        </w:rPr>
        <w:instrText xml:space="preserve"> REF _Ref4231570 \h </w:instrText>
      </w:r>
      <w:r w:rsidR="00673F79">
        <w:rPr>
          <w:lang w:bidi="he-IL"/>
        </w:rPr>
      </w:r>
      <w:r w:rsidR="00673F79">
        <w:rPr>
          <w:lang w:bidi="he-IL"/>
        </w:rPr>
        <w:fldChar w:fldCharType="separate"/>
      </w:r>
      <w:r w:rsidR="00673F79">
        <w:t xml:space="preserve">Obr. </w:t>
      </w:r>
      <w:r w:rsidR="00673F79">
        <w:rPr>
          <w:noProof/>
        </w:rPr>
        <w:t>20</w:t>
      </w:r>
      <w:r w:rsidR="00673F79">
        <w:rPr>
          <w:lang w:bidi="he-IL"/>
        </w:rPr>
        <w:fldChar w:fldCharType="end"/>
      </w:r>
      <w:r w:rsidR="00DF6A31">
        <w:rPr>
          <w:lang w:bidi="he-IL"/>
        </w:rPr>
        <w:t>)</w:t>
      </w:r>
      <w:r>
        <w:rPr>
          <w:lang w:bidi="he-IL"/>
        </w:rPr>
        <w:t xml:space="preserve"> ukazuje</w:t>
      </w:r>
      <w:r w:rsidR="00E95171">
        <w:rPr>
          <w:lang w:bidi="he-IL"/>
        </w:rPr>
        <w:t xml:space="preserve"> příklad součtové</w:t>
      </w:r>
      <w:r w:rsidR="00DF6A31">
        <w:rPr>
          <w:lang w:bidi="he-IL"/>
        </w:rPr>
        <w:t xml:space="preserve"> </w:t>
      </w:r>
      <w:r>
        <w:rPr>
          <w:lang w:bidi="he-IL"/>
        </w:rPr>
        <w:t>matic</w:t>
      </w:r>
      <w:r w:rsidR="00E95171">
        <w:rPr>
          <w:lang w:bidi="he-IL"/>
        </w:rPr>
        <w:t>e</w:t>
      </w:r>
      <w:r>
        <w:rPr>
          <w:lang w:bidi="he-IL"/>
        </w:rPr>
        <w:t xml:space="preserve"> pravděpodobnosti </w:t>
      </w:r>
      <w:r w:rsidR="00DF6A31">
        <w:rPr>
          <w:lang w:bidi="he-IL"/>
        </w:rPr>
        <w:t xml:space="preserve">výskytu třídy čtyři před první predikcí. Pravděpodobnosti jsou </w:t>
      </w:r>
      <w:r w:rsidR="00DF6A31">
        <w:rPr>
          <w:lang w:bidi="he-IL"/>
        </w:rPr>
        <w:lastRenderedPageBreak/>
        <w:t xml:space="preserve">správně rozloženy kolem stěny </w:t>
      </w:r>
      <m:oMath>
        <m:sSub>
          <m:sSubPr>
            <m:ctrlPr>
              <w:rPr>
                <w:rFonts w:ascii="Cambria Math" w:hAnsi="Cambria Math"/>
                <w:i/>
                <w:iCs/>
                <w:lang w:val="en-US"/>
              </w:rPr>
            </m:ctrlPr>
          </m:sSubPr>
          <m:e>
            <m:r>
              <w:rPr>
                <w:rFonts w:ascii="Cambria Math" w:hAnsi="Cambria Math"/>
              </w:rPr>
              <m:t>M</m:t>
            </m:r>
          </m:e>
          <m:sub>
            <m:r>
              <m:rPr>
                <m:sty m:val="bi"/>
              </m:rPr>
              <w:rPr>
                <w:rFonts w:ascii="Cambria Math" w:hAnsi="Cambria Math"/>
              </w:rPr>
              <m:t>1</m:t>
            </m:r>
          </m:sub>
        </m:sSub>
      </m:oMath>
      <w:r w:rsidR="00DF6A31" w:rsidRPr="00DF6A31">
        <w:rPr>
          <w:rFonts w:eastAsiaTheme="minorEastAsia"/>
          <w:iCs/>
        </w:rPr>
        <w:t>.</w:t>
      </w:r>
      <w:r w:rsidR="00DF6A31">
        <w:rPr>
          <w:rFonts w:eastAsiaTheme="minorEastAsia"/>
          <w:iCs/>
        </w:rPr>
        <w:t xml:space="preserve"> Predikce objektu</w:t>
      </w:r>
      <w:r w:rsidR="00673F79">
        <w:rPr>
          <w:rFonts w:eastAsiaTheme="minorEastAsia"/>
          <w:iCs/>
        </w:rPr>
        <w:t xml:space="preserve"> (</w:t>
      </w:r>
      <w:r w:rsidR="00673F79">
        <w:rPr>
          <w:rFonts w:eastAsiaTheme="minorEastAsia"/>
          <w:iCs/>
        </w:rPr>
        <w:fldChar w:fldCharType="begin"/>
      </w:r>
      <w:r w:rsidR="00673F79">
        <w:rPr>
          <w:rFonts w:eastAsiaTheme="minorEastAsia"/>
          <w:iCs/>
        </w:rPr>
        <w:instrText xml:space="preserve"> REF _Ref4232224 \h </w:instrText>
      </w:r>
      <w:r w:rsidR="00673F79">
        <w:rPr>
          <w:rFonts w:eastAsiaTheme="minorEastAsia"/>
          <w:iCs/>
        </w:rPr>
      </w:r>
      <w:r w:rsidR="00673F79">
        <w:rPr>
          <w:rFonts w:eastAsiaTheme="minorEastAsia"/>
          <w:iCs/>
        </w:rPr>
        <w:fldChar w:fldCharType="separate"/>
      </w:r>
      <w:r w:rsidR="00673F79">
        <w:t xml:space="preserve">Obr. </w:t>
      </w:r>
      <w:r w:rsidR="00673F79">
        <w:rPr>
          <w:noProof/>
        </w:rPr>
        <w:t>22</w:t>
      </w:r>
      <w:r w:rsidR="00673F79">
        <w:rPr>
          <w:rFonts w:eastAsiaTheme="minorEastAsia"/>
          <w:iCs/>
        </w:rPr>
        <w:fldChar w:fldCharType="end"/>
      </w:r>
      <w:r w:rsidR="00673F79">
        <w:rPr>
          <w:rFonts w:eastAsiaTheme="minorEastAsia"/>
          <w:iCs/>
        </w:rPr>
        <w:t>)</w:t>
      </w:r>
      <w:r w:rsidR="00DF6A31">
        <w:rPr>
          <w:rFonts w:eastAsiaTheme="minorEastAsia"/>
          <w:iCs/>
        </w:rPr>
        <w:t xml:space="preserve"> se pak odvíjí od součinové matice viz </w:t>
      </w:r>
      <w:r w:rsidR="00673F79">
        <w:rPr>
          <w:rFonts w:eastAsiaTheme="minorEastAsia"/>
          <w:iCs/>
        </w:rPr>
        <w:fldChar w:fldCharType="begin"/>
      </w:r>
      <w:r w:rsidR="00673F79">
        <w:rPr>
          <w:rFonts w:eastAsiaTheme="minorEastAsia"/>
          <w:iCs/>
        </w:rPr>
        <w:instrText xml:space="preserve"> REF _Ref4231668 \h </w:instrText>
      </w:r>
      <w:r w:rsidR="00673F79">
        <w:rPr>
          <w:rFonts w:eastAsiaTheme="minorEastAsia"/>
          <w:iCs/>
        </w:rPr>
      </w:r>
      <w:r w:rsidR="00673F79">
        <w:rPr>
          <w:rFonts w:eastAsiaTheme="minorEastAsia"/>
          <w:iCs/>
        </w:rPr>
        <w:fldChar w:fldCharType="separate"/>
      </w:r>
      <w:r w:rsidR="00673F79">
        <w:t xml:space="preserve">Obr. </w:t>
      </w:r>
      <w:r w:rsidR="00673F79">
        <w:rPr>
          <w:noProof/>
        </w:rPr>
        <w:t>21</w:t>
      </w:r>
      <w:r w:rsidR="00673F79">
        <w:rPr>
          <w:rFonts w:eastAsiaTheme="minorEastAsia"/>
          <w:iCs/>
        </w:rPr>
        <w:fldChar w:fldCharType="end"/>
      </w:r>
      <w:r w:rsidR="00DF6A31">
        <w:rPr>
          <w:rFonts w:eastAsiaTheme="minorEastAsia"/>
          <w:iCs/>
        </w:rPr>
        <w:t>.</w:t>
      </w:r>
    </w:p>
    <w:p w14:paraId="073C5E63" w14:textId="5C85A14D" w:rsidR="007B72C8" w:rsidRDefault="004E63C4" w:rsidP="00DF6A31">
      <w:pPr>
        <w:pStyle w:val="Obrzek"/>
      </w:pPr>
      <w:r>
        <w:drawing>
          <wp:inline distT="0" distB="0" distL="0" distR="0" wp14:anchorId="1BB9FD35" wp14:editId="001A5443">
            <wp:extent cx="2204963" cy="1695450"/>
            <wp:effectExtent l="0" t="0" r="5080" b="0"/>
            <wp:docPr id="103" name="Obrázek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1839" t="2451" r="5859" b="2958"/>
                    <a:stretch/>
                  </pic:blipFill>
                  <pic:spPr bwMode="auto">
                    <a:xfrm>
                      <a:off x="0" y="0"/>
                      <a:ext cx="2231993" cy="1716234"/>
                    </a:xfrm>
                    <a:prstGeom prst="rect">
                      <a:avLst/>
                    </a:prstGeom>
                    <a:noFill/>
                    <a:ln>
                      <a:noFill/>
                    </a:ln>
                    <a:extLst>
                      <a:ext uri="{53640926-AAD7-44D8-BBD7-CCE9431645EC}">
                        <a14:shadowObscured xmlns:a14="http://schemas.microsoft.com/office/drawing/2010/main"/>
                      </a:ext>
                    </a:extLst>
                  </pic:spPr>
                </pic:pic>
              </a:graphicData>
            </a:graphic>
          </wp:inline>
        </w:drawing>
      </w:r>
    </w:p>
    <w:p w14:paraId="1D820616" w14:textId="3C62BE83" w:rsidR="00DF6A31" w:rsidRDefault="00DF6A31" w:rsidP="00DF6A31">
      <w:pPr>
        <w:pStyle w:val="CAPITION"/>
      </w:pPr>
      <w:bookmarkStart w:id="302" w:name="_Ref4231570"/>
      <w:r>
        <w:t xml:space="preserve">Obr. </w:t>
      </w:r>
      <w:r w:rsidR="009A0142">
        <w:rPr>
          <w:noProof/>
        </w:rPr>
        <w:fldChar w:fldCharType="begin"/>
      </w:r>
      <w:r w:rsidR="009A0142">
        <w:rPr>
          <w:noProof/>
        </w:rPr>
        <w:instrText xml:space="preserve"> SEQ Obr. \* ARABIC </w:instrText>
      </w:r>
      <w:r w:rsidR="009A0142">
        <w:rPr>
          <w:noProof/>
        </w:rPr>
        <w:fldChar w:fldCharType="separate"/>
      </w:r>
      <w:r w:rsidR="00E25B52">
        <w:rPr>
          <w:noProof/>
        </w:rPr>
        <w:t>20</w:t>
      </w:r>
      <w:r w:rsidR="009A0142">
        <w:rPr>
          <w:noProof/>
        </w:rPr>
        <w:fldChar w:fldCharType="end"/>
      </w:r>
      <w:bookmarkEnd w:id="302"/>
      <w:r>
        <w:t>: Součtová matice pravděpodobnosti pro predikci výskytu objektu třídy 4 v první iteraci.</w:t>
      </w:r>
    </w:p>
    <w:p w14:paraId="162DAED3" w14:textId="171003DF" w:rsidR="00DF6A31" w:rsidRDefault="004E63C4" w:rsidP="00DF6A31">
      <w:pPr>
        <w:pStyle w:val="CAPITION"/>
      </w:pPr>
      <w:r>
        <w:rPr>
          <w:noProof/>
          <w:lang w:eastAsia="cs-CZ"/>
        </w:rPr>
        <w:drawing>
          <wp:inline distT="0" distB="0" distL="0" distR="0" wp14:anchorId="1D4E2200" wp14:editId="4EC5D195">
            <wp:extent cx="2152650" cy="1680581"/>
            <wp:effectExtent l="0" t="0" r="0" b="0"/>
            <wp:docPr id="104" name="Obrázek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2187" t="2428" r="6341" b="2396"/>
                    <a:stretch/>
                  </pic:blipFill>
                  <pic:spPr bwMode="auto">
                    <a:xfrm>
                      <a:off x="0" y="0"/>
                      <a:ext cx="2152650" cy="1680581"/>
                    </a:xfrm>
                    <a:prstGeom prst="rect">
                      <a:avLst/>
                    </a:prstGeom>
                    <a:noFill/>
                    <a:ln>
                      <a:noFill/>
                    </a:ln>
                    <a:extLst>
                      <a:ext uri="{53640926-AAD7-44D8-BBD7-CCE9431645EC}">
                        <a14:shadowObscured xmlns:a14="http://schemas.microsoft.com/office/drawing/2010/main"/>
                      </a:ext>
                    </a:extLst>
                  </pic:spPr>
                </pic:pic>
              </a:graphicData>
            </a:graphic>
          </wp:inline>
        </w:drawing>
      </w:r>
    </w:p>
    <w:p w14:paraId="3026C93E" w14:textId="3D4B2F8B" w:rsidR="00DF6A31" w:rsidRDefault="00DF6A31" w:rsidP="00DF6A31">
      <w:pPr>
        <w:pStyle w:val="CAPITION"/>
      </w:pPr>
      <w:bookmarkStart w:id="303" w:name="_Ref4231668"/>
      <w:r>
        <w:t xml:space="preserve">Obr. </w:t>
      </w:r>
      <w:r w:rsidR="009A0142">
        <w:rPr>
          <w:noProof/>
        </w:rPr>
        <w:fldChar w:fldCharType="begin"/>
      </w:r>
      <w:r w:rsidR="009A0142">
        <w:rPr>
          <w:noProof/>
        </w:rPr>
        <w:instrText xml:space="preserve"> SEQ Obr. \* ARABIC </w:instrText>
      </w:r>
      <w:r w:rsidR="009A0142">
        <w:rPr>
          <w:noProof/>
        </w:rPr>
        <w:fldChar w:fldCharType="separate"/>
      </w:r>
      <w:r w:rsidR="00E25B52">
        <w:rPr>
          <w:noProof/>
        </w:rPr>
        <w:t>21</w:t>
      </w:r>
      <w:r w:rsidR="009A0142">
        <w:rPr>
          <w:noProof/>
        </w:rPr>
        <w:fldChar w:fldCharType="end"/>
      </w:r>
      <w:bookmarkEnd w:id="303"/>
      <w:r>
        <w:t>:</w:t>
      </w:r>
      <w:r w:rsidRPr="00DF6A31">
        <w:t xml:space="preserve"> </w:t>
      </w:r>
      <w:r>
        <w:t>Součinová matice pravděpodobnosti pro predikci výskytu objektu třídy 4 v první iteraci.</w:t>
      </w:r>
    </w:p>
    <w:p w14:paraId="0145C673" w14:textId="222A2A6B" w:rsidR="006B6E22" w:rsidRDefault="006B6E22" w:rsidP="006B6E22">
      <w:pPr>
        <w:pStyle w:val="Obrzek"/>
      </w:pPr>
      <w:r>
        <w:drawing>
          <wp:inline distT="0" distB="0" distL="0" distR="0" wp14:anchorId="42465F51" wp14:editId="35B0B162">
            <wp:extent cx="2105872" cy="1430401"/>
            <wp:effectExtent l="0" t="0" r="8890" b="0"/>
            <wp:docPr id="32" name="Obráze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l="1811" t="10628" r="2174" b="2416"/>
                    <a:stretch/>
                  </pic:blipFill>
                  <pic:spPr bwMode="auto">
                    <a:xfrm>
                      <a:off x="0" y="0"/>
                      <a:ext cx="2105872" cy="1430401"/>
                    </a:xfrm>
                    <a:prstGeom prst="rect">
                      <a:avLst/>
                    </a:prstGeom>
                    <a:noFill/>
                    <a:ln>
                      <a:noFill/>
                    </a:ln>
                    <a:extLst>
                      <a:ext uri="{53640926-AAD7-44D8-BBD7-CCE9431645EC}">
                        <a14:shadowObscured xmlns:a14="http://schemas.microsoft.com/office/drawing/2010/main"/>
                      </a:ext>
                    </a:extLst>
                  </pic:spPr>
                </pic:pic>
              </a:graphicData>
            </a:graphic>
          </wp:inline>
        </w:drawing>
      </w:r>
    </w:p>
    <w:p w14:paraId="46AA2070" w14:textId="6B9E44CF" w:rsidR="006B6E22" w:rsidRDefault="006B6E22" w:rsidP="006B6E22">
      <w:pPr>
        <w:pStyle w:val="CAPITION"/>
      </w:pPr>
      <w:bookmarkStart w:id="304" w:name="_Ref4232224"/>
      <w:r>
        <w:t xml:space="preserve">Obr. </w:t>
      </w:r>
      <w:r w:rsidR="009A0142">
        <w:rPr>
          <w:noProof/>
        </w:rPr>
        <w:fldChar w:fldCharType="begin"/>
      </w:r>
      <w:r w:rsidR="009A0142">
        <w:rPr>
          <w:noProof/>
        </w:rPr>
        <w:instrText xml:space="preserve"> SEQ Obr. \* ARABIC </w:instrText>
      </w:r>
      <w:r w:rsidR="009A0142">
        <w:rPr>
          <w:noProof/>
        </w:rPr>
        <w:fldChar w:fldCharType="separate"/>
      </w:r>
      <w:r w:rsidR="00E25B52">
        <w:rPr>
          <w:noProof/>
        </w:rPr>
        <w:t>22</w:t>
      </w:r>
      <w:r w:rsidR="009A0142">
        <w:rPr>
          <w:noProof/>
        </w:rPr>
        <w:fldChar w:fldCharType="end"/>
      </w:r>
      <w:bookmarkEnd w:id="304"/>
      <w:r>
        <w:t xml:space="preserve">: </w:t>
      </w:r>
      <w:r w:rsidR="00E95171">
        <w:t>Příklad v</w:t>
      </w:r>
      <w:r>
        <w:t>ýsledn</w:t>
      </w:r>
      <w:r w:rsidR="00F0348C" w:rsidRPr="003F2A83">
        <w:t>é</w:t>
      </w:r>
      <w:r>
        <w:t xml:space="preserve"> scén</w:t>
      </w:r>
      <w:r w:rsidR="00E95171">
        <w:t>y</w:t>
      </w:r>
      <w:r>
        <w:t xml:space="preserve"> po 10 iteracích. </w:t>
      </w:r>
    </w:p>
    <w:p w14:paraId="33D61040" w14:textId="2FBA426F" w:rsidR="006B6E22" w:rsidRPr="00DF6A31" w:rsidRDefault="006B6E22" w:rsidP="006B6E22">
      <w:pPr>
        <w:pStyle w:val="Standartnitext"/>
        <w:rPr>
          <w:lang w:bidi="he-IL"/>
        </w:rPr>
      </w:pPr>
      <w:r>
        <w:t xml:space="preserve">V rámci tohoto testování se replikace vlastnosti </w:t>
      </w:r>
      <m:oMath>
        <m:sSub>
          <m:sSubPr>
            <m:ctrlPr>
              <w:rPr>
                <w:rFonts w:ascii="Cambria Math" w:hAnsi="Cambria Math"/>
                <w:i/>
              </w:rPr>
            </m:ctrlPr>
          </m:sSubPr>
          <m:e>
            <m:r>
              <w:rPr>
                <w:rFonts w:ascii="Cambria Math" w:hAnsi="Cambria Math"/>
              </w:rPr>
              <m:t>X</m:t>
            </m:r>
          </m:e>
          <m:sub>
            <m:r>
              <w:rPr>
                <w:rFonts w:ascii="Cambria Math" w:hAnsi="Cambria Math"/>
              </w:rPr>
              <m:t>3</m:t>
            </m:r>
          </m:sub>
        </m:sSub>
      </m:oMath>
      <w:r>
        <w:rPr>
          <w:rFonts w:eastAsiaTheme="minorEastAsia"/>
        </w:rPr>
        <w:t xml:space="preserve"> potvrdila</w:t>
      </w:r>
      <w:r w:rsidR="00D426DC">
        <w:rPr>
          <w:rFonts w:eastAsiaTheme="minorEastAsia"/>
        </w:rPr>
        <w:t xml:space="preserve"> a</w:t>
      </w:r>
      <w:r>
        <w:rPr>
          <w:rFonts w:eastAsiaTheme="minorEastAsia"/>
        </w:rPr>
        <w:t xml:space="preserve"> </w:t>
      </w:r>
      <w:r w:rsidR="00D426DC">
        <w:rPr>
          <w:rFonts w:eastAsiaTheme="minorEastAsia"/>
        </w:rPr>
        <w:t>n</w:t>
      </w:r>
      <w:r>
        <w:rPr>
          <w:rFonts w:eastAsiaTheme="minorEastAsia"/>
        </w:rPr>
        <w:t>apříč nagenerovanými scénami</w:t>
      </w:r>
      <w:r w:rsidR="006A70DD">
        <w:rPr>
          <w:rFonts w:eastAsiaTheme="minorEastAsia"/>
        </w:rPr>
        <w:t xml:space="preserve"> spolehlivě</w:t>
      </w:r>
      <w:r>
        <w:rPr>
          <w:rFonts w:eastAsiaTheme="minorEastAsia"/>
        </w:rPr>
        <w:t xml:space="preserve"> nedocházelo </w:t>
      </w:r>
      <w:r w:rsidR="00D426DC">
        <w:rPr>
          <w:rFonts w:eastAsiaTheme="minorEastAsia"/>
        </w:rPr>
        <w:t>k odklonům od tohoto pravidla</w:t>
      </w:r>
      <w:r>
        <w:rPr>
          <w:rFonts w:eastAsiaTheme="minorEastAsia"/>
        </w:rPr>
        <w:t>.</w:t>
      </w:r>
    </w:p>
    <w:p w14:paraId="6064F834" w14:textId="460851A1" w:rsidR="008F15E4" w:rsidRDefault="006B53C6" w:rsidP="008E5D5F">
      <w:pPr>
        <w:pStyle w:val="Heading3"/>
        <w:rPr>
          <w:iCs/>
          <w:sz w:val="24"/>
          <w:szCs w:val="22"/>
          <w:lang w:val="en-US"/>
        </w:rPr>
      </w:pPr>
      <w:bookmarkStart w:id="305" w:name="_Toc6218166"/>
      <w:r>
        <w:t xml:space="preserve">Testování </w:t>
      </w:r>
      <w:r w:rsidR="006B4F2E">
        <w:t>prostorovosti</w:t>
      </w:r>
      <w:bookmarkEnd w:id="305"/>
      <w:r>
        <w:t xml:space="preserve"> </w:t>
      </w:r>
    </w:p>
    <w:p w14:paraId="02E7D434" w14:textId="79326E2C" w:rsidR="008F15E4" w:rsidRPr="00C2133E" w:rsidRDefault="00692674" w:rsidP="00692674">
      <w:pPr>
        <w:pStyle w:val="Standartnitext"/>
      </w:pPr>
      <w:r w:rsidRPr="00C2133E">
        <w:rPr>
          <w:rPrChange w:id="306" w:author="Ježek Bruno" w:date="2019-04-16T11:06:00Z">
            <w:rPr>
              <w:lang w:val="en-US"/>
            </w:rPr>
          </w:rPrChange>
        </w:rPr>
        <w:t>Hypotéza testuje vlastnost</w:t>
      </w:r>
      <w:r w:rsidR="006B53C6" w:rsidRPr="00C2133E">
        <w:rPr>
          <w:rPrChange w:id="307" w:author="Ježek Bruno" w:date="2019-04-16T11:06:00Z">
            <w:rPr>
              <w:lang w:val="en-US"/>
            </w:rPr>
          </w:rPrChange>
        </w:rPr>
        <w:t xml:space="preserve"> vyobrazenou v matici </w:t>
      </w:r>
      <m:oMath>
        <m:sSub>
          <m:sSubPr>
            <m:ctrlPr>
              <w:rPr>
                <w:rFonts w:ascii="Cambria Math" w:hAnsi="Cambria Math"/>
                <w:i/>
              </w:rPr>
            </m:ctrlPr>
          </m:sSubPr>
          <m:e>
            <m:r>
              <w:rPr>
                <w:rFonts w:ascii="Cambria Math" w:hAnsi="Cambria Math"/>
                <w:rPrChange w:id="308" w:author="Ježek Bruno" w:date="2019-04-16T11:06:00Z">
                  <w:rPr>
                    <w:rFonts w:ascii="Cambria Math" w:hAnsi="Cambria Math"/>
                    <w:lang w:val="en-US"/>
                  </w:rPr>
                </w:rPrChange>
              </w:rPr>
              <m:t>X</m:t>
            </m:r>
          </m:e>
          <m:sub>
            <m:r>
              <w:rPr>
                <w:rFonts w:ascii="Cambria Math" w:hAnsi="Cambria Math"/>
                <w:rPrChange w:id="309" w:author="Ježek Bruno" w:date="2019-04-16T11:06:00Z">
                  <w:rPr>
                    <w:rFonts w:ascii="Cambria Math" w:hAnsi="Cambria Math"/>
                    <w:lang w:val="en-US"/>
                  </w:rPr>
                </w:rPrChange>
              </w:rPr>
              <m:t>4</m:t>
            </m:r>
          </m:sub>
        </m:sSub>
      </m:oMath>
      <w:r w:rsidRPr="00C2133E">
        <w:rPr>
          <w:rFonts w:eastAsiaTheme="minorEastAsia"/>
          <w:rPrChange w:id="310" w:author="Ježek Bruno" w:date="2019-04-16T11:06:00Z">
            <w:rPr>
              <w:rFonts w:eastAsiaTheme="minorEastAsia"/>
              <w:lang w:val="en-US"/>
            </w:rPr>
          </w:rPrChange>
        </w:rPr>
        <w:t>, která představuje skutečnost</w:t>
      </w:r>
      <w:r w:rsidRPr="00C2133E">
        <w:rPr>
          <w:rPrChange w:id="311" w:author="Ježek Bruno" w:date="2019-04-16T11:06:00Z">
            <w:rPr>
              <w:lang w:val="en-US"/>
            </w:rPr>
          </w:rPrChange>
        </w:rPr>
        <w:t xml:space="preserve">, že objekt třídy 5, to znamená objekt popsatelný jako </w:t>
      </w:r>
      <w:r w:rsidRPr="00C2133E">
        <w:t>„</w:t>
      </w:r>
      <w:r w:rsidRPr="00C2133E">
        <w:rPr>
          <w:rPrChange w:id="312" w:author="Ježek Bruno" w:date="2019-04-16T11:06:00Z">
            <w:rPr>
              <w:lang w:val="en-US"/>
            </w:rPr>
          </w:rPrChange>
        </w:rPr>
        <w:t xml:space="preserve">objekt volného prostoru”, by se uvnitř </w:t>
      </w:r>
      <m:oMath>
        <m:sSub>
          <m:sSubPr>
            <m:ctrlPr>
              <w:rPr>
                <w:rFonts w:ascii="Cambria Math" w:hAnsi="Cambria Math"/>
                <w:i/>
              </w:rPr>
            </m:ctrlPr>
          </m:sSubPr>
          <m:e>
            <m:r>
              <w:rPr>
                <w:rFonts w:ascii="Cambria Math" w:hAnsi="Cambria Math"/>
                <w:rPrChange w:id="313" w:author="Ježek Bruno" w:date="2019-04-16T11:06:00Z">
                  <w:rPr>
                    <w:rFonts w:ascii="Cambria Math" w:hAnsi="Cambria Math"/>
                    <w:lang w:val="en-US"/>
                  </w:rPr>
                </w:rPrChange>
              </w:rPr>
              <m:t>M</m:t>
            </m:r>
          </m:e>
          <m:sub>
            <m:r>
              <w:rPr>
                <w:rFonts w:ascii="Cambria Math" w:hAnsi="Cambria Math"/>
                <w:rPrChange w:id="314" w:author="Ježek Bruno" w:date="2019-04-16T11:06:00Z">
                  <w:rPr>
                    <w:rFonts w:ascii="Cambria Math" w:hAnsi="Cambria Math"/>
                    <w:lang w:val="en-US"/>
                  </w:rPr>
                </w:rPrChange>
              </w:rPr>
              <m:t>1</m:t>
            </m:r>
          </m:sub>
        </m:sSub>
      </m:oMath>
      <w:r w:rsidRPr="00C2133E">
        <w:rPr>
          <w:rFonts w:eastAsiaTheme="minorEastAsia"/>
          <w:rPrChange w:id="315" w:author="Ježek Bruno" w:date="2019-04-16T11:06:00Z">
            <w:rPr>
              <w:rFonts w:eastAsiaTheme="minorEastAsia"/>
              <w:lang w:val="en-US"/>
            </w:rPr>
          </w:rPrChange>
        </w:rPr>
        <w:t xml:space="preserve"> měl objevit na místě, kolem kterého existuje rozpoznatelný </w:t>
      </w:r>
      <w:r w:rsidRPr="00C2133E">
        <w:rPr>
          <w:rFonts w:eastAsiaTheme="minorEastAsia"/>
          <w:rPrChange w:id="316" w:author="Ježek Bruno" w:date="2019-04-16T11:06:00Z">
            <w:rPr>
              <w:rFonts w:eastAsiaTheme="minorEastAsia"/>
              <w:lang w:val="en-US"/>
            </w:rPr>
          </w:rPrChange>
        </w:rPr>
        <w:lastRenderedPageBreak/>
        <w:t>volný prostor. Řečeno jinak, existuje-li v</w:t>
      </w:r>
      <w:r w:rsidR="004C0032" w:rsidRPr="00C2133E">
        <w:rPr>
          <w:rFonts w:eastAsiaTheme="minorEastAsia"/>
          <w:rPrChange w:id="317" w:author="Ježek Bruno" w:date="2019-04-16T11:06:00Z">
            <w:rPr>
              <w:rFonts w:eastAsiaTheme="minorEastAsia"/>
              <w:lang w:val="en-US"/>
            </w:rPr>
          </w:rPrChange>
        </w:rPr>
        <w:t xml:space="preserve"> </w:t>
      </w:r>
      <m:oMath>
        <m:sSub>
          <m:sSubPr>
            <m:ctrlPr>
              <w:rPr>
                <w:rFonts w:ascii="Cambria Math" w:hAnsi="Cambria Math"/>
                <w:i/>
              </w:rPr>
            </m:ctrlPr>
          </m:sSubPr>
          <m:e>
            <m:r>
              <w:rPr>
                <w:rFonts w:ascii="Cambria Math" w:hAnsi="Cambria Math"/>
                <w:rPrChange w:id="318" w:author="Ježek Bruno" w:date="2019-04-16T11:06:00Z">
                  <w:rPr>
                    <w:rFonts w:ascii="Cambria Math" w:hAnsi="Cambria Math"/>
                    <w:lang w:val="en-US"/>
                  </w:rPr>
                </w:rPrChange>
              </w:rPr>
              <m:t>M</m:t>
            </m:r>
          </m:e>
          <m:sub>
            <m:r>
              <w:rPr>
                <w:rFonts w:ascii="Cambria Math" w:hAnsi="Cambria Math"/>
                <w:rPrChange w:id="319" w:author="Ježek Bruno" w:date="2019-04-16T11:06:00Z">
                  <w:rPr>
                    <w:rFonts w:ascii="Cambria Math" w:hAnsi="Cambria Math"/>
                    <w:lang w:val="en-US"/>
                  </w:rPr>
                </w:rPrChange>
              </w:rPr>
              <m:t>1</m:t>
            </m:r>
          </m:sub>
        </m:sSub>
      </m:oMath>
      <w:r w:rsidRPr="00C2133E">
        <w:rPr>
          <w:rFonts w:eastAsiaTheme="minorEastAsia"/>
          <w:rPrChange w:id="320" w:author="Ježek Bruno" w:date="2019-04-16T11:06:00Z">
            <w:rPr>
              <w:rFonts w:eastAsiaTheme="minorEastAsia"/>
              <w:lang w:val="en-US"/>
            </w:rPr>
          </w:rPrChange>
        </w:rPr>
        <w:t xml:space="preserve"> shluk objektů, měl by být objekt třídy 5</w:t>
      </w:r>
      <w:r w:rsidR="003229C2" w:rsidRPr="00C2133E">
        <w:rPr>
          <w:rFonts w:eastAsiaTheme="minorEastAsia"/>
          <w:rPrChange w:id="321" w:author="Ježek Bruno" w:date="2019-04-16T11:06:00Z">
            <w:rPr>
              <w:rFonts w:eastAsiaTheme="minorEastAsia"/>
              <w:lang w:val="en-US"/>
            </w:rPr>
          </w:rPrChange>
        </w:rPr>
        <w:t xml:space="preserve"> predikován mimo tento shluk.</w:t>
      </w:r>
      <w:r w:rsidR="00AD0AA4" w:rsidRPr="00C2133E">
        <w:rPr>
          <w:rFonts w:eastAsiaTheme="minorEastAsia"/>
          <w:rPrChange w:id="322" w:author="Ježek Bruno" w:date="2019-04-16T11:06:00Z">
            <w:rPr>
              <w:rFonts w:eastAsiaTheme="minorEastAsia"/>
              <w:lang w:val="en-US"/>
            </w:rPr>
          </w:rPrChange>
        </w:rPr>
        <w:t xml:space="preserve"> </w:t>
      </w:r>
    </w:p>
    <w:p w14:paraId="1A6B5ABC" w14:textId="2D9A35A1" w:rsidR="008F15E4" w:rsidRPr="00AD0AA4" w:rsidRDefault="001F6B6B" w:rsidP="00530CB1">
      <w:pPr>
        <w:pStyle w:val="Rovnice"/>
      </w:pPr>
      <m:oMathPara>
        <m:oMath>
          <m:sSub>
            <m:sSubPr>
              <m:ctrlPr>
                <w:rPr>
                  <w:rFonts w:ascii="Cambria Math" w:hAnsi="Cambria Math"/>
                </w:rPr>
              </m:ctrlPr>
            </m:sSubPr>
            <m:e>
              <m:r>
                <w:rPr>
                  <w:rFonts w:ascii="Cambria Math" w:hAnsi="Cambria Math"/>
                </w:rPr>
                <m:t>X</m:t>
              </m:r>
            </m:e>
            <m:sub>
              <m:r>
                <m:rPr>
                  <m:sty m:val="p"/>
                </m:rPr>
                <w:rPr>
                  <w:rFonts w:ascii="Cambria Math" w:hAnsi="Cambria Math"/>
                </w:rPr>
                <m:t>4</m:t>
              </m:r>
            </m:sub>
          </m:sSub>
          <m:r>
            <m:rPr>
              <m:sty m:val="p"/>
            </m:rPr>
            <w:rPr>
              <w:rFonts w:ascii="Cambria Math" w:hAnsi="Cambria Math"/>
            </w:rPr>
            <m:t>=</m:t>
          </m:r>
          <m:d>
            <m:dPr>
              <m:ctrlPr>
                <w:rPr>
                  <w:rFonts w:ascii="Cambria Math" w:hAnsi="Cambria Math"/>
                </w:rPr>
              </m:ctrlPr>
            </m:dPr>
            <m:e>
              <m:m>
                <m:mPr>
                  <m:mcs>
                    <m:mc>
                      <m:mcPr>
                        <m:count m:val="5"/>
                        <m:mcJc m:val="center"/>
                      </m:mcPr>
                    </m:mc>
                  </m:mcs>
                  <m:ctrlPr>
                    <w:rPr>
                      <w:rFonts w:ascii="Cambria Math" w:hAnsi="Cambria Math"/>
                    </w:rPr>
                  </m:ctrlPr>
                </m:mPr>
                <m:mr>
                  <m:e>
                    <m:r>
                      <w:rPr>
                        <w:rFonts w:ascii="Cambria Math" w:hAnsi="Cambria Math"/>
                      </w:rPr>
                      <m:t>1</m:t>
                    </m:r>
                    <m:ctrlPr>
                      <w:rPr>
                        <w:rFonts w:ascii="Cambria Math" w:eastAsia="Cambria Math" w:hAnsi="Cambria Math" w:cs="Cambria Math"/>
                      </w:rPr>
                    </m:ctrlPr>
                  </m:e>
                  <m:e>
                    <m:r>
                      <m:rPr>
                        <m:sty m:val="bi"/>
                      </m:rPr>
                      <w:rPr>
                        <w:rFonts w:ascii="Cambria Math" w:eastAsia="Cambria Math" w:hAnsi="Cambria Math" w:cs="Cambria Math"/>
                      </w:rPr>
                      <m:t>0</m:t>
                    </m:r>
                    <m:ctrlPr>
                      <w:rPr>
                        <w:rFonts w:ascii="Cambria Math" w:eastAsia="Cambria Math" w:hAnsi="Cambria Math" w:cs="Cambria Math"/>
                      </w:rPr>
                    </m:ctrlPr>
                  </m:e>
                  <m:e>
                    <m:r>
                      <m:rPr>
                        <m:sty m:val="bi"/>
                      </m:rPr>
                      <w:rPr>
                        <w:rFonts w:ascii="Cambria Math" w:eastAsia="Cambria Math" w:hAnsi="Cambria Math" w:cs="Cambria Math"/>
                      </w:rPr>
                      <m:t>0</m:t>
                    </m:r>
                    <m:ctrlPr>
                      <w:rPr>
                        <w:rFonts w:ascii="Cambria Math" w:eastAsia="Cambria Math" w:hAnsi="Cambria Math" w:cs="Cambria Math"/>
                      </w:rPr>
                    </m:ctrlPr>
                  </m:e>
                  <m:e>
                    <m:r>
                      <m:rPr>
                        <m:sty m:val="bi"/>
                      </m:rPr>
                      <w:rPr>
                        <w:rFonts w:ascii="Cambria Math" w:eastAsia="Cambria Math" w:hAnsi="Cambria Math" w:cs="Cambria Math"/>
                      </w:rPr>
                      <m:t>0</m:t>
                    </m:r>
                    <m:ctrlPr>
                      <w:rPr>
                        <w:rFonts w:ascii="Cambria Math" w:eastAsia="Cambria Math" w:hAnsi="Cambria Math" w:cs="Cambria Math"/>
                      </w:rPr>
                    </m:ctrlPr>
                  </m:e>
                  <m:e>
                    <m:r>
                      <m:rPr>
                        <m:sty m:val="bi"/>
                      </m:rPr>
                      <w:rPr>
                        <w:rFonts w:ascii="Cambria Math" w:eastAsia="Cambria Math" w:hAnsi="Cambria Math" w:cs="Cambria Math"/>
                      </w:rPr>
                      <m:t>0</m:t>
                    </m:r>
                    <m:ctrlPr>
                      <w:rPr>
                        <w:rFonts w:ascii="Cambria Math" w:eastAsia="Cambria Math" w:hAnsi="Cambria Math" w:cs="Cambria Math"/>
                      </w:rPr>
                    </m:ctrlPr>
                  </m:e>
                </m:mr>
                <m:mr>
                  <m:e>
                    <m:r>
                      <m:rPr>
                        <m:sty m:val="p"/>
                      </m:rPr>
                      <w:rPr>
                        <w:rFonts w:ascii="Cambria Math" w:hAnsi="Cambria Math"/>
                      </w:rPr>
                      <m:t>1</m:t>
                    </m:r>
                  </m:e>
                  <m:e>
                    <m:r>
                      <m:rPr>
                        <m:sty m:val="b"/>
                      </m:rPr>
                      <w:rPr>
                        <w:rFonts w:ascii="Cambria Math" w:hAnsi="Cambria Math"/>
                      </w:rPr>
                      <m:t>0</m:t>
                    </m:r>
                    <m:ctrlPr>
                      <w:rPr>
                        <w:rFonts w:ascii="Cambria Math" w:eastAsia="Cambria Math" w:hAnsi="Cambria Math"/>
                      </w:rPr>
                    </m:ctrlPr>
                  </m:e>
                  <m:e>
                    <m:r>
                      <m:rPr>
                        <m:sty m:val="b"/>
                      </m:rPr>
                      <w:rPr>
                        <w:rFonts w:ascii="Cambria Math" w:eastAsia="Cambria Math" w:hAnsi="Cambria Math"/>
                      </w:rPr>
                      <m:t>0</m:t>
                    </m:r>
                    <m:ctrlPr>
                      <w:rPr>
                        <w:rFonts w:ascii="Cambria Math" w:eastAsia="Cambria Math" w:hAnsi="Cambria Math"/>
                      </w:rPr>
                    </m:ctrlPr>
                  </m:e>
                  <m:e>
                    <m:r>
                      <m:rPr>
                        <m:sty m:val="bi"/>
                      </m:rPr>
                      <w:rPr>
                        <w:rFonts w:ascii="Cambria Math" w:eastAsia="Cambria Math" w:hAnsi="Cambria Math"/>
                      </w:rPr>
                      <m:t>0</m:t>
                    </m:r>
                    <m:ctrlPr>
                      <w:rPr>
                        <w:rFonts w:ascii="Cambria Math" w:eastAsia="Cambria Math" w:hAnsi="Cambria Math" w:cs="Cambria Math"/>
                      </w:rPr>
                    </m:ctrlPr>
                  </m:e>
                  <m:e>
                    <m:r>
                      <m:rPr>
                        <m:sty m:val="bi"/>
                      </m:rPr>
                      <w:rPr>
                        <w:rFonts w:ascii="Cambria Math" w:eastAsia="Cambria Math" w:hAnsi="Cambria Math" w:cs="Cambria Math"/>
                      </w:rPr>
                      <m:t>0</m:t>
                    </m:r>
                    <m:ctrlPr>
                      <w:rPr>
                        <w:rFonts w:ascii="Cambria Math" w:eastAsia="Cambria Math" w:hAnsi="Cambria Math" w:cs="Cambria Math"/>
                      </w:rPr>
                    </m:ctrlPr>
                  </m:e>
                </m:mr>
                <m:mr>
                  <m:e>
                    <m:r>
                      <m:rPr>
                        <m:sty m:val="p"/>
                      </m:rPr>
                      <w:rPr>
                        <w:rFonts w:ascii="Cambria Math" w:hAnsi="Cambria Math"/>
                      </w:rPr>
                      <m:t>1</m:t>
                    </m:r>
                    <m:ctrlPr>
                      <w:rPr>
                        <w:rFonts w:ascii="Cambria Math" w:eastAsia="Cambria Math" w:hAnsi="Cambria Math"/>
                      </w:rPr>
                    </m:ctrlPr>
                  </m:e>
                  <m:e>
                    <m:r>
                      <m:rPr>
                        <m:sty m:val="b"/>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5</m:t>
                    </m:r>
                    <m:ctrlPr>
                      <w:rPr>
                        <w:rFonts w:ascii="Cambria Math" w:eastAsia="Cambria Math" w:hAnsi="Cambria Math"/>
                      </w:rPr>
                    </m:ctrlPr>
                  </m:e>
                  <m:e>
                    <m:r>
                      <m:rPr>
                        <m:sty m:val="bi"/>
                      </m:rPr>
                      <w:rPr>
                        <w:rFonts w:ascii="Cambria Math" w:eastAsia="Cambria Math" w:hAnsi="Cambria Math"/>
                      </w:rPr>
                      <m:t>0</m:t>
                    </m:r>
                    <m:ctrlPr>
                      <w:rPr>
                        <w:rFonts w:ascii="Cambria Math" w:eastAsia="Cambria Math" w:hAnsi="Cambria Math" w:cs="Cambria Math"/>
                      </w:rPr>
                    </m:ctrlPr>
                  </m:e>
                  <m:e>
                    <m:r>
                      <m:rPr>
                        <m:sty m:val="bi"/>
                      </m:rPr>
                      <w:rPr>
                        <w:rFonts w:ascii="Cambria Math" w:eastAsia="Cambria Math" w:hAnsi="Cambria Math" w:cs="Cambria Math"/>
                      </w:rPr>
                      <m:t>0</m:t>
                    </m:r>
                    <m:ctrlPr>
                      <w:rPr>
                        <w:rFonts w:ascii="Cambria Math" w:eastAsia="Cambria Math" w:hAnsi="Cambria Math" w:cs="Cambria Math"/>
                      </w:rPr>
                    </m:ctrlPr>
                  </m:e>
                </m:mr>
                <m:mr>
                  <m:e>
                    <m:r>
                      <m:rPr>
                        <m:sty m:val="p"/>
                      </m:rPr>
                      <w:rPr>
                        <w:rFonts w:ascii="Cambria Math" w:eastAsia="Cambria Math" w:hAnsi="Cambria Math"/>
                      </w:rPr>
                      <m:t>1</m:t>
                    </m:r>
                    <m:ctrlPr>
                      <w:rPr>
                        <w:rFonts w:ascii="Cambria Math" w:eastAsia="Cambria Math" w:hAnsi="Cambria Math"/>
                      </w:rPr>
                    </m:ctrlPr>
                  </m:e>
                  <m:e>
                    <m:r>
                      <m:rPr>
                        <m:sty m:val="b"/>
                      </m:rPr>
                      <w:rPr>
                        <w:rFonts w:ascii="Cambria Math" w:eastAsia="Cambria Math" w:hAnsi="Cambria Math"/>
                      </w:rPr>
                      <m:t>0</m:t>
                    </m:r>
                    <m:ctrlPr>
                      <w:rPr>
                        <w:rFonts w:ascii="Cambria Math" w:eastAsia="Cambria Math" w:hAnsi="Cambria Math"/>
                      </w:rPr>
                    </m:ctrlPr>
                  </m:e>
                  <m:e>
                    <m:r>
                      <m:rPr>
                        <m:sty m:val="b"/>
                      </m:rPr>
                      <w:rPr>
                        <w:rFonts w:ascii="Cambria Math" w:eastAsia="Cambria Math" w:hAnsi="Cambria Math"/>
                      </w:rPr>
                      <m:t>0</m:t>
                    </m:r>
                    <m:ctrlPr>
                      <w:rPr>
                        <w:rFonts w:ascii="Cambria Math" w:eastAsia="Cambria Math" w:hAnsi="Cambria Math"/>
                      </w:rPr>
                    </m:ctrlPr>
                  </m:e>
                  <m:e>
                    <m:r>
                      <m:rPr>
                        <m:sty m:val="bi"/>
                      </m:rPr>
                      <w:rPr>
                        <w:rFonts w:ascii="Cambria Math" w:eastAsia="Cambria Math" w:hAnsi="Cambria Math"/>
                      </w:rPr>
                      <m:t>0</m:t>
                    </m:r>
                    <m:ctrlPr>
                      <w:rPr>
                        <w:rFonts w:ascii="Cambria Math" w:eastAsia="Cambria Math" w:hAnsi="Cambria Math" w:cs="Cambria Math"/>
                      </w:rPr>
                    </m:ctrlPr>
                  </m:e>
                  <m:e>
                    <m:r>
                      <m:rPr>
                        <m:sty m:val="bi"/>
                      </m:rPr>
                      <w:rPr>
                        <w:rFonts w:ascii="Cambria Math" w:eastAsia="Cambria Math" w:hAnsi="Cambria Math" w:cs="Cambria Math"/>
                      </w:rPr>
                      <m:t>0</m:t>
                    </m:r>
                    <m:ctrlPr>
                      <w:rPr>
                        <w:rFonts w:ascii="Cambria Math" w:eastAsia="Cambria Math" w:hAnsi="Cambria Math" w:cs="Cambria Math"/>
                      </w:rPr>
                    </m:ctrlPr>
                  </m:e>
                </m:mr>
                <m:mr>
                  <m:e>
                    <m:r>
                      <m:rPr>
                        <m:sty m:val="p"/>
                      </m:rPr>
                      <w:rPr>
                        <w:rFonts w:ascii="Cambria Math" w:eastAsia="Cambria Math" w:hAnsi="Cambria Math"/>
                      </w:rPr>
                      <m:t>1</m:t>
                    </m:r>
                  </m:e>
                  <m:e>
                    <m:r>
                      <m:rPr>
                        <m:sty m:val="p"/>
                      </m:rPr>
                      <w:rPr>
                        <w:rFonts w:ascii="Cambria Math" w:hAnsi="Cambria Math"/>
                      </w:rPr>
                      <m:t>1</m:t>
                    </m:r>
                    <m:ctrlPr>
                      <w:rPr>
                        <w:rFonts w:ascii="Cambria Math" w:eastAsia="Cambria Math" w:hAnsi="Cambria Math"/>
                      </w:rPr>
                    </m:ctrlPr>
                  </m:e>
                  <m:e>
                    <m:r>
                      <m:rPr>
                        <m:sty m:val="p"/>
                      </m:rPr>
                      <w:rPr>
                        <w:rFonts w:ascii="Cambria Math" w:eastAsia="Cambria Math" w:hAnsi="Cambria Math"/>
                      </w:rPr>
                      <m:t>1</m:t>
                    </m:r>
                    <m:ctrlPr>
                      <w:rPr>
                        <w:rFonts w:ascii="Cambria Math" w:eastAsia="Cambria Math" w:hAnsi="Cambria Math" w:cs="Cambria Math"/>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1</m:t>
                    </m:r>
                  </m:e>
                </m:mr>
              </m:m>
            </m:e>
          </m:d>
        </m:oMath>
      </m:oMathPara>
    </w:p>
    <w:p w14:paraId="10083530" w14:textId="5CF631BB" w:rsidR="00AD0AA4" w:rsidRDefault="00AD0AA4" w:rsidP="00AD0AA4">
      <w:pPr>
        <w:pStyle w:val="Standartnitext"/>
      </w:pPr>
      <w:r>
        <w:t>Tento konkrétní test je založen spíše na subjektivním posouze</w:t>
      </w:r>
      <w:r w:rsidR="00EF1B76">
        <w:t>ní</w:t>
      </w:r>
      <w:r w:rsidR="00B02C44">
        <w:t>, proto</w:t>
      </w:r>
      <w:r w:rsidR="00EF1B76">
        <w:t xml:space="preserve"> není příliš vypovídající.</w:t>
      </w:r>
      <w:r w:rsidR="00B02C44">
        <w:t xml:space="preserve"> Objektová třída pět měla rovněž velice nízkou úspěšnost při trénování.</w:t>
      </w:r>
      <w:r w:rsidR="00EF1B76">
        <w:t xml:space="preserve"> Na</w:t>
      </w:r>
      <w:r>
        <w:t> </w:t>
      </w:r>
      <w:r w:rsidR="00673F79">
        <w:fldChar w:fldCharType="begin"/>
      </w:r>
      <w:r w:rsidR="00673F79">
        <w:instrText xml:space="preserve"> REF _Ref5968654 \h </w:instrText>
      </w:r>
      <w:r w:rsidR="00673F79">
        <w:fldChar w:fldCharType="separate"/>
      </w:r>
      <w:r w:rsidR="00673F79">
        <w:t xml:space="preserve">Obr. </w:t>
      </w:r>
      <w:r w:rsidR="00673F79">
        <w:rPr>
          <w:noProof/>
        </w:rPr>
        <w:t>23</w:t>
      </w:r>
      <w:r w:rsidR="00673F79">
        <w:fldChar w:fldCharType="end"/>
      </w:r>
      <w:r w:rsidR="00EF1B76">
        <w:t xml:space="preserve"> jsou scény, ve kterých</w:t>
      </w:r>
      <w:r>
        <w:t xml:space="preserve"> se v rozích čtvercové scény nachází shluk objektů. Červeně je označena predikce testovaného objektu.</w:t>
      </w:r>
      <w:r w:rsidR="00EF1B76">
        <w:t xml:space="preserve"> Lze konstatovat, že „objekt volného prostoru“ je</w:t>
      </w:r>
      <w:r w:rsidR="00B02C44">
        <w:t xml:space="preserve"> většinou</w:t>
      </w:r>
      <w:r w:rsidR="00EF1B76">
        <w:t xml:space="preserve"> umísťován dvě a více pozic od shluku objektu.</w:t>
      </w:r>
      <w:r w:rsidR="00B02C44">
        <w:t xml:space="preserve"> </w:t>
      </w:r>
    </w:p>
    <w:p w14:paraId="3C913AA2" w14:textId="71E33282" w:rsidR="00AD0AA4" w:rsidRDefault="00AD0AA4" w:rsidP="00AD0AA4">
      <w:pPr>
        <w:pStyle w:val="Obrzek"/>
        <w:rPr>
          <w:lang w:val="en-US"/>
        </w:rPr>
      </w:pPr>
      <w:r w:rsidRPr="00AD0AA4">
        <w:drawing>
          <wp:inline distT="0" distB="0" distL="0" distR="0" wp14:anchorId="392AA360" wp14:editId="241BED31">
            <wp:extent cx="1278655" cy="1259934"/>
            <wp:effectExtent l="0" t="0" r="0" b="0"/>
            <wp:docPr id="65" name="Picture 65" descr="C:\Users\Adam Ouhrabka\Desktop\t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Adam Ouhrabka\Desktop\t8.png"/>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l="17123" t="11413" r="19158" b="4870"/>
                    <a:stretch/>
                  </pic:blipFill>
                  <pic:spPr bwMode="auto">
                    <a:xfrm>
                      <a:off x="0" y="0"/>
                      <a:ext cx="1330433" cy="1310954"/>
                    </a:xfrm>
                    <a:prstGeom prst="rect">
                      <a:avLst/>
                    </a:prstGeom>
                    <a:noFill/>
                    <a:ln>
                      <a:noFill/>
                    </a:ln>
                    <a:extLst>
                      <a:ext uri="{53640926-AAD7-44D8-BBD7-CCE9431645EC}">
                        <a14:shadowObscured xmlns:a14="http://schemas.microsoft.com/office/drawing/2010/main"/>
                      </a:ext>
                    </a:extLst>
                  </pic:spPr>
                </pic:pic>
              </a:graphicData>
            </a:graphic>
          </wp:inline>
        </w:drawing>
      </w:r>
      <w:r w:rsidRPr="00AD0AA4">
        <w:drawing>
          <wp:inline distT="0" distB="0" distL="0" distR="0" wp14:anchorId="33CA6B06" wp14:editId="30E9557F">
            <wp:extent cx="1271142" cy="1260695"/>
            <wp:effectExtent l="0" t="0" r="5715" b="0"/>
            <wp:docPr id="64" name="Picture 64" descr="C:\Users\Adam Ouhrabka\Desktop\t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Adam Ouhrabka\Desktop\t7.png"/>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l="17533" t="11233" r="19022" b="4868"/>
                    <a:stretch/>
                  </pic:blipFill>
                  <pic:spPr bwMode="auto">
                    <a:xfrm>
                      <a:off x="0" y="0"/>
                      <a:ext cx="1330212" cy="1319279"/>
                    </a:xfrm>
                    <a:prstGeom prst="rect">
                      <a:avLst/>
                    </a:prstGeom>
                    <a:noFill/>
                    <a:ln>
                      <a:noFill/>
                    </a:ln>
                    <a:extLst>
                      <a:ext uri="{53640926-AAD7-44D8-BBD7-CCE9431645EC}">
                        <a14:shadowObscured xmlns:a14="http://schemas.microsoft.com/office/drawing/2010/main"/>
                      </a:ext>
                    </a:extLst>
                  </pic:spPr>
                </pic:pic>
              </a:graphicData>
            </a:graphic>
          </wp:inline>
        </w:drawing>
      </w:r>
      <w:r w:rsidRPr="00AD0AA4">
        <w:drawing>
          <wp:inline distT="0" distB="0" distL="0" distR="0" wp14:anchorId="77789427" wp14:editId="1C2F3D6F">
            <wp:extent cx="1255705" cy="1255892"/>
            <wp:effectExtent l="0" t="0" r="1905" b="1905"/>
            <wp:docPr id="63" name="Picture 63" descr="C:\Users\Adam Ouhrabka\Desktop\t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Adam Ouhrabka\Desktop\t6.png"/>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l="17393" t="10870" r="18751" b="3976"/>
                    <a:stretch/>
                  </pic:blipFill>
                  <pic:spPr bwMode="auto">
                    <a:xfrm>
                      <a:off x="0" y="0"/>
                      <a:ext cx="1291006" cy="1291198"/>
                    </a:xfrm>
                    <a:prstGeom prst="rect">
                      <a:avLst/>
                    </a:prstGeom>
                    <a:noFill/>
                    <a:ln>
                      <a:noFill/>
                    </a:ln>
                    <a:extLst>
                      <a:ext uri="{53640926-AAD7-44D8-BBD7-CCE9431645EC}">
                        <a14:shadowObscured xmlns:a14="http://schemas.microsoft.com/office/drawing/2010/main"/>
                      </a:ext>
                    </a:extLst>
                  </pic:spPr>
                </pic:pic>
              </a:graphicData>
            </a:graphic>
          </wp:inline>
        </w:drawing>
      </w:r>
      <w:r w:rsidR="00EF1B76" w:rsidRPr="00AD0AA4">
        <w:drawing>
          <wp:inline distT="0" distB="0" distL="0" distR="0" wp14:anchorId="5C8929B8" wp14:editId="5025223B">
            <wp:extent cx="1274051" cy="1247447"/>
            <wp:effectExtent l="0" t="0" r="2540" b="0"/>
            <wp:docPr id="60" name="Picture 60" descr="C:\Users\Adam Ouhrabka\Desktop\t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Adam Ouhrabka\Desktop\t5.png"/>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l="17122" t="11233" r="18478" b="4693"/>
                    <a:stretch/>
                  </pic:blipFill>
                  <pic:spPr bwMode="auto">
                    <a:xfrm>
                      <a:off x="0" y="0"/>
                      <a:ext cx="1300487" cy="1273331"/>
                    </a:xfrm>
                    <a:prstGeom prst="rect">
                      <a:avLst/>
                    </a:prstGeom>
                    <a:noFill/>
                    <a:ln>
                      <a:noFill/>
                    </a:ln>
                    <a:extLst>
                      <a:ext uri="{53640926-AAD7-44D8-BBD7-CCE9431645EC}">
                        <a14:shadowObscured xmlns:a14="http://schemas.microsoft.com/office/drawing/2010/main"/>
                      </a:ext>
                    </a:extLst>
                  </pic:spPr>
                </pic:pic>
              </a:graphicData>
            </a:graphic>
          </wp:inline>
        </w:drawing>
      </w:r>
      <w:r w:rsidRPr="00AD0AA4">
        <w:drawing>
          <wp:inline distT="0" distB="0" distL="0" distR="0" wp14:anchorId="78C91EBA" wp14:editId="0F988750">
            <wp:extent cx="1250362" cy="1231934"/>
            <wp:effectExtent l="0" t="0" r="6985" b="6350"/>
            <wp:docPr id="61" name="Picture 61" descr="C:\Users\Adam Ouhrabka\Desktop\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Adam Ouhrabka\Desktop\t1.png"/>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l="17256" t="11051" r="18750" b="4882"/>
                    <a:stretch/>
                  </pic:blipFill>
                  <pic:spPr bwMode="auto">
                    <a:xfrm>
                      <a:off x="0" y="0"/>
                      <a:ext cx="1274881" cy="1256092"/>
                    </a:xfrm>
                    <a:prstGeom prst="rect">
                      <a:avLst/>
                    </a:prstGeom>
                    <a:noFill/>
                    <a:ln>
                      <a:noFill/>
                    </a:ln>
                    <a:extLst>
                      <a:ext uri="{53640926-AAD7-44D8-BBD7-CCE9431645EC}">
                        <a14:shadowObscured xmlns:a14="http://schemas.microsoft.com/office/drawing/2010/main"/>
                      </a:ext>
                    </a:extLst>
                  </pic:spPr>
                </pic:pic>
              </a:graphicData>
            </a:graphic>
          </wp:inline>
        </w:drawing>
      </w:r>
      <w:r w:rsidR="00EF1B76" w:rsidRPr="00AD0AA4">
        <w:drawing>
          <wp:inline distT="0" distB="0" distL="0" distR="0" wp14:anchorId="432BEEAF" wp14:editId="07707DCE">
            <wp:extent cx="1278787" cy="1265714"/>
            <wp:effectExtent l="0" t="0" r="0" b="0"/>
            <wp:docPr id="62" name="Picture 62" descr="C:\Users\Adam Ouhrabka\Desktop\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Adam Ouhrabka\Desktop\t2.png"/>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l="16579" t="10688" r="18886" b="4144"/>
                    <a:stretch/>
                  </pic:blipFill>
                  <pic:spPr bwMode="auto">
                    <a:xfrm>
                      <a:off x="0" y="0"/>
                      <a:ext cx="1297633" cy="1284367"/>
                    </a:xfrm>
                    <a:prstGeom prst="rect">
                      <a:avLst/>
                    </a:prstGeom>
                    <a:noFill/>
                    <a:ln>
                      <a:noFill/>
                    </a:ln>
                    <a:extLst>
                      <a:ext uri="{53640926-AAD7-44D8-BBD7-CCE9431645EC}">
                        <a14:shadowObscured xmlns:a14="http://schemas.microsoft.com/office/drawing/2010/main"/>
                      </a:ext>
                    </a:extLst>
                  </pic:spPr>
                </pic:pic>
              </a:graphicData>
            </a:graphic>
          </wp:inline>
        </w:drawing>
      </w:r>
      <w:r w:rsidRPr="00AD0AA4">
        <w:drawing>
          <wp:inline distT="0" distB="0" distL="0" distR="0" wp14:anchorId="3A15922B" wp14:editId="3DC18850">
            <wp:extent cx="1278468" cy="1262546"/>
            <wp:effectExtent l="0" t="0" r="0" b="0"/>
            <wp:docPr id="59" name="Picture 59" descr="C:\Users\Adam Ouhrabka\Desktop\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Adam Ouhrabka\Desktop\t4.png"/>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l="17123" t="11052" r="19294" b="5225"/>
                    <a:stretch/>
                  </pic:blipFill>
                  <pic:spPr bwMode="auto">
                    <a:xfrm>
                      <a:off x="0" y="0"/>
                      <a:ext cx="1299421" cy="1283239"/>
                    </a:xfrm>
                    <a:prstGeom prst="rect">
                      <a:avLst/>
                    </a:prstGeom>
                    <a:noFill/>
                    <a:ln>
                      <a:noFill/>
                    </a:ln>
                    <a:extLst>
                      <a:ext uri="{53640926-AAD7-44D8-BBD7-CCE9431645EC}">
                        <a14:shadowObscured xmlns:a14="http://schemas.microsoft.com/office/drawing/2010/main"/>
                      </a:ext>
                    </a:extLst>
                  </pic:spPr>
                </pic:pic>
              </a:graphicData>
            </a:graphic>
          </wp:inline>
        </w:drawing>
      </w:r>
      <w:r w:rsidRPr="00AD0AA4">
        <w:drawing>
          <wp:inline distT="0" distB="0" distL="0" distR="0" wp14:anchorId="68954366" wp14:editId="5838FED2">
            <wp:extent cx="1254204" cy="1238583"/>
            <wp:effectExtent l="0" t="0" r="3175" b="0"/>
            <wp:docPr id="58" name="Picture 58" descr="C:\Users\Adam Ouhrabka\Desktop\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Adam Ouhrabka\Desktop\t3.png"/>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l="17258" t="11414" r="19158" b="4863"/>
                    <a:stretch/>
                  </pic:blipFill>
                  <pic:spPr bwMode="auto">
                    <a:xfrm>
                      <a:off x="0" y="0"/>
                      <a:ext cx="1272909" cy="1257055"/>
                    </a:xfrm>
                    <a:prstGeom prst="rect">
                      <a:avLst/>
                    </a:prstGeom>
                    <a:noFill/>
                    <a:ln>
                      <a:noFill/>
                    </a:ln>
                    <a:extLst>
                      <a:ext uri="{53640926-AAD7-44D8-BBD7-CCE9431645EC}">
                        <a14:shadowObscured xmlns:a14="http://schemas.microsoft.com/office/drawing/2010/main"/>
                      </a:ext>
                    </a:extLst>
                  </pic:spPr>
                </pic:pic>
              </a:graphicData>
            </a:graphic>
          </wp:inline>
        </w:drawing>
      </w:r>
    </w:p>
    <w:p w14:paraId="34159459" w14:textId="5A3C10E8" w:rsidR="00EF1B76" w:rsidRPr="00AD0AA4" w:rsidRDefault="00EF1B76" w:rsidP="00EF1B76">
      <w:pPr>
        <w:pStyle w:val="CAPITION"/>
        <w:rPr>
          <w:lang w:val="en-US"/>
        </w:rPr>
      </w:pPr>
      <w:bookmarkStart w:id="323" w:name="_Ref5968654"/>
      <w:r>
        <w:t xml:space="preserve">Obr. </w:t>
      </w:r>
      <w:r w:rsidR="00CC21F4">
        <w:rPr>
          <w:noProof/>
        </w:rPr>
        <w:fldChar w:fldCharType="begin"/>
      </w:r>
      <w:r w:rsidR="00CC21F4">
        <w:rPr>
          <w:noProof/>
        </w:rPr>
        <w:instrText xml:space="preserve"> SEQ Obr. \* ARABIC </w:instrText>
      </w:r>
      <w:r w:rsidR="00CC21F4">
        <w:rPr>
          <w:noProof/>
        </w:rPr>
        <w:fldChar w:fldCharType="separate"/>
      </w:r>
      <w:r w:rsidR="00E25B52">
        <w:rPr>
          <w:noProof/>
        </w:rPr>
        <w:t>23</w:t>
      </w:r>
      <w:r w:rsidR="00CC21F4">
        <w:rPr>
          <w:noProof/>
        </w:rPr>
        <w:fldChar w:fldCharType="end"/>
      </w:r>
      <w:bookmarkEnd w:id="323"/>
      <w:r>
        <w:t xml:space="preserve"> Predikce objektu třídy 5 pro čtyři ručně nadefinované shluky objektů.</w:t>
      </w:r>
    </w:p>
    <w:p w14:paraId="726C1B76" w14:textId="218F0DA2" w:rsidR="008F15E4" w:rsidRDefault="006B4F2E" w:rsidP="008E5D5F">
      <w:pPr>
        <w:pStyle w:val="Heading3"/>
        <w:rPr>
          <w:iCs/>
          <w:sz w:val="24"/>
          <w:szCs w:val="22"/>
          <w:lang w:val="en-US"/>
        </w:rPr>
      </w:pPr>
      <w:bookmarkStart w:id="324" w:name="_Toc6218167"/>
      <w:r>
        <w:t>Testování zasazení objektu mezi jiné</w:t>
      </w:r>
      <w:bookmarkEnd w:id="324"/>
    </w:p>
    <w:p w14:paraId="021702C9" w14:textId="14B74888" w:rsidR="008F15E4" w:rsidRPr="00C2133E" w:rsidRDefault="006B4F2E" w:rsidP="008F15E4">
      <w:pPr>
        <w:pStyle w:val="Standartnitext"/>
        <w:rPr>
          <w:rPrChange w:id="325" w:author="Ježek Bruno" w:date="2019-04-16T11:07:00Z">
            <w:rPr>
              <w:lang w:val="en-IN"/>
            </w:rPr>
          </w:rPrChange>
        </w:rPr>
      </w:pPr>
      <w:r w:rsidRPr="00C2133E">
        <w:rPr>
          <w:rPrChange w:id="326" w:author="Ježek Bruno" w:date="2019-04-16T11:07:00Z">
            <w:rPr>
              <w:lang w:val="en-US"/>
            </w:rPr>
          </w:rPrChange>
        </w:rPr>
        <w:t>Reprezentační matice</w:t>
      </w:r>
      <w:r w:rsidR="00692674" w:rsidRPr="00C2133E">
        <w:rPr>
          <w:rPrChange w:id="327" w:author="Ježek Bruno" w:date="2019-04-16T11:07:00Z">
            <w:rPr>
              <w:lang w:val="en-US"/>
            </w:rPr>
          </w:rPrChange>
        </w:rPr>
        <w:t xml:space="preserve"> </w:t>
      </w:r>
      <m:oMath>
        <m:sSub>
          <m:sSubPr>
            <m:ctrlPr>
              <w:rPr>
                <w:rFonts w:ascii="Cambria Math" w:hAnsi="Cambria Math"/>
                <w:i/>
              </w:rPr>
            </m:ctrlPr>
          </m:sSubPr>
          <m:e>
            <m:r>
              <w:rPr>
                <w:rFonts w:ascii="Cambria Math" w:hAnsi="Cambria Math"/>
                <w:rPrChange w:id="328" w:author="Ježek Bruno" w:date="2019-04-16T11:07:00Z">
                  <w:rPr>
                    <w:rFonts w:ascii="Cambria Math" w:hAnsi="Cambria Math"/>
                    <w:lang w:val="en-US"/>
                  </w:rPr>
                </w:rPrChange>
              </w:rPr>
              <m:t>X</m:t>
            </m:r>
          </m:e>
          <m:sub>
            <m:r>
              <w:rPr>
                <w:rFonts w:ascii="Cambria Math" w:hAnsi="Cambria Math"/>
                <w:rPrChange w:id="329" w:author="Ježek Bruno" w:date="2019-04-16T11:07:00Z">
                  <w:rPr>
                    <w:rFonts w:ascii="Cambria Math" w:hAnsi="Cambria Math"/>
                    <w:lang w:val="en-US"/>
                  </w:rPr>
                </w:rPrChange>
              </w:rPr>
              <m:t>5a</m:t>
            </m:r>
          </m:sub>
        </m:sSub>
      </m:oMath>
      <w:r w:rsidR="00692674" w:rsidRPr="00C2133E">
        <w:rPr>
          <w:rFonts w:eastAsiaTheme="minorEastAsia"/>
          <w:rPrChange w:id="330" w:author="Ježek Bruno" w:date="2019-04-16T11:07:00Z">
            <w:rPr>
              <w:rFonts w:eastAsiaTheme="minorEastAsia"/>
              <w:lang w:val="en-US"/>
            </w:rPr>
          </w:rPrChange>
        </w:rPr>
        <w:t xml:space="preserve"> a </w:t>
      </w:r>
      <m:oMath>
        <m:sSub>
          <m:sSubPr>
            <m:ctrlPr>
              <w:rPr>
                <w:rFonts w:ascii="Cambria Math" w:eastAsiaTheme="minorEastAsia" w:hAnsi="Cambria Math"/>
                <w:i/>
              </w:rPr>
            </m:ctrlPr>
          </m:sSubPr>
          <m:e>
            <m:r>
              <w:rPr>
                <w:rFonts w:ascii="Cambria Math" w:eastAsiaTheme="minorEastAsia" w:hAnsi="Cambria Math"/>
                <w:rPrChange w:id="331" w:author="Ježek Bruno" w:date="2019-04-16T11:07:00Z">
                  <w:rPr>
                    <w:rFonts w:ascii="Cambria Math" w:eastAsiaTheme="minorEastAsia" w:hAnsi="Cambria Math"/>
                    <w:lang w:val="en-US"/>
                  </w:rPr>
                </w:rPrChange>
              </w:rPr>
              <m:t>X</m:t>
            </m:r>
          </m:e>
          <m:sub>
            <m:r>
              <w:rPr>
                <w:rFonts w:ascii="Cambria Math" w:eastAsiaTheme="minorEastAsia" w:hAnsi="Cambria Math"/>
                <w:rPrChange w:id="332" w:author="Ježek Bruno" w:date="2019-04-16T11:07:00Z">
                  <w:rPr>
                    <w:rFonts w:ascii="Cambria Math" w:eastAsiaTheme="minorEastAsia" w:hAnsi="Cambria Math"/>
                    <w:lang w:val="en-US"/>
                  </w:rPr>
                </w:rPrChange>
              </w:rPr>
              <m:t>5b</m:t>
            </m:r>
          </m:sub>
        </m:sSub>
      </m:oMath>
      <w:r w:rsidR="00692674" w:rsidRPr="00C2133E">
        <w:rPr>
          <w:rFonts w:eastAsiaTheme="minorEastAsia"/>
          <w:rPrChange w:id="333" w:author="Ježek Bruno" w:date="2019-04-16T11:07:00Z">
            <w:rPr>
              <w:rFonts w:eastAsiaTheme="minorEastAsia"/>
              <w:lang w:val="en-US"/>
            </w:rPr>
          </w:rPrChange>
        </w:rPr>
        <w:t xml:space="preserve"> představují skutečnost, že objekt třídy 6, který </w:t>
      </w:r>
      <w:r w:rsidR="00F0096B" w:rsidRPr="00C2133E">
        <w:rPr>
          <w:rFonts w:eastAsiaTheme="minorEastAsia"/>
          <w:rPrChange w:id="334" w:author="Ježek Bruno" w:date="2019-04-16T11:07:00Z">
            <w:rPr>
              <w:rFonts w:eastAsiaTheme="minorEastAsia"/>
              <w:lang w:val="en-US"/>
            </w:rPr>
          </w:rPrChange>
        </w:rPr>
        <w:t>zastupuje</w:t>
      </w:r>
      <w:r w:rsidR="00692674" w:rsidRPr="00C2133E">
        <w:rPr>
          <w:rFonts w:eastAsiaTheme="minorEastAsia"/>
          <w:rPrChange w:id="335" w:author="Ježek Bruno" w:date="2019-04-16T11:07:00Z">
            <w:rPr>
              <w:rFonts w:eastAsiaTheme="minorEastAsia"/>
              <w:lang w:val="en-US"/>
            </w:rPr>
          </w:rPrChange>
        </w:rPr>
        <w:t xml:space="preserve"> okno, by měl vždy nahradit objekt třídy jedna, tedy zeď.</w:t>
      </w:r>
      <w:r w:rsidR="004C0032" w:rsidRPr="00C2133E">
        <w:rPr>
          <w:rFonts w:eastAsiaTheme="minorEastAsia"/>
          <w:rPrChange w:id="336" w:author="Ježek Bruno" w:date="2019-04-16T11:07:00Z">
            <w:rPr>
              <w:rFonts w:eastAsiaTheme="minorEastAsia"/>
              <w:lang w:val="en-US"/>
            </w:rPr>
          </w:rPrChange>
        </w:rPr>
        <w:t xml:space="preserve"> </w:t>
      </w:r>
      <w:r w:rsidR="00692674" w:rsidRPr="00C2133E">
        <w:rPr>
          <w:rFonts w:eastAsiaTheme="minorEastAsia"/>
          <w:rPrChange w:id="337" w:author="Ježek Bruno" w:date="2019-04-16T11:07:00Z">
            <w:rPr>
              <w:rFonts w:eastAsiaTheme="minorEastAsia"/>
              <w:lang w:val="en-US"/>
            </w:rPr>
          </w:rPrChange>
        </w:rPr>
        <w:t>Současně je sledováno, že okno nebude umístěno za objektem, kter</w:t>
      </w:r>
      <w:r w:rsidR="003229C2" w:rsidRPr="00C2133E">
        <w:rPr>
          <w:rFonts w:eastAsiaTheme="minorEastAsia"/>
          <w:rPrChange w:id="338" w:author="Ježek Bruno" w:date="2019-04-16T11:07:00Z">
            <w:rPr>
              <w:rFonts w:eastAsiaTheme="minorEastAsia"/>
              <w:lang w:val="en-US"/>
            </w:rPr>
          </w:rPrChange>
        </w:rPr>
        <w:t>ý</w:t>
      </w:r>
      <w:r w:rsidR="00692674" w:rsidRPr="00C2133E">
        <w:rPr>
          <w:rFonts w:eastAsiaTheme="minorEastAsia"/>
          <w:rPrChange w:id="339" w:author="Ježek Bruno" w:date="2019-04-16T11:07:00Z">
            <w:rPr>
              <w:rFonts w:eastAsiaTheme="minorEastAsia"/>
              <w:lang w:val="en-US"/>
            </w:rPr>
          </w:rPrChange>
        </w:rPr>
        <w:t xml:space="preserve"> by hypoteticky</w:t>
      </w:r>
      <w:r w:rsidR="003229C2" w:rsidRPr="00C2133E">
        <w:rPr>
          <w:rFonts w:eastAsiaTheme="minorEastAsia"/>
          <w:rPrChange w:id="340" w:author="Ježek Bruno" w:date="2019-04-16T11:07:00Z">
            <w:rPr>
              <w:rFonts w:eastAsiaTheme="minorEastAsia"/>
              <w:lang w:val="en-US"/>
            </w:rPr>
          </w:rPrChange>
        </w:rPr>
        <w:t xml:space="preserve"> bránil</w:t>
      </w:r>
      <w:r w:rsidR="00692674" w:rsidRPr="00C2133E">
        <w:rPr>
          <w:rFonts w:eastAsiaTheme="minorEastAsia"/>
          <w:rPrChange w:id="341" w:author="Ježek Bruno" w:date="2019-04-16T11:07:00Z">
            <w:rPr>
              <w:rFonts w:eastAsiaTheme="minorEastAsia"/>
              <w:lang w:val="en-US"/>
            </w:rPr>
          </w:rPrChange>
        </w:rPr>
        <w:t xml:space="preserve"> průchodu světla. Primárně se jedná o objekt skřín</w:t>
      </w:r>
      <w:r w:rsidR="003229C2" w:rsidRPr="00C2133E">
        <w:rPr>
          <w:rFonts w:eastAsiaTheme="minorEastAsia"/>
          <w:rPrChange w:id="342" w:author="Ježek Bruno" w:date="2019-04-16T11:07:00Z">
            <w:rPr>
              <w:rFonts w:eastAsiaTheme="minorEastAsia"/>
              <w:lang w:val="en-US"/>
            </w:rPr>
          </w:rPrChange>
        </w:rPr>
        <w:t>ě</w:t>
      </w:r>
      <w:r w:rsidRPr="00C2133E">
        <w:rPr>
          <w:rFonts w:eastAsiaTheme="minorEastAsia"/>
          <w:rPrChange w:id="343" w:author="Ježek Bruno" w:date="2019-04-16T11:07:00Z">
            <w:rPr>
              <w:rFonts w:eastAsiaTheme="minorEastAsia"/>
              <w:lang w:val="en-US"/>
            </w:rPr>
          </w:rPrChange>
        </w:rPr>
        <w:t xml:space="preserve"> 4</w:t>
      </w:r>
      <w:r w:rsidR="00692674" w:rsidRPr="00C2133E">
        <w:rPr>
          <w:rFonts w:eastAsiaTheme="minorEastAsia"/>
          <w:rPrChange w:id="344" w:author="Ježek Bruno" w:date="2019-04-16T11:07:00Z">
            <w:rPr>
              <w:rFonts w:eastAsiaTheme="minorEastAsia"/>
              <w:lang w:val="en-US"/>
            </w:rPr>
          </w:rPrChange>
        </w:rPr>
        <w:t>.</w:t>
      </w:r>
      <w:r w:rsidR="00586FA7" w:rsidRPr="00C2133E">
        <w:rPr>
          <w:rFonts w:eastAsiaTheme="minorEastAsia"/>
          <w:rPrChange w:id="345" w:author="Ježek Bruno" w:date="2019-04-16T11:07:00Z">
            <w:rPr>
              <w:rFonts w:eastAsiaTheme="minorEastAsia"/>
              <w:lang w:val="en-US"/>
            </w:rPr>
          </w:rPrChange>
        </w:rPr>
        <w:t xml:space="preserve"> V testu proběhlo deset běh</w:t>
      </w:r>
      <w:r w:rsidR="00F0348C" w:rsidRPr="00C2133E">
        <w:rPr>
          <w:rFonts w:eastAsiaTheme="minorEastAsia"/>
          <w:rPrChange w:id="346" w:author="Ježek Bruno" w:date="2019-04-16T11:07:00Z">
            <w:rPr>
              <w:rFonts w:eastAsiaTheme="minorEastAsia"/>
              <w:lang w:val="en-US"/>
            </w:rPr>
          </w:rPrChange>
        </w:rPr>
        <w:t>ů</w:t>
      </w:r>
      <w:r w:rsidR="00586FA7" w:rsidRPr="00C2133E">
        <w:rPr>
          <w:rFonts w:eastAsiaTheme="minorEastAsia"/>
          <w:rPrChange w:id="347" w:author="Ježek Bruno" w:date="2019-04-16T11:07:00Z">
            <w:rPr>
              <w:rFonts w:eastAsiaTheme="minorEastAsia"/>
              <w:lang w:val="en-US"/>
            </w:rPr>
          </w:rPrChange>
        </w:rPr>
        <w:t xml:space="preserve"> algoritmu, každý s dvaceti iteracemi. Nejprve bylo nagenerováno deset objektů třídy čtyři a poté deset objektů tří</w:t>
      </w:r>
      <w:r w:rsidR="00D7284D" w:rsidRPr="00C2133E">
        <w:rPr>
          <w:rFonts w:eastAsiaTheme="minorEastAsia"/>
          <w:rPrChange w:id="348" w:author="Ježek Bruno" w:date="2019-04-16T11:07:00Z">
            <w:rPr>
              <w:rFonts w:eastAsiaTheme="minorEastAsia"/>
              <w:lang w:val="en-US"/>
            </w:rPr>
          </w:rPrChange>
        </w:rPr>
        <w:t>dy šest, o které primárně šlo.</w:t>
      </w:r>
    </w:p>
    <w:p w14:paraId="7523F11D" w14:textId="2F449796" w:rsidR="008F15E4" w:rsidRDefault="001F6B6B" w:rsidP="00530CB1">
      <w:pPr>
        <w:pStyle w:val="Rovnice"/>
      </w:pPr>
      <m:oMath>
        <m:sSub>
          <m:sSubPr>
            <m:ctrlPr>
              <w:rPr>
                <w:rFonts w:ascii="Cambria Math" w:hAnsi="Cambria Math"/>
              </w:rPr>
            </m:ctrlPr>
          </m:sSubPr>
          <m:e>
            <m:r>
              <w:rPr>
                <w:rFonts w:ascii="Cambria Math" w:hAnsi="Cambria Math"/>
              </w:rPr>
              <m:t>X</m:t>
            </m:r>
          </m:e>
          <m:sub>
            <m:r>
              <m:rPr>
                <m:sty m:val="p"/>
              </m:rPr>
              <w:rPr>
                <w:rFonts w:ascii="Cambria Math" w:hAnsi="Cambria Math"/>
              </w:rPr>
              <m:t>5a</m:t>
            </m:r>
          </m:sub>
        </m:sSub>
        <m:r>
          <m:rPr>
            <m:sty m:val="p"/>
          </m:rPr>
          <w:rPr>
            <w:rFonts w:ascii="Cambria Math" w:hAnsi="Cambria Math"/>
          </w:rPr>
          <m:t>=</m:t>
        </m:r>
        <m:d>
          <m:dPr>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hAnsi="Cambria Math"/>
                    </w:rPr>
                    <m:t>1</m:t>
                  </m:r>
                </m:e>
                <m:e>
                  <m:r>
                    <m:rPr>
                      <m:sty m:val="p"/>
                    </m:rPr>
                    <w:rPr>
                      <w:rFonts w:ascii="Cambria Math" w:hAnsi="Cambria Math"/>
                    </w:rPr>
                    <m:t>4</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b"/>
                    </m:rPr>
                    <w:rPr>
                      <w:rFonts w:ascii="Cambria Math" w:hAnsi="Cambria Math"/>
                    </w:rPr>
                    <m:t>6</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eastAsia="Cambria Math" w:hAnsi="Cambria Math"/>
                    </w:rPr>
                    <m:t>1</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eastAsia="Cambria Math" w:hAnsi="Cambria Math"/>
                    </w:rPr>
                    <m:t>1</m:t>
                  </m:r>
                </m:e>
                <m:e>
                  <m:r>
                    <m:rPr>
                      <m:sty m:val="p"/>
                    </m:rPr>
                    <w:rPr>
                      <w:rFonts w:ascii="Cambria Math" w:hAnsi="Cambria Math"/>
                    </w:rPr>
                    <m:t>1</m:t>
                  </m:r>
                  <m:ctrlPr>
                    <w:rPr>
                      <w:rFonts w:ascii="Cambria Math" w:eastAsia="Cambria Math" w:hAnsi="Cambria Math"/>
                    </w:rPr>
                  </m:ctrlPr>
                </m:e>
                <m:e>
                  <m:r>
                    <m:rPr>
                      <m:sty m:val="p"/>
                    </m:rPr>
                    <w:rPr>
                      <w:rFonts w:ascii="Cambria Math" w:eastAsia="Cambria Math" w:hAnsi="Cambria Math"/>
                    </w:rPr>
                    <m:t>1</m:t>
                  </m:r>
                </m:e>
              </m:mr>
            </m:m>
          </m:e>
        </m:d>
      </m:oMath>
      <w:r w:rsidR="008F15E4">
        <w:t xml:space="preserve"> </w:t>
      </w:r>
      <w:r w:rsidR="00586FA7">
        <w:t xml:space="preserve"> </w:t>
      </w:r>
      <m:oMath>
        <m:sSub>
          <m:sSubPr>
            <m:ctrlPr>
              <w:rPr>
                <w:rFonts w:ascii="Cambria Math" w:hAnsi="Cambria Math"/>
              </w:rPr>
            </m:ctrlPr>
          </m:sSubPr>
          <m:e>
            <m:r>
              <w:rPr>
                <w:rFonts w:ascii="Cambria Math" w:hAnsi="Cambria Math"/>
              </w:rPr>
              <m:t>X</m:t>
            </m:r>
          </m:e>
          <m:sub>
            <m:r>
              <m:rPr>
                <m:sty m:val="p"/>
              </m:rPr>
              <w:rPr>
                <w:rFonts w:ascii="Cambria Math" w:hAnsi="Cambria Math"/>
              </w:rPr>
              <m:t>5b</m:t>
            </m:r>
          </m:sub>
        </m:sSub>
        <m:r>
          <m:rPr>
            <m:sty m:val="p"/>
          </m:rPr>
          <w:rPr>
            <w:rFonts w:ascii="Cambria Math" w:hAnsi="Cambria Math"/>
          </w:rPr>
          <m:t>=</m:t>
        </m:r>
        <m:d>
          <m:dPr>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hAnsi="Cambria Math"/>
                    </w:rPr>
                    <m:t>1</m:t>
                  </m:r>
                </m:e>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hAnsi="Cambria Math"/>
                    </w:rPr>
                    <m:t>1</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eastAsia="Cambria Math" w:hAnsi="Cambria Math"/>
                    </w:rPr>
                    <m:t>1</m:t>
                  </m:r>
                  <m:ctrlPr>
                    <w:rPr>
                      <w:rFonts w:ascii="Cambria Math" w:eastAsia="Cambria Math" w:hAnsi="Cambria Math"/>
                    </w:rPr>
                  </m:ctrlPr>
                </m:e>
                <m:e>
                  <m:r>
                    <m:rPr>
                      <m:sty m:val="p"/>
                    </m:rPr>
                    <w:rPr>
                      <w:rFonts w:ascii="Cambria Math" w:eastAsia="Cambria Math" w:hAnsi="Cambria Math"/>
                    </w:rPr>
                    <m:t>4</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eastAsia="Cambria Math" w:hAnsi="Cambria Math"/>
                    </w:rPr>
                    <m:t>1</m:t>
                  </m:r>
                </m:e>
                <m:e>
                  <m:r>
                    <m:rPr>
                      <m:sty m:val="p"/>
                    </m:rPr>
                    <w:rPr>
                      <w:rFonts w:ascii="Cambria Math" w:hAnsi="Cambria Math"/>
                    </w:rPr>
                    <m:t>1</m:t>
                  </m:r>
                  <m:ctrlPr>
                    <w:rPr>
                      <w:rFonts w:ascii="Cambria Math" w:eastAsia="Cambria Math" w:hAnsi="Cambria Math"/>
                    </w:rPr>
                  </m:ctrlPr>
                </m:e>
                <m:e>
                  <m:r>
                    <m:rPr>
                      <m:sty m:val="b"/>
                    </m:rPr>
                    <w:rPr>
                      <w:rFonts w:ascii="Cambria Math" w:eastAsia="Cambria Math" w:hAnsi="Cambria Math"/>
                    </w:rPr>
                    <m:t>6</m:t>
                  </m:r>
                </m:e>
              </m:mr>
            </m:m>
          </m:e>
        </m:d>
      </m:oMath>
    </w:p>
    <w:tbl>
      <w:tblPr>
        <w:tblStyle w:val="GridTable1Light"/>
        <w:tblW w:w="5000" w:type="pct"/>
        <w:tblLook w:val="04A0" w:firstRow="1" w:lastRow="0" w:firstColumn="1" w:lastColumn="0" w:noHBand="0" w:noVBand="1"/>
      </w:tblPr>
      <w:tblGrid>
        <w:gridCol w:w="2511"/>
        <w:gridCol w:w="3212"/>
        <w:gridCol w:w="3054"/>
      </w:tblGrid>
      <w:tr w:rsidR="00586FA7" w:rsidRPr="00E95171" w14:paraId="076F4AF0" w14:textId="77777777" w:rsidTr="006C16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0" w:type="pct"/>
          </w:tcPr>
          <w:p w14:paraId="45A133E6" w14:textId="77777777" w:rsidR="00586FA7" w:rsidRDefault="00586FA7" w:rsidP="006C16BA">
            <w:pPr>
              <w:pStyle w:val="tabulkatext"/>
            </w:pPr>
            <w:r>
              <w:t>Celkový počet pozic</w:t>
            </w:r>
          </w:p>
        </w:tc>
        <w:tc>
          <w:tcPr>
            <w:tcW w:w="1830" w:type="pct"/>
          </w:tcPr>
          <w:p w14:paraId="5450EA60" w14:textId="77777777" w:rsidR="00586FA7" w:rsidRDefault="00586FA7" w:rsidP="006C16BA">
            <w:pPr>
              <w:pStyle w:val="tabulkatext"/>
              <w:cnfStyle w:val="100000000000" w:firstRow="1" w:lastRow="0" w:firstColumn="0" w:lastColumn="0" w:oddVBand="0" w:evenVBand="0" w:oddHBand="0" w:evenHBand="0" w:firstRowFirstColumn="0" w:firstRowLastColumn="0" w:lastRowFirstColumn="0" w:lastRowLastColumn="0"/>
            </w:pPr>
            <w:r>
              <w:t>Správné umístění objektu</w:t>
            </w:r>
          </w:p>
        </w:tc>
        <w:tc>
          <w:tcPr>
            <w:tcW w:w="1740" w:type="pct"/>
          </w:tcPr>
          <w:p w14:paraId="3F3C4D53" w14:textId="77777777" w:rsidR="00586FA7" w:rsidRPr="00E95171" w:rsidRDefault="00586FA7" w:rsidP="006C16BA">
            <w:pPr>
              <w:pStyle w:val="tabulkatext"/>
              <w:cnfStyle w:val="100000000000" w:firstRow="1" w:lastRow="0" w:firstColumn="0" w:lastColumn="0" w:oddVBand="0" w:evenVBand="0" w:oddHBand="0" w:evenHBand="0" w:firstRowFirstColumn="0" w:firstRowLastColumn="0" w:lastRowFirstColumn="0" w:lastRowLastColumn="0"/>
              <w:rPr>
                <w:lang w:val="en-US"/>
              </w:rPr>
            </w:pPr>
            <w:r>
              <w:rPr>
                <w:lang w:val="en-US"/>
              </w:rPr>
              <w:t>Špatné umístění objektu</w:t>
            </w:r>
          </w:p>
        </w:tc>
      </w:tr>
      <w:tr w:rsidR="00586FA7" w14:paraId="63775F54" w14:textId="77777777" w:rsidTr="006C16BA">
        <w:tc>
          <w:tcPr>
            <w:cnfStyle w:val="001000000000" w:firstRow="0" w:lastRow="0" w:firstColumn="1" w:lastColumn="0" w:oddVBand="0" w:evenVBand="0" w:oddHBand="0" w:evenHBand="0" w:firstRowFirstColumn="0" w:firstRowLastColumn="0" w:lastRowFirstColumn="0" w:lastRowLastColumn="0"/>
            <w:tcW w:w="1430" w:type="pct"/>
          </w:tcPr>
          <w:p w14:paraId="539A8E3C" w14:textId="530C9487" w:rsidR="00586FA7" w:rsidRPr="00E95171" w:rsidRDefault="00586FA7" w:rsidP="006C16BA">
            <w:pPr>
              <w:pStyle w:val="tabulkatext"/>
              <w:rPr>
                <w:b w:val="0"/>
              </w:rPr>
            </w:pPr>
            <w:r>
              <w:rPr>
                <w:b w:val="0"/>
              </w:rPr>
              <w:t>100</w:t>
            </w:r>
          </w:p>
        </w:tc>
        <w:tc>
          <w:tcPr>
            <w:tcW w:w="1830" w:type="pct"/>
          </w:tcPr>
          <w:p w14:paraId="6B4F84B6" w14:textId="28CBF2E1" w:rsidR="00586FA7" w:rsidRDefault="00D7284D" w:rsidP="006C16BA">
            <w:pPr>
              <w:pStyle w:val="tabulkatext"/>
              <w:cnfStyle w:val="000000000000" w:firstRow="0" w:lastRow="0" w:firstColumn="0" w:lastColumn="0" w:oddVBand="0" w:evenVBand="0" w:oddHBand="0" w:evenHBand="0" w:firstRowFirstColumn="0" w:firstRowLastColumn="0" w:lastRowFirstColumn="0" w:lastRowLastColumn="0"/>
            </w:pPr>
            <w:r>
              <w:t>91</w:t>
            </w:r>
          </w:p>
        </w:tc>
        <w:tc>
          <w:tcPr>
            <w:tcW w:w="1740" w:type="pct"/>
          </w:tcPr>
          <w:p w14:paraId="64A3300D" w14:textId="0B4C6846" w:rsidR="00586FA7" w:rsidRDefault="00D7284D" w:rsidP="006C16BA">
            <w:pPr>
              <w:pStyle w:val="tabulkatext"/>
              <w:cnfStyle w:val="000000000000" w:firstRow="0" w:lastRow="0" w:firstColumn="0" w:lastColumn="0" w:oddVBand="0" w:evenVBand="0" w:oddHBand="0" w:evenHBand="0" w:firstRowFirstColumn="0" w:firstRowLastColumn="0" w:lastRowFirstColumn="0" w:lastRowLastColumn="0"/>
            </w:pPr>
            <w:r>
              <w:t>9</w:t>
            </w:r>
          </w:p>
        </w:tc>
      </w:tr>
    </w:tbl>
    <w:p w14:paraId="00B9D562" w14:textId="7C02902D" w:rsidR="00586FA7" w:rsidRDefault="00586FA7" w:rsidP="00586FA7">
      <w:pPr>
        <w:pStyle w:val="Standartnitext"/>
      </w:pPr>
    </w:p>
    <w:p w14:paraId="3858010F" w14:textId="45211E42" w:rsidR="00586FA7" w:rsidRPr="00C05B9A" w:rsidRDefault="00586FA7" w:rsidP="00C05B9A">
      <w:pPr>
        <w:pStyle w:val="Standartnitext"/>
      </w:pPr>
      <w:r>
        <w:t xml:space="preserve">Z celkového počtu sta iterací bylo 67 oken umístěno správně a 33 špatně. </w:t>
      </w:r>
      <w:r w:rsidR="00A74CF3">
        <w:t>Ze špatně umístěných případů</w:t>
      </w:r>
      <w:r w:rsidR="00C01EE5">
        <w:t xml:space="preserve"> stála</w:t>
      </w:r>
      <w:r>
        <w:t xml:space="preserve"> </w:t>
      </w:r>
      <w:r w:rsidR="000F04BD">
        <w:t>4</w:t>
      </w:r>
      <w:r>
        <w:t xml:space="preserve"> před oknem skříň a </w:t>
      </w:r>
      <w:r w:rsidR="00D7284D">
        <w:t>3</w:t>
      </w:r>
      <w:r>
        <w:t xml:space="preserve"> bylo okno nevhodně zasazeno do rohu pokoje.</w:t>
      </w:r>
      <w:r w:rsidR="00D7284D">
        <w:t xml:space="preserve"> Chybovost tak odpovídá zaokrouhleně 10%.</w:t>
      </w:r>
      <w:r>
        <w:t xml:space="preserve"> </w:t>
      </w:r>
      <w:r>
        <w:rPr>
          <w:rFonts w:eastAsiaTheme="minorEastAsia"/>
          <w:lang w:bidi="he-IL"/>
        </w:rPr>
        <w:t>Jedna z dobře nagenerovaných scén</w:t>
      </w:r>
      <w:r w:rsidR="008244F6">
        <w:rPr>
          <w:rFonts w:eastAsiaTheme="minorEastAsia"/>
          <w:lang w:bidi="he-IL"/>
        </w:rPr>
        <w:t xml:space="preserve"> je znázorněn</w:t>
      </w:r>
      <w:r>
        <w:rPr>
          <w:rFonts w:eastAsiaTheme="minorEastAsia"/>
          <w:lang w:bidi="he-IL"/>
        </w:rPr>
        <w:t>a</w:t>
      </w:r>
      <w:r w:rsidR="008244F6">
        <w:rPr>
          <w:rFonts w:eastAsiaTheme="minorEastAsia"/>
          <w:lang w:bidi="he-IL"/>
        </w:rPr>
        <w:t xml:space="preserve"> na </w:t>
      </w:r>
      <w:r w:rsidR="00673F79">
        <w:rPr>
          <w:rFonts w:eastAsiaTheme="minorEastAsia"/>
          <w:lang w:bidi="he-IL"/>
        </w:rPr>
        <w:fldChar w:fldCharType="begin"/>
      </w:r>
      <w:r w:rsidR="00673F79">
        <w:rPr>
          <w:rFonts w:eastAsiaTheme="minorEastAsia"/>
          <w:lang w:bidi="he-IL"/>
        </w:rPr>
        <w:instrText xml:space="preserve"> REF _Ref4233608 \h </w:instrText>
      </w:r>
      <w:r w:rsidR="00673F79">
        <w:rPr>
          <w:rFonts w:eastAsiaTheme="minorEastAsia"/>
          <w:lang w:bidi="he-IL"/>
        </w:rPr>
      </w:r>
      <w:r w:rsidR="00673F79">
        <w:rPr>
          <w:rFonts w:eastAsiaTheme="minorEastAsia"/>
          <w:lang w:bidi="he-IL"/>
        </w:rPr>
        <w:fldChar w:fldCharType="separate"/>
      </w:r>
      <w:r w:rsidR="00673F79">
        <w:t xml:space="preserve">Obr. </w:t>
      </w:r>
      <w:r w:rsidR="00673F79">
        <w:rPr>
          <w:noProof/>
        </w:rPr>
        <w:t>24</w:t>
      </w:r>
      <w:r w:rsidR="00673F79">
        <w:rPr>
          <w:rFonts w:eastAsiaTheme="minorEastAsia"/>
          <w:lang w:bidi="he-IL"/>
        </w:rPr>
        <w:fldChar w:fldCharType="end"/>
      </w:r>
      <w:r>
        <w:rPr>
          <w:rFonts w:eastAsiaTheme="minorEastAsia"/>
          <w:lang w:bidi="he-IL"/>
        </w:rPr>
        <w:t>.</w:t>
      </w:r>
    </w:p>
    <w:p w14:paraId="55530B63" w14:textId="42080CEE" w:rsidR="007B72C8" w:rsidRDefault="00D7284D" w:rsidP="00586FA7">
      <w:pPr>
        <w:pStyle w:val="Obrzek"/>
      </w:pPr>
      <w:r w:rsidRPr="00D7284D">
        <w:drawing>
          <wp:inline distT="0" distB="0" distL="0" distR="0" wp14:anchorId="40CC926B" wp14:editId="01D389C9">
            <wp:extent cx="2600076" cy="1615198"/>
            <wp:effectExtent l="0" t="0" r="0" b="4445"/>
            <wp:docPr id="57" name="Picture 57" descr="C:\Users\Adam Ouhrabka\Desktop\gr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Adam Ouhrabka\Desktop\grf.png"/>
                    <pic:cNvPicPr>
                      <a:picLocks noChangeAspect="1" noChangeArrowheads="1"/>
                    </pic:cNvPicPr>
                  </pic:nvPicPr>
                  <pic:blipFill rotWithShape="1">
                    <a:blip r:embed="rId44">
                      <a:extLst>
                        <a:ext uri="{28A0092B-C50C-407E-A947-70E740481C1C}">
                          <a14:useLocalDpi xmlns:a14="http://schemas.microsoft.com/office/drawing/2010/main" val="0"/>
                        </a:ext>
                      </a:extLst>
                    </a:blip>
                    <a:srcRect l="5843" t="18434" r="3521" b="6494"/>
                    <a:stretch/>
                  </pic:blipFill>
                  <pic:spPr bwMode="auto">
                    <a:xfrm>
                      <a:off x="0" y="0"/>
                      <a:ext cx="2617987" cy="1626325"/>
                    </a:xfrm>
                    <a:prstGeom prst="rect">
                      <a:avLst/>
                    </a:prstGeom>
                    <a:noFill/>
                    <a:ln>
                      <a:noFill/>
                    </a:ln>
                    <a:extLst>
                      <a:ext uri="{53640926-AAD7-44D8-BBD7-CCE9431645EC}">
                        <a14:shadowObscured xmlns:a14="http://schemas.microsoft.com/office/drawing/2010/main"/>
                      </a:ext>
                    </a:extLst>
                  </pic:spPr>
                </pic:pic>
              </a:graphicData>
            </a:graphic>
          </wp:inline>
        </w:drawing>
      </w:r>
    </w:p>
    <w:p w14:paraId="6C441BD2" w14:textId="75A19D85" w:rsidR="0052620E" w:rsidRPr="0052620E" w:rsidRDefault="0052620E" w:rsidP="00586FA7">
      <w:pPr>
        <w:pStyle w:val="CAPITION"/>
        <w:rPr>
          <w:lang w:bidi="he-IL"/>
        </w:rPr>
      </w:pPr>
      <w:bookmarkStart w:id="349" w:name="_Ref4233608"/>
      <w:r>
        <w:t xml:space="preserve">Obr. </w:t>
      </w:r>
      <w:r w:rsidR="009A0142">
        <w:rPr>
          <w:noProof/>
        </w:rPr>
        <w:fldChar w:fldCharType="begin"/>
      </w:r>
      <w:r w:rsidR="009A0142">
        <w:rPr>
          <w:noProof/>
        </w:rPr>
        <w:instrText xml:space="preserve"> SEQ Obr. \* ARABIC </w:instrText>
      </w:r>
      <w:r w:rsidR="009A0142">
        <w:rPr>
          <w:noProof/>
        </w:rPr>
        <w:fldChar w:fldCharType="separate"/>
      </w:r>
      <w:r w:rsidR="00E25B52">
        <w:rPr>
          <w:noProof/>
        </w:rPr>
        <w:t>24</w:t>
      </w:r>
      <w:r w:rsidR="009A0142">
        <w:rPr>
          <w:noProof/>
        </w:rPr>
        <w:fldChar w:fldCharType="end"/>
      </w:r>
      <w:bookmarkEnd w:id="349"/>
      <w:r w:rsidR="008244F6">
        <w:t xml:space="preserve"> </w:t>
      </w:r>
      <w:r w:rsidR="009C6462">
        <w:t>Příklad výsledné</w:t>
      </w:r>
      <w:r w:rsidR="008244F6">
        <w:rPr>
          <w:lang w:bidi="he-IL"/>
        </w:rPr>
        <w:t xml:space="preserve"> scén</w:t>
      </w:r>
      <w:r w:rsidR="009C6462">
        <w:rPr>
          <w:lang w:bidi="he-IL"/>
        </w:rPr>
        <w:t>y</w:t>
      </w:r>
      <w:r w:rsidR="008244F6">
        <w:rPr>
          <w:lang w:bidi="he-IL"/>
        </w:rPr>
        <w:t xml:space="preserve"> po 10 iteracích, ve </w:t>
      </w:r>
      <w:r w:rsidR="008244F6" w:rsidRPr="00586FA7">
        <w:t>kterých</w:t>
      </w:r>
      <w:r w:rsidR="008244F6">
        <w:rPr>
          <w:lang w:bidi="he-IL"/>
        </w:rPr>
        <w:t xml:space="preserve"> se přidávala objektová třída 6</w:t>
      </w:r>
    </w:p>
    <w:p w14:paraId="55BB3E55" w14:textId="77777777" w:rsidR="00974D71" w:rsidRDefault="00974D71" w:rsidP="00974D71">
      <w:pPr>
        <w:pStyle w:val="Heading2"/>
      </w:pPr>
      <w:bookmarkStart w:id="350" w:name="_Toc4324704"/>
      <w:bookmarkStart w:id="351" w:name="_Toc6218168"/>
      <w:r>
        <w:t>Integrační testování</w:t>
      </w:r>
      <w:bookmarkEnd w:id="350"/>
      <w:bookmarkEnd w:id="351"/>
    </w:p>
    <w:p w14:paraId="0B533167" w14:textId="4BDA5462" w:rsidR="00974D71" w:rsidRDefault="00974D71" w:rsidP="00974D71">
      <w:pPr>
        <w:pStyle w:val="Standartnitext"/>
        <w:ind w:firstLine="708"/>
      </w:pPr>
      <w:r>
        <w:t>Z oblasti tradičního softwarového vývoje je převzat pojem integračního testu. Ten je zde používán ve smyslu otestování, jak dobře jsou sledované vlastnosti replikovatelné v případě, že do generovaného prostoru vstupuje větší variabilita objektů. Nejprve jsou představeny vybrané nagenerované produkty a poté je poukázáno na omezení a problémy, které byly během generování objeveny. Produkty jsou vizualizovány s pomocí herního enginu Unity3D. Rotace objektů, které algoritmus neřeší, byly upraveny ručně s pomocí editoru. Modely objektů jsou převzaty z volně dostupné kolekce</w:t>
      </w:r>
      <w:r w:rsidR="006B4F2E">
        <w:t xml:space="preserve"> </w:t>
      </w:r>
      <w:r w:rsidR="006B4F2E">
        <w:fldChar w:fldCharType="begin"/>
      </w:r>
      <w:r w:rsidR="006B4F2E">
        <w:instrText xml:space="preserve"> ADDIN ZOTERO_ITEM CSL_CITATION {"citationID":"HKVxYOlf","properties":{"formattedCitation":"(Kenney 2019)","plainCitation":"(Kenney 2019)","noteIndex":0},"citationItems":[{"id":986,"uris":["http://zotero.org/users/local/IbRhotwj/items/2Z5ZMH72"],"uri":["http://zotero.org/users/local/IbRhotwj/items/2Z5ZMH72"],"itemData":{"id":986,"type":"webpage","title":"Kenney","container-title":"Kenney.nl","URL":"https://www.kenney.nl/assets","author":[{"family":"Kenney","given":""}],"issued":{"date-parts":[["2019"]]}}}],"schema":"https://github.com/citation-style-language/schema/raw/master/csl-citation.json"} </w:instrText>
      </w:r>
      <w:r w:rsidR="006B4F2E">
        <w:fldChar w:fldCharType="separate"/>
      </w:r>
      <w:r w:rsidR="006B4F2E" w:rsidRPr="006B4F2E">
        <w:t>(Kenney 2019)</w:t>
      </w:r>
      <w:r w:rsidR="006B4F2E">
        <w:fldChar w:fldCharType="end"/>
      </w:r>
      <w:r>
        <w:t xml:space="preserve">. Finální pozicování objektů bylo přizpůsobeno geometrickým vlastnostem modelů z této kolekce. </w:t>
      </w:r>
    </w:p>
    <w:p w14:paraId="119AECD3" w14:textId="65932F43" w:rsidR="00974D71" w:rsidRDefault="00974D71" w:rsidP="00974D71">
      <w:pPr>
        <w:pStyle w:val="Standartnitext"/>
      </w:pPr>
      <w:r>
        <w:t xml:space="preserve">Pro pestrost nagenerovaných scén byly do </w:t>
      </w:r>
      <w:r w:rsidR="00110869">
        <w:t xml:space="preserve">algoritmů </w:t>
      </w:r>
      <w:r>
        <w:t>učení zařazeny dva další objekty</w:t>
      </w:r>
      <w:r w:rsidR="00EB2D8C">
        <w:t xml:space="preserve"> a jádro velikosti </w:t>
      </w:r>
      <m:oMath>
        <m:r>
          <w:rPr>
            <w:rFonts w:ascii="Cambria Math" w:hAnsi="Cambria Math"/>
          </w:rPr>
          <m:t>7×7</m:t>
        </m:r>
      </m:oMath>
      <w:r>
        <w:t xml:space="preserve">. </w:t>
      </w:r>
      <w:r w:rsidR="00110869">
        <w:t>L</w:t>
      </w:r>
      <w:r>
        <w:t xml:space="preserve">ogiku </w:t>
      </w:r>
      <w:r w:rsidR="00110869">
        <w:t xml:space="preserve">umístění přidaných objektů ukazuje </w:t>
      </w:r>
      <w:r>
        <w:t xml:space="preserve">následující tabulka. Obrázky </w:t>
      </w:r>
      <w:r w:rsidR="00673F79">
        <w:fldChar w:fldCharType="begin"/>
      </w:r>
      <w:r w:rsidR="00673F79">
        <w:instrText xml:space="preserve"> REF _Ref4837768 \h </w:instrText>
      </w:r>
      <w:r w:rsidR="00673F79">
        <w:fldChar w:fldCharType="separate"/>
      </w:r>
      <w:r w:rsidR="00673F79">
        <w:t xml:space="preserve">Obr. </w:t>
      </w:r>
      <w:r w:rsidR="00673F79">
        <w:rPr>
          <w:noProof/>
        </w:rPr>
        <w:t>25</w:t>
      </w:r>
      <w:r w:rsidR="00673F79">
        <w:fldChar w:fldCharType="end"/>
      </w:r>
      <w:r>
        <w:t xml:space="preserve">, </w:t>
      </w:r>
      <w:r w:rsidR="00673F79">
        <w:fldChar w:fldCharType="begin"/>
      </w:r>
      <w:r w:rsidR="00673F79">
        <w:instrText xml:space="preserve"> REF _Ref4837775 \h </w:instrText>
      </w:r>
      <w:r w:rsidR="00673F79">
        <w:fldChar w:fldCharType="separate"/>
      </w:r>
      <w:r w:rsidR="00673F79">
        <w:t xml:space="preserve">Obr. </w:t>
      </w:r>
      <w:r w:rsidR="00673F79">
        <w:rPr>
          <w:noProof/>
        </w:rPr>
        <w:t>26</w:t>
      </w:r>
      <w:r w:rsidR="00673F79">
        <w:fldChar w:fldCharType="end"/>
      </w:r>
      <w:r>
        <w:t xml:space="preserve"> a </w:t>
      </w:r>
      <w:r w:rsidR="00673F79">
        <w:fldChar w:fldCharType="begin"/>
      </w:r>
      <w:r w:rsidR="00673F79">
        <w:instrText xml:space="preserve"> REF _Ref4844761 \h </w:instrText>
      </w:r>
      <w:r w:rsidR="00673F79">
        <w:fldChar w:fldCharType="separate"/>
      </w:r>
      <w:r w:rsidR="00673F79">
        <w:t xml:space="preserve">Obr. </w:t>
      </w:r>
      <w:r w:rsidR="00673F79">
        <w:rPr>
          <w:noProof/>
        </w:rPr>
        <w:t>27</w:t>
      </w:r>
      <w:r w:rsidR="00673F79">
        <w:fldChar w:fldCharType="end"/>
      </w:r>
      <w:r>
        <w:t xml:space="preserve"> vyobrazují nagenerované matice a vizualizované scény. </w:t>
      </w:r>
    </w:p>
    <w:p w14:paraId="7F7C1B29" w14:textId="472DC3E2" w:rsidR="00974D71" w:rsidRDefault="00974D71" w:rsidP="00974D71">
      <w:pPr>
        <w:pStyle w:val="Captiontable"/>
      </w:pPr>
      <w:r>
        <w:lastRenderedPageBreak/>
        <w:t xml:space="preserve">Tabulka </w:t>
      </w:r>
      <w:r w:rsidR="00F94C7D">
        <w:rPr>
          <w:noProof/>
        </w:rPr>
        <w:fldChar w:fldCharType="begin"/>
      </w:r>
      <w:r w:rsidR="00F94C7D">
        <w:rPr>
          <w:noProof/>
        </w:rPr>
        <w:instrText xml:space="preserve"> SEQ Tabulka \* ARABIC </w:instrText>
      </w:r>
      <w:r w:rsidR="00F94C7D">
        <w:rPr>
          <w:noProof/>
        </w:rPr>
        <w:fldChar w:fldCharType="separate"/>
      </w:r>
      <w:r w:rsidR="00C05B9A">
        <w:rPr>
          <w:noProof/>
        </w:rPr>
        <w:t>6</w:t>
      </w:r>
      <w:r w:rsidR="00F94C7D">
        <w:rPr>
          <w:noProof/>
        </w:rPr>
        <w:fldChar w:fldCharType="end"/>
      </w:r>
      <w:r>
        <w:t>: Dodatečné objekty a jejich logika umístění</w:t>
      </w:r>
    </w:p>
    <w:tbl>
      <w:tblPr>
        <w:tblStyle w:val="GridTable1Light"/>
        <w:tblW w:w="0" w:type="auto"/>
        <w:tblLook w:val="04A0" w:firstRow="1" w:lastRow="0" w:firstColumn="1" w:lastColumn="0" w:noHBand="0" w:noVBand="1"/>
      </w:tblPr>
      <w:tblGrid>
        <w:gridCol w:w="425"/>
        <w:gridCol w:w="1519"/>
        <w:gridCol w:w="605"/>
        <w:gridCol w:w="6228"/>
      </w:tblGrid>
      <w:tr w:rsidR="00974D71" w:rsidRPr="0026640B" w14:paraId="2E84BF47" w14:textId="77777777" w:rsidTr="00BB6FC3">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425" w:type="dxa"/>
          </w:tcPr>
          <w:p w14:paraId="572B0328" w14:textId="77777777" w:rsidR="00974D71" w:rsidRPr="0026640B" w:rsidRDefault="00974D71" w:rsidP="00BB6FC3">
            <w:pPr>
              <w:pStyle w:val="tabulkatext"/>
            </w:pPr>
            <w:r w:rsidRPr="0026640B">
              <w:t>Id</w:t>
            </w:r>
          </w:p>
        </w:tc>
        <w:tc>
          <w:tcPr>
            <w:tcW w:w="1519" w:type="dxa"/>
          </w:tcPr>
          <w:p w14:paraId="2824FAC3" w14:textId="77777777" w:rsidR="00974D71" w:rsidRPr="0026640B" w:rsidRDefault="00974D71" w:rsidP="00BB6FC3">
            <w:pPr>
              <w:pStyle w:val="tabulkatext"/>
              <w:cnfStyle w:val="100000000000" w:firstRow="1" w:lastRow="0" w:firstColumn="0" w:lastColumn="0" w:oddVBand="0" w:evenVBand="0" w:oddHBand="0" w:evenHBand="0" w:firstRowFirstColumn="0" w:firstRowLastColumn="0" w:lastRowFirstColumn="0" w:lastRowLastColumn="0"/>
            </w:pPr>
            <w:r w:rsidRPr="0026640B">
              <w:t>Interpretace</w:t>
            </w:r>
          </w:p>
        </w:tc>
        <w:tc>
          <w:tcPr>
            <w:tcW w:w="603" w:type="dxa"/>
          </w:tcPr>
          <w:p w14:paraId="2DB4CD87" w14:textId="77777777" w:rsidR="00974D71" w:rsidRPr="0026640B" w:rsidRDefault="00974D71" w:rsidP="00BB6FC3">
            <w:pPr>
              <w:pStyle w:val="tabulkatext"/>
              <w:cnfStyle w:val="100000000000" w:firstRow="1" w:lastRow="0" w:firstColumn="0" w:lastColumn="0" w:oddVBand="0" w:evenVBand="0" w:oddHBand="0" w:evenHBand="0" w:firstRowFirstColumn="0" w:firstRowLastColumn="0" w:lastRowFirstColumn="0" w:lastRowLastColumn="0"/>
            </w:pPr>
            <w:r>
              <w:t>Typ</w:t>
            </w:r>
          </w:p>
        </w:tc>
        <w:tc>
          <w:tcPr>
            <w:tcW w:w="6230" w:type="dxa"/>
          </w:tcPr>
          <w:p w14:paraId="0C3D80D9" w14:textId="77777777" w:rsidR="00974D71" w:rsidRPr="0026640B" w:rsidRDefault="00974D71" w:rsidP="00BB6FC3">
            <w:pPr>
              <w:pStyle w:val="tabulkatext"/>
              <w:cnfStyle w:val="100000000000" w:firstRow="1" w:lastRow="0" w:firstColumn="0" w:lastColumn="0" w:oddVBand="0" w:evenVBand="0" w:oddHBand="0" w:evenHBand="0" w:firstRowFirstColumn="0" w:firstRowLastColumn="0" w:lastRowFirstColumn="0" w:lastRowLastColumn="0"/>
            </w:pPr>
            <w:r w:rsidRPr="0026640B">
              <w:t>Logika umístění</w:t>
            </w:r>
          </w:p>
        </w:tc>
      </w:tr>
      <w:tr w:rsidR="00974D71" w14:paraId="076FC851" w14:textId="77777777" w:rsidTr="00BB6FC3">
        <w:trPr>
          <w:trHeight w:val="20"/>
        </w:trPr>
        <w:tc>
          <w:tcPr>
            <w:cnfStyle w:val="001000000000" w:firstRow="0" w:lastRow="0" w:firstColumn="1" w:lastColumn="0" w:oddVBand="0" w:evenVBand="0" w:oddHBand="0" w:evenHBand="0" w:firstRowFirstColumn="0" w:firstRowLastColumn="0" w:lastRowFirstColumn="0" w:lastRowLastColumn="0"/>
            <w:tcW w:w="425" w:type="dxa"/>
          </w:tcPr>
          <w:p w14:paraId="35AAD458" w14:textId="77777777" w:rsidR="00974D71" w:rsidRPr="0026640B" w:rsidRDefault="00974D71" w:rsidP="00BB6FC3">
            <w:pPr>
              <w:pStyle w:val="tabulkatext"/>
            </w:pPr>
            <w:r>
              <w:t>7</w:t>
            </w:r>
          </w:p>
        </w:tc>
        <w:tc>
          <w:tcPr>
            <w:tcW w:w="1519" w:type="dxa"/>
          </w:tcPr>
          <w:p w14:paraId="75A10DBB" w14:textId="77777777" w:rsidR="00974D71" w:rsidRPr="0026640B" w:rsidRDefault="00974D71" w:rsidP="00BB6FC3">
            <w:pPr>
              <w:pStyle w:val="tabulkatext"/>
              <w:cnfStyle w:val="000000000000" w:firstRow="0" w:lastRow="0" w:firstColumn="0" w:lastColumn="0" w:oddVBand="0" w:evenVBand="0" w:oddHBand="0" w:evenHBand="0" w:firstRowFirstColumn="0" w:firstRowLastColumn="0" w:lastRowFirstColumn="0" w:lastRowLastColumn="0"/>
            </w:pPr>
            <w:r>
              <w:t xml:space="preserve">Dveře </w:t>
            </w:r>
          </w:p>
        </w:tc>
        <w:tc>
          <w:tcPr>
            <w:tcW w:w="603" w:type="dxa"/>
          </w:tcPr>
          <w:p w14:paraId="3E98B000" w14:textId="77777777" w:rsidR="00974D71" w:rsidRDefault="00974D71" w:rsidP="00BB6FC3">
            <w:pPr>
              <w:pStyle w:val="tabulkatext"/>
              <w:cnfStyle w:val="000000000000" w:firstRow="0" w:lastRow="0" w:firstColumn="0" w:lastColumn="0" w:oddVBand="0" w:evenVBand="0" w:oddHBand="0" w:evenHBand="0" w:firstRowFirstColumn="0" w:firstRowLastColumn="0" w:lastRowFirstColumn="0" w:lastRowLastColumn="0"/>
            </w:pPr>
            <w:r>
              <w:t>O</w:t>
            </w:r>
          </w:p>
        </w:tc>
        <w:tc>
          <w:tcPr>
            <w:tcW w:w="6230" w:type="dxa"/>
          </w:tcPr>
          <w:p w14:paraId="02A4CD97" w14:textId="77777777" w:rsidR="00974D71" w:rsidRDefault="00974D71" w:rsidP="00BB6FC3">
            <w:pPr>
              <w:pStyle w:val="tabulkatext"/>
              <w:cnfStyle w:val="000000000000" w:firstRow="0" w:lastRow="0" w:firstColumn="0" w:lastColumn="0" w:oddVBand="0" w:evenVBand="0" w:oddHBand="0" w:evenHBand="0" w:firstRowFirstColumn="0" w:firstRowLastColumn="0" w:lastRowFirstColumn="0" w:lastRowLastColumn="0"/>
            </w:pPr>
            <w:r>
              <w:t>Dveře jsou vsazené do stěny. Je dbáno na to, aby před nimi nestál žádný objekt.</w:t>
            </w:r>
          </w:p>
        </w:tc>
      </w:tr>
      <w:tr w:rsidR="00974D71" w:rsidRPr="0026640B" w14:paraId="076A327C" w14:textId="77777777" w:rsidTr="00BB6FC3">
        <w:trPr>
          <w:trHeight w:val="20"/>
        </w:trPr>
        <w:tc>
          <w:tcPr>
            <w:cnfStyle w:val="001000000000" w:firstRow="0" w:lastRow="0" w:firstColumn="1" w:lastColumn="0" w:oddVBand="0" w:evenVBand="0" w:oddHBand="0" w:evenHBand="0" w:firstRowFirstColumn="0" w:firstRowLastColumn="0" w:lastRowFirstColumn="0" w:lastRowLastColumn="0"/>
            <w:tcW w:w="425" w:type="dxa"/>
          </w:tcPr>
          <w:p w14:paraId="66647037" w14:textId="77777777" w:rsidR="00974D71" w:rsidRPr="0026640B" w:rsidRDefault="00974D71" w:rsidP="00BB6FC3">
            <w:pPr>
              <w:pStyle w:val="tabulkatext"/>
            </w:pPr>
            <w:r>
              <w:t>8</w:t>
            </w:r>
          </w:p>
        </w:tc>
        <w:tc>
          <w:tcPr>
            <w:tcW w:w="1519" w:type="dxa"/>
          </w:tcPr>
          <w:p w14:paraId="3631E5EF" w14:textId="74C93D75" w:rsidR="00974D71" w:rsidRPr="0026640B" w:rsidRDefault="00110869" w:rsidP="00BB6FC3">
            <w:pPr>
              <w:pStyle w:val="tabulkatext"/>
              <w:cnfStyle w:val="000000000000" w:firstRow="0" w:lastRow="0" w:firstColumn="0" w:lastColumn="0" w:oddVBand="0" w:evenVBand="0" w:oddHBand="0" w:evenHBand="0" w:firstRowFirstColumn="0" w:firstRowLastColumn="0" w:lastRowFirstColumn="0" w:lastRowLastColumn="0"/>
            </w:pPr>
            <w:r>
              <w:t>Pohovka</w:t>
            </w:r>
          </w:p>
        </w:tc>
        <w:tc>
          <w:tcPr>
            <w:tcW w:w="603" w:type="dxa"/>
          </w:tcPr>
          <w:p w14:paraId="334EC4F6" w14:textId="77777777" w:rsidR="00974D71" w:rsidRDefault="00974D71" w:rsidP="00BB6FC3">
            <w:pPr>
              <w:pStyle w:val="tabulkatext"/>
              <w:cnfStyle w:val="000000000000" w:firstRow="0" w:lastRow="0" w:firstColumn="0" w:lastColumn="0" w:oddVBand="0" w:evenVBand="0" w:oddHBand="0" w:evenHBand="0" w:firstRowFirstColumn="0" w:firstRowLastColumn="0" w:lastRowFirstColumn="0" w:lastRowLastColumn="0"/>
            </w:pPr>
            <w:r>
              <w:t>O</w:t>
            </w:r>
          </w:p>
        </w:tc>
        <w:tc>
          <w:tcPr>
            <w:tcW w:w="6230" w:type="dxa"/>
          </w:tcPr>
          <w:p w14:paraId="6FE6E19D" w14:textId="4AA9A95B" w:rsidR="00974D71" w:rsidRPr="0026640B" w:rsidRDefault="00110869" w:rsidP="00110869">
            <w:pPr>
              <w:pStyle w:val="tabulkatext"/>
              <w:cnfStyle w:val="000000000000" w:firstRow="0" w:lastRow="0" w:firstColumn="0" w:lastColumn="0" w:oddVBand="0" w:evenVBand="0" w:oddHBand="0" w:evenHBand="0" w:firstRowFirstColumn="0" w:firstRowLastColumn="0" w:lastRowFirstColumn="0" w:lastRowLastColumn="0"/>
            </w:pPr>
            <w:r>
              <w:t xml:space="preserve">Pohovka </w:t>
            </w:r>
            <w:r w:rsidR="00974D71">
              <w:t>je primárně umístěn</w:t>
            </w:r>
            <w:r>
              <w:t>a</w:t>
            </w:r>
            <w:r w:rsidR="00974D71">
              <w:t xml:space="preserve"> </w:t>
            </w:r>
            <w:r>
              <w:t xml:space="preserve">u </w:t>
            </w:r>
            <w:r w:rsidR="00974D71">
              <w:t>stěny, nicméně může být umístěn</w:t>
            </w:r>
            <w:r>
              <w:t>a</w:t>
            </w:r>
            <w:r w:rsidR="00974D71">
              <w:t xml:space="preserve"> i u stolu. V datech se v jeho blízkosti vyskytoval občasně i objekt</w:t>
            </w:r>
            <w:r w:rsidR="00B02C44">
              <w:t xml:space="preserve"> třídy</w:t>
            </w:r>
            <w:r w:rsidR="00974D71">
              <w:t xml:space="preserve"> 5</w:t>
            </w:r>
            <w:r w:rsidR="00B02C44">
              <w:t>, který byl pro účel intepretace zobrazen jako koberec</w:t>
            </w:r>
            <w:r w:rsidR="00974D71">
              <w:t xml:space="preserve">. </w:t>
            </w:r>
          </w:p>
        </w:tc>
      </w:tr>
    </w:tbl>
    <w:p w14:paraId="361965FA" w14:textId="77777777" w:rsidR="00C05B9A" w:rsidRDefault="00C05B9A" w:rsidP="00974D71">
      <w:pPr>
        <w:pStyle w:val="Obrzek"/>
      </w:pPr>
    </w:p>
    <w:p w14:paraId="1FFDE16D" w14:textId="72CCCE75" w:rsidR="00974D71" w:rsidRDefault="00974D71" w:rsidP="00974D71">
      <w:pPr>
        <w:pStyle w:val="Obrzek"/>
      </w:pPr>
      <w:r w:rsidRPr="00A0321D">
        <w:drawing>
          <wp:inline distT="0" distB="0" distL="0" distR="0" wp14:anchorId="2A0FF2ED" wp14:editId="40E740E5">
            <wp:extent cx="1963724" cy="1977362"/>
            <wp:effectExtent l="0" t="0" r="0" b="4445"/>
            <wp:docPr id="13" name="Picture 13" descr="C:\Users\Adam Ouhrabka\Development\PRIVATE\untitled1\RoomsToVisualise\Figure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am Ouhrabka\Development\PRIVATE\untitled1\RoomsToVisualise\Figure_2.png"/>
                    <pic:cNvPicPr>
                      <a:picLocks noChangeAspect="1" noChangeArrowheads="1"/>
                    </pic:cNvPicPr>
                  </pic:nvPicPr>
                  <pic:blipFill rotWithShape="1">
                    <a:blip r:embed="rId45">
                      <a:extLst>
                        <a:ext uri="{28A0092B-C50C-407E-A947-70E740481C1C}">
                          <a14:useLocalDpi xmlns:a14="http://schemas.microsoft.com/office/drawing/2010/main" val="0"/>
                        </a:ext>
                      </a:extLst>
                    </a:blip>
                    <a:srcRect l="22152" t="11960" r="20091" b="10497"/>
                    <a:stretch/>
                  </pic:blipFill>
                  <pic:spPr bwMode="auto">
                    <a:xfrm>
                      <a:off x="0" y="0"/>
                      <a:ext cx="1983690" cy="1997466"/>
                    </a:xfrm>
                    <a:prstGeom prst="rect">
                      <a:avLst/>
                    </a:prstGeom>
                    <a:noFill/>
                    <a:ln>
                      <a:noFill/>
                    </a:ln>
                    <a:extLst>
                      <a:ext uri="{53640926-AAD7-44D8-BBD7-CCE9431645EC}">
                        <a14:shadowObscured xmlns:a14="http://schemas.microsoft.com/office/drawing/2010/main"/>
                      </a:ext>
                    </a:extLst>
                  </pic:spPr>
                </pic:pic>
              </a:graphicData>
            </a:graphic>
          </wp:inline>
        </w:drawing>
      </w:r>
      <w:r w:rsidRPr="00A0321D">
        <w:drawing>
          <wp:inline distT="0" distB="0" distL="0" distR="0" wp14:anchorId="02B16005" wp14:editId="69BD5696">
            <wp:extent cx="2584174" cy="1976759"/>
            <wp:effectExtent l="0" t="0" r="6985" b="4445"/>
            <wp:docPr id="10" name="Picture 10" descr="C:\Users\Adam Ouhrabka\Development\PRIVATE\untitled1\RoomsToVisualise\Cap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am Ouhrabka\Development\PRIVATE\untitled1\RoomsToVisualise\Capture2.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638257" cy="2018129"/>
                    </a:xfrm>
                    <a:prstGeom prst="rect">
                      <a:avLst/>
                    </a:prstGeom>
                    <a:noFill/>
                    <a:ln>
                      <a:noFill/>
                    </a:ln>
                  </pic:spPr>
                </pic:pic>
              </a:graphicData>
            </a:graphic>
          </wp:inline>
        </w:drawing>
      </w:r>
    </w:p>
    <w:p w14:paraId="69BDCC84" w14:textId="21C89637" w:rsidR="00974D71" w:rsidRDefault="00974D71" w:rsidP="00974D71">
      <w:pPr>
        <w:pStyle w:val="CAPITION"/>
      </w:pPr>
      <w:bookmarkStart w:id="352" w:name="_Ref4837768"/>
      <w:r>
        <w:t xml:space="preserve">Obr. </w:t>
      </w:r>
      <w:r w:rsidR="00F94C7D">
        <w:rPr>
          <w:noProof/>
        </w:rPr>
        <w:fldChar w:fldCharType="begin"/>
      </w:r>
      <w:r w:rsidR="00F94C7D">
        <w:rPr>
          <w:noProof/>
        </w:rPr>
        <w:instrText xml:space="preserve"> SEQ Obr. \* ARABIC </w:instrText>
      </w:r>
      <w:r w:rsidR="00F94C7D">
        <w:rPr>
          <w:noProof/>
        </w:rPr>
        <w:fldChar w:fldCharType="separate"/>
      </w:r>
      <w:r w:rsidR="00E25B52">
        <w:rPr>
          <w:noProof/>
        </w:rPr>
        <w:t>25</w:t>
      </w:r>
      <w:r w:rsidR="00F94C7D">
        <w:rPr>
          <w:noProof/>
        </w:rPr>
        <w:fldChar w:fldCharType="end"/>
      </w:r>
      <w:bookmarkEnd w:id="352"/>
      <w:r>
        <w:t xml:space="preserve">: Výsledná scéna při generování objektů v pořadí (okno, dveře, dveře, okno, </w:t>
      </w:r>
      <w:r w:rsidR="00110869">
        <w:t>pohovka</w:t>
      </w:r>
      <w:r>
        <w:t xml:space="preserve">, </w:t>
      </w:r>
      <w:r w:rsidR="00110869">
        <w:t>pohovka</w:t>
      </w:r>
      <w:r>
        <w:t>, stůl, židle, židle, koberec, koberec, skříň).</w:t>
      </w:r>
    </w:p>
    <w:p w14:paraId="315BCD74" w14:textId="77777777" w:rsidR="00974D71" w:rsidRDefault="00974D71" w:rsidP="00974D71">
      <w:pPr>
        <w:pStyle w:val="Obrzek"/>
      </w:pPr>
      <w:r w:rsidRPr="00A0321D">
        <w:drawing>
          <wp:inline distT="0" distB="0" distL="0" distR="0" wp14:anchorId="1FAFB03B" wp14:editId="32089BF4">
            <wp:extent cx="2012120" cy="2018198"/>
            <wp:effectExtent l="0" t="3175" r="4445" b="4445"/>
            <wp:docPr id="12" name="Picture 12" descr="C:\Users\Adam Ouhrabka\Development\PRIVATE\untitled1\RoomsToVisualise\Figur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am Ouhrabka\Development\PRIVATE\untitled1\RoomsToVisualise\Figure_1.png"/>
                    <pic:cNvPicPr>
                      <a:picLocks noChangeAspect="1" noChangeArrowheads="1"/>
                    </pic:cNvPicPr>
                  </pic:nvPicPr>
                  <pic:blipFill rotWithShape="1">
                    <a:blip r:embed="rId47">
                      <a:extLst>
                        <a:ext uri="{28A0092B-C50C-407E-A947-70E740481C1C}">
                          <a14:useLocalDpi xmlns:a14="http://schemas.microsoft.com/office/drawing/2010/main" val="0"/>
                        </a:ext>
                      </a:extLst>
                    </a:blip>
                    <a:srcRect l="24876" t="11663" r="21781" b="11093"/>
                    <a:stretch/>
                  </pic:blipFill>
                  <pic:spPr bwMode="auto">
                    <a:xfrm rot="16200000">
                      <a:off x="0" y="0"/>
                      <a:ext cx="2041575" cy="2047742"/>
                    </a:xfrm>
                    <a:prstGeom prst="rect">
                      <a:avLst/>
                    </a:prstGeom>
                    <a:noFill/>
                    <a:ln>
                      <a:noFill/>
                    </a:ln>
                    <a:extLst>
                      <a:ext uri="{53640926-AAD7-44D8-BBD7-CCE9431645EC}">
                        <a14:shadowObscured xmlns:a14="http://schemas.microsoft.com/office/drawing/2010/main"/>
                      </a:ext>
                    </a:extLst>
                  </pic:spPr>
                </pic:pic>
              </a:graphicData>
            </a:graphic>
          </wp:inline>
        </w:drawing>
      </w:r>
      <w:r w:rsidRPr="00A0321D">
        <w:drawing>
          <wp:inline distT="0" distB="0" distL="0" distR="0" wp14:anchorId="0F53B549" wp14:editId="195E7C9A">
            <wp:extent cx="2484408" cy="2016532"/>
            <wp:effectExtent l="0" t="0" r="0" b="3175"/>
            <wp:docPr id="8" name="Picture 8" descr="C:\Users\Adam Ouhrabka\Development\PRIVATE\untitled1\RoomsToVisualise\Cap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am Ouhrabka\Development\PRIVATE\untitled1\RoomsToVisualise\Capture1.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523429" cy="2048204"/>
                    </a:xfrm>
                    <a:prstGeom prst="rect">
                      <a:avLst/>
                    </a:prstGeom>
                    <a:noFill/>
                    <a:ln>
                      <a:noFill/>
                    </a:ln>
                  </pic:spPr>
                </pic:pic>
              </a:graphicData>
            </a:graphic>
          </wp:inline>
        </w:drawing>
      </w:r>
    </w:p>
    <w:p w14:paraId="29E5AB64" w14:textId="546E4D14" w:rsidR="00974D71" w:rsidRDefault="00974D71" w:rsidP="00974D71">
      <w:pPr>
        <w:pStyle w:val="CAPITION"/>
      </w:pPr>
      <w:bookmarkStart w:id="353" w:name="_Ref4837775"/>
      <w:r>
        <w:t xml:space="preserve">Obr. </w:t>
      </w:r>
      <w:r w:rsidR="00F94C7D">
        <w:rPr>
          <w:noProof/>
        </w:rPr>
        <w:fldChar w:fldCharType="begin"/>
      </w:r>
      <w:r w:rsidR="00F94C7D">
        <w:rPr>
          <w:noProof/>
        </w:rPr>
        <w:instrText xml:space="preserve"> SEQ Obr. \* ARABIC </w:instrText>
      </w:r>
      <w:r w:rsidR="00F94C7D">
        <w:rPr>
          <w:noProof/>
        </w:rPr>
        <w:fldChar w:fldCharType="separate"/>
      </w:r>
      <w:r w:rsidR="00E25B52">
        <w:rPr>
          <w:noProof/>
        </w:rPr>
        <w:t>26</w:t>
      </w:r>
      <w:r w:rsidR="00F94C7D">
        <w:rPr>
          <w:noProof/>
        </w:rPr>
        <w:fldChar w:fldCharType="end"/>
      </w:r>
      <w:bookmarkEnd w:id="353"/>
      <w:r>
        <w:t xml:space="preserve">: Výsledná scéna při generování objektů v pořadí (stůl, stůl, židle, židle, dveře, </w:t>
      </w:r>
      <w:r w:rsidR="00110869">
        <w:t>pohovka</w:t>
      </w:r>
      <w:r>
        <w:t>, skříň, skříň, koberec, okno, okno).</w:t>
      </w:r>
    </w:p>
    <w:p w14:paraId="6AECE368" w14:textId="77777777" w:rsidR="00974D71" w:rsidRDefault="00974D71" w:rsidP="00974D71">
      <w:pPr>
        <w:pStyle w:val="Obrzek"/>
      </w:pPr>
      <w:r w:rsidRPr="00F63652">
        <w:lastRenderedPageBreak/>
        <w:drawing>
          <wp:inline distT="0" distB="0" distL="0" distR="0" wp14:anchorId="58DED392" wp14:editId="776767A5">
            <wp:extent cx="2000753" cy="1984674"/>
            <wp:effectExtent l="0" t="0" r="0" b="0"/>
            <wp:docPr id="16" name="Picture 16" descr="C:\Users\Adam Ouhrabka\Development\PRIVATE\untitled1\RoomsToVisualise\Figure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am Ouhrabka\Development\PRIVATE\untitled1\RoomsToVisualise\Figure_3.png"/>
                    <pic:cNvPicPr>
                      <a:picLocks noChangeAspect="1" noChangeArrowheads="1"/>
                    </pic:cNvPicPr>
                  </pic:nvPicPr>
                  <pic:blipFill rotWithShape="1">
                    <a:blip r:embed="rId49">
                      <a:extLst>
                        <a:ext uri="{28A0092B-C50C-407E-A947-70E740481C1C}">
                          <a14:useLocalDpi xmlns:a14="http://schemas.microsoft.com/office/drawing/2010/main" val="0"/>
                        </a:ext>
                      </a:extLst>
                    </a:blip>
                    <a:srcRect l="22019" t="12058" r="19517" b="10683"/>
                    <a:stretch/>
                  </pic:blipFill>
                  <pic:spPr bwMode="auto">
                    <a:xfrm>
                      <a:off x="0" y="0"/>
                      <a:ext cx="2032495" cy="2016161"/>
                    </a:xfrm>
                    <a:prstGeom prst="rect">
                      <a:avLst/>
                    </a:prstGeom>
                    <a:noFill/>
                    <a:ln>
                      <a:noFill/>
                    </a:ln>
                    <a:extLst>
                      <a:ext uri="{53640926-AAD7-44D8-BBD7-CCE9431645EC}">
                        <a14:shadowObscured xmlns:a14="http://schemas.microsoft.com/office/drawing/2010/main"/>
                      </a:ext>
                    </a:extLst>
                  </pic:spPr>
                </pic:pic>
              </a:graphicData>
            </a:graphic>
          </wp:inline>
        </w:drawing>
      </w:r>
      <w:r w:rsidRPr="00F63652">
        <w:drawing>
          <wp:inline distT="0" distB="0" distL="0" distR="0" wp14:anchorId="55001C73" wp14:editId="00505D32">
            <wp:extent cx="2631057" cy="1971875"/>
            <wp:effectExtent l="0" t="0" r="0" b="9525"/>
            <wp:docPr id="14" name="Picture 14" descr="C:\Users\Adam Ouhrabka\Development\PRIVATE\untitled1\RoomsToVisualise\Captur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am Ouhrabka\Development\PRIVATE\untitled1\RoomsToVisualise\Capture3.PNG"/>
                    <pic:cNvPicPr>
                      <a:picLocks noChangeAspect="1" noChangeArrowheads="1"/>
                    </pic:cNvPicPr>
                  </pic:nvPicPr>
                  <pic:blipFill rotWithShape="1">
                    <a:blip r:embed="rId50" cstate="print">
                      <a:extLst>
                        <a:ext uri="{28A0092B-C50C-407E-A947-70E740481C1C}">
                          <a14:useLocalDpi xmlns:a14="http://schemas.microsoft.com/office/drawing/2010/main" val="0"/>
                        </a:ext>
                      </a:extLst>
                    </a:blip>
                    <a:srcRect l="5447" r="5992"/>
                    <a:stretch/>
                  </pic:blipFill>
                  <pic:spPr bwMode="auto">
                    <a:xfrm>
                      <a:off x="0" y="0"/>
                      <a:ext cx="2682368" cy="2010331"/>
                    </a:xfrm>
                    <a:prstGeom prst="rect">
                      <a:avLst/>
                    </a:prstGeom>
                    <a:noFill/>
                    <a:ln>
                      <a:noFill/>
                    </a:ln>
                    <a:extLst>
                      <a:ext uri="{53640926-AAD7-44D8-BBD7-CCE9431645EC}">
                        <a14:shadowObscured xmlns:a14="http://schemas.microsoft.com/office/drawing/2010/main"/>
                      </a:ext>
                    </a:extLst>
                  </pic:spPr>
                </pic:pic>
              </a:graphicData>
            </a:graphic>
          </wp:inline>
        </w:drawing>
      </w:r>
    </w:p>
    <w:p w14:paraId="1CDD02F2" w14:textId="0A4B5AEA" w:rsidR="00974D71" w:rsidRDefault="00974D71" w:rsidP="00974D71">
      <w:pPr>
        <w:pStyle w:val="CAPITION"/>
      </w:pPr>
      <w:bookmarkStart w:id="354" w:name="_Ref4844761"/>
      <w:r>
        <w:t xml:space="preserve">Obr. </w:t>
      </w:r>
      <w:r w:rsidR="00F94C7D">
        <w:rPr>
          <w:noProof/>
        </w:rPr>
        <w:fldChar w:fldCharType="begin"/>
      </w:r>
      <w:r w:rsidR="00F94C7D">
        <w:rPr>
          <w:noProof/>
        </w:rPr>
        <w:instrText xml:space="preserve"> SEQ Obr. \* ARABIC </w:instrText>
      </w:r>
      <w:r w:rsidR="00F94C7D">
        <w:rPr>
          <w:noProof/>
        </w:rPr>
        <w:fldChar w:fldCharType="separate"/>
      </w:r>
      <w:r w:rsidR="00E25B52">
        <w:rPr>
          <w:noProof/>
        </w:rPr>
        <w:t>27</w:t>
      </w:r>
      <w:r w:rsidR="00F94C7D">
        <w:rPr>
          <w:noProof/>
        </w:rPr>
        <w:fldChar w:fldCharType="end"/>
      </w:r>
      <w:bookmarkEnd w:id="354"/>
      <w:r>
        <w:t xml:space="preserve"> Výsledná scéna při generování objektů v pořadí (stůl, židle, židle, dveře, okno, okno, okno, okno, kobe</w:t>
      </w:r>
      <w:r w:rsidRPr="003F2A83">
        <w:t>rec</w:t>
      </w:r>
      <w:r>
        <w:t xml:space="preserve">, skříň, skříň, </w:t>
      </w:r>
      <w:r w:rsidR="00110869">
        <w:t>pohovka</w:t>
      </w:r>
      <w:r>
        <w:t>).</w:t>
      </w:r>
    </w:p>
    <w:p w14:paraId="65C6C29F" w14:textId="77777777" w:rsidR="00974D71" w:rsidRDefault="00974D71" w:rsidP="00974D71">
      <w:pPr>
        <w:pStyle w:val="Heading2"/>
      </w:pPr>
      <w:bookmarkStart w:id="355" w:name="_Toc6218169"/>
      <w:r>
        <w:t>Vize a závěrečné hodnocení algoritmu</w:t>
      </w:r>
      <w:bookmarkEnd w:id="355"/>
    </w:p>
    <w:p w14:paraId="15253D42" w14:textId="4E1F8938" w:rsidR="00974D71" w:rsidRDefault="00974D71" w:rsidP="00974D71">
      <w:pPr>
        <w:pStyle w:val="Standartnitext"/>
        <w:rPr>
          <w:rFonts w:eastAsiaTheme="minorEastAsia"/>
        </w:rPr>
      </w:pPr>
      <w:r>
        <w:t>V rámci jednotkových testů se potvrdilo, že algoritmus dokázal</w:t>
      </w:r>
      <w:r w:rsidR="00964347">
        <w:t xml:space="preserve"> do určité míry</w:t>
      </w:r>
      <w:r>
        <w:t xml:space="preserve"> replikovat vybrané vlastnosti. Ve spojení s integračním testováním lze konstatovat, že vlastnosti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sidR="00DC2818">
        <w:rPr>
          <w:rFonts w:eastAsiaTheme="minorEastAsia"/>
        </w:rPr>
        <w:t xml:space="preserve">, </w:t>
      </w:r>
      <m:oMath>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5</m:t>
            </m:r>
          </m:sub>
        </m:sSub>
      </m:oMath>
      <w:r w:rsidR="00DC2818">
        <w:rPr>
          <w:rFonts w:eastAsiaTheme="minorEastAsia"/>
        </w:rPr>
        <w:t xml:space="preserve"> </w:t>
      </w:r>
      <w:r w:rsidR="00C01EE5">
        <w:rPr>
          <w:rFonts w:eastAsiaTheme="minorEastAsia"/>
        </w:rPr>
        <w:t>a</w:t>
      </w: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oMath>
      <w:r w:rsidR="00C01EE5">
        <w:rPr>
          <w:rFonts w:eastAsiaTheme="minorEastAsia"/>
        </w:rPr>
        <w:t xml:space="preserve"> </w:t>
      </w:r>
      <w:r>
        <w:rPr>
          <w:rFonts w:eastAsiaTheme="minorEastAsia"/>
        </w:rPr>
        <w:t xml:space="preserve">jsou replikovatelné </w:t>
      </w:r>
      <w:r w:rsidR="00DC2818">
        <w:rPr>
          <w:rFonts w:eastAsiaTheme="minorEastAsia"/>
        </w:rPr>
        <w:t>v limitu uvedené chybovosti</w:t>
      </w:r>
      <w:r>
        <w:rPr>
          <w:rFonts w:eastAsiaTheme="minorEastAsia"/>
        </w:rPr>
        <w:t>. Na úskalí vlastnosti</w:t>
      </w:r>
      <w: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oMath>
      <w:r>
        <w:rPr>
          <w:rFonts w:eastAsiaTheme="minorEastAsia"/>
        </w:rPr>
        <w:t xml:space="preserve"> bylo poukázáno v kapitolách </w:t>
      </w:r>
      <w:r>
        <w:rPr>
          <w:rFonts w:eastAsiaTheme="minorEastAsia"/>
        </w:rPr>
        <w:fldChar w:fldCharType="begin"/>
      </w:r>
      <w:r>
        <w:rPr>
          <w:rFonts w:eastAsiaTheme="minorEastAsia"/>
        </w:rPr>
        <w:instrText xml:space="preserve"> REF _Ref4838561 \n \h </w:instrText>
      </w:r>
      <w:r>
        <w:rPr>
          <w:rFonts w:eastAsiaTheme="minorEastAsia"/>
        </w:rPr>
      </w:r>
      <w:r>
        <w:rPr>
          <w:rFonts w:eastAsiaTheme="minorEastAsia"/>
        </w:rPr>
        <w:fldChar w:fldCharType="separate"/>
      </w:r>
      <w:r>
        <w:rPr>
          <w:rFonts w:eastAsiaTheme="minorEastAsia"/>
        </w:rPr>
        <w:t>7.1.2</w:t>
      </w:r>
      <w:r>
        <w:rPr>
          <w:rFonts w:eastAsiaTheme="minorEastAsia"/>
        </w:rPr>
        <w:fldChar w:fldCharType="end"/>
      </w:r>
      <w:r>
        <w:rPr>
          <w:rFonts w:eastAsiaTheme="minorEastAsia"/>
        </w:rPr>
        <w:t xml:space="preserve"> a </w:t>
      </w:r>
      <w:r>
        <w:rPr>
          <w:rFonts w:eastAsiaTheme="minorEastAsia"/>
        </w:rPr>
        <w:fldChar w:fldCharType="begin"/>
      </w:r>
      <w:r>
        <w:rPr>
          <w:rFonts w:eastAsiaTheme="minorEastAsia"/>
        </w:rPr>
        <w:instrText xml:space="preserve"> REF _Ref4838566 \n \h </w:instrText>
      </w:r>
      <w:r>
        <w:rPr>
          <w:rFonts w:eastAsiaTheme="minorEastAsia"/>
        </w:rPr>
      </w:r>
      <w:r>
        <w:rPr>
          <w:rFonts w:eastAsiaTheme="minorEastAsia"/>
        </w:rPr>
        <w:fldChar w:fldCharType="separate"/>
      </w:r>
      <w:r>
        <w:rPr>
          <w:rFonts w:eastAsiaTheme="minorEastAsia"/>
        </w:rPr>
        <w:t>7.1.3</w:t>
      </w:r>
      <w:r>
        <w:rPr>
          <w:rFonts w:eastAsiaTheme="minorEastAsia"/>
        </w:rPr>
        <w:fldChar w:fldCharType="end"/>
      </w:r>
      <w:r>
        <w:rPr>
          <w:rFonts w:eastAsiaTheme="minorEastAsia"/>
        </w:rPr>
        <w:t xml:space="preserve">. Vlastnost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4</m:t>
            </m:r>
          </m:sub>
        </m:sSub>
      </m:oMath>
      <w:r>
        <w:rPr>
          <w:rFonts w:eastAsiaTheme="minorEastAsia"/>
        </w:rPr>
        <w:t xml:space="preserve"> se</w:t>
      </w:r>
      <w:r w:rsidR="00DC2818">
        <w:rPr>
          <w:rFonts w:eastAsiaTheme="minorEastAsia"/>
        </w:rPr>
        <w:t xml:space="preserve"> bezpečně replikovat nepodařilo</w:t>
      </w:r>
      <w:r w:rsidR="00964347">
        <w:rPr>
          <w:rFonts w:eastAsiaTheme="minorEastAsia"/>
        </w:rPr>
        <w:t xml:space="preserve">. </w:t>
      </w:r>
      <w:r w:rsidR="003760DE">
        <w:rPr>
          <w:rFonts w:eastAsiaTheme="minorEastAsia"/>
        </w:rPr>
        <w:t>L</w:t>
      </w:r>
      <w:r>
        <w:rPr>
          <w:rFonts w:eastAsiaTheme="minorEastAsia"/>
        </w:rPr>
        <w:t>ze konstatovat, že co se týče nejpravděpodobnější pozice predikovaného objektu</w:t>
      </w:r>
      <w:r w:rsidR="00F0348C" w:rsidRPr="003F2A83">
        <w:rPr>
          <w:rFonts w:eastAsiaTheme="minorEastAsia"/>
        </w:rPr>
        <w:t>,</w:t>
      </w:r>
      <w:r>
        <w:rPr>
          <w:rFonts w:eastAsiaTheme="minorEastAsia"/>
        </w:rPr>
        <w:t xml:space="preserve"> je algoritmus použitelný. Pro generování rozmanitého obsahu je třeba zavé</w:t>
      </w:r>
      <w:r w:rsidR="007B72FF">
        <w:rPr>
          <w:rFonts w:eastAsiaTheme="minorEastAsia"/>
        </w:rPr>
        <w:t xml:space="preserve">st prvek „řízené nahodilosti“. </w:t>
      </w:r>
      <w:r>
        <w:rPr>
          <w:rFonts w:eastAsiaTheme="minorEastAsia"/>
        </w:rPr>
        <w:t xml:space="preserve">V integračním testování byl tímto prvkem algoritmus, který postupně iteroval přes všechny hodnoty od té nejvyšší směrem k nejnižší. Vyšší pravděpodobnostní hodnoty měly úměrně vyšší váhu pro finální výběr. Obvykle se tak volilo ze tří nejvyšších pozic, které dodržovaly naučená pravidla. </w:t>
      </w:r>
      <w:r w:rsidR="00C01EE5">
        <w:rPr>
          <w:rFonts w:eastAsiaTheme="minorEastAsia"/>
        </w:rPr>
        <w:t>V principu</w:t>
      </w:r>
      <w:r>
        <w:rPr>
          <w:rFonts w:eastAsiaTheme="minorEastAsia"/>
        </w:rPr>
        <w:t xml:space="preserve"> mohly však být zvoleny i pozice méně pravděpodobné, a tedy vadné vzhledem k</w:t>
      </w:r>
      <w:r w:rsidR="00C01EE5">
        <w:rPr>
          <w:rFonts w:eastAsiaTheme="minorEastAsia"/>
        </w:rPr>
        <w:t xml:space="preserve"> nastavené</w:t>
      </w:r>
      <w:r>
        <w:rPr>
          <w:rFonts w:eastAsiaTheme="minorEastAsia"/>
        </w:rPr>
        <w:t> logice. Zde lze vid</w:t>
      </w:r>
      <w:r w:rsidR="00F24915">
        <w:rPr>
          <w:rFonts w:eastAsiaTheme="minorEastAsia"/>
        </w:rPr>
        <w:t>ět prostor pro zlepšení.</w:t>
      </w:r>
    </w:p>
    <w:p w14:paraId="50ABCB3E" w14:textId="1EAD728C" w:rsidR="00974D71" w:rsidRDefault="00974D71" w:rsidP="00974D71">
      <w:pPr>
        <w:pStyle w:val="Standartnitext"/>
        <w:rPr>
          <w:rFonts w:eastAsiaTheme="minorEastAsia"/>
        </w:rPr>
      </w:pPr>
      <w:r>
        <w:rPr>
          <w:rFonts w:eastAsiaTheme="minorEastAsia"/>
        </w:rPr>
        <w:t xml:space="preserve">Velkou roli v úspěšnosti algoritmu hraje rovněž pořadí, ve kterém se objekty vkládají do scény. V kapitole </w:t>
      </w:r>
      <w:r>
        <w:rPr>
          <w:rFonts w:eastAsiaTheme="minorEastAsia"/>
        </w:rPr>
        <w:fldChar w:fldCharType="begin"/>
      </w:r>
      <w:r>
        <w:rPr>
          <w:rFonts w:eastAsiaTheme="minorEastAsia"/>
        </w:rPr>
        <w:instrText xml:space="preserve"> REF _Ref4840333 \n \h </w:instrText>
      </w:r>
      <w:r>
        <w:rPr>
          <w:rFonts w:eastAsiaTheme="minorEastAsia"/>
        </w:rPr>
      </w:r>
      <w:r>
        <w:rPr>
          <w:rFonts w:eastAsiaTheme="minorEastAsia"/>
        </w:rPr>
        <w:fldChar w:fldCharType="separate"/>
      </w:r>
      <w:r>
        <w:rPr>
          <w:rFonts w:eastAsiaTheme="minorEastAsia"/>
        </w:rPr>
        <w:t>6.2</w:t>
      </w:r>
      <w:r>
        <w:rPr>
          <w:rFonts w:eastAsiaTheme="minorEastAsia"/>
        </w:rPr>
        <w:fldChar w:fldCharType="end"/>
      </w:r>
      <w:r>
        <w:rPr>
          <w:rFonts w:eastAsiaTheme="minorEastAsia"/>
        </w:rPr>
        <w:t xml:space="preserve"> byl tento aspekt identifikován jako první podstatný bod </w:t>
      </w:r>
      <w:r w:rsidR="00C05B9A">
        <w:rPr>
          <w:rFonts w:eastAsiaTheme="minorEastAsia"/>
        </w:rPr>
        <w:t>významu scény</w:t>
      </w:r>
      <w:r>
        <w:rPr>
          <w:rFonts w:eastAsiaTheme="minorEastAsia"/>
        </w:rPr>
        <w:t xml:space="preserve">. Jde o predikci třídy objektu, který by se měl do scény vložit podmíněně k již přítomným. Za tímto účelem by se pravděpodobně dala navrhnout další neuronová síť. Tento aspekt byl v rámci prezentovaného algoritmu vynechán </w:t>
      </w:r>
      <w:r w:rsidRPr="00F0348C">
        <w:rPr>
          <w:rFonts w:eastAsiaTheme="minorEastAsia"/>
          <w:highlight w:val="yellow"/>
        </w:rPr>
        <w:t>a</w:t>
      </w:r>
      <w:r>
        <w:rPr>
          <w:rFonts w:eastAsiaTheme="minorEastAsia"/>
        </w:rPr>
        <w:t xml:space="preserve"> třída objektu je volena uživatelsky. Na úskalí důležitosti pořadí vkládaných objektů, lze poukázat pomocí následujícího příkladu. V případě, že jsou do scény vloženy objekty stůl, židle a židle (v tomto pořadí), nelze už v další iteraci vložit druhý stůl, neboť jeho nejpravděpodobnější pozice jsou v blízkosti prvního vloženého stolu (u židlí). To je vzhledem k fungování algoritmu logické, nicméně nežádoucí. Preferovaná pozice </w:t>
      </w:r>
      <w:r>
        <w:rPr>
          <w:rFonts w:eastAsiaTheme="minorEastAsia"/>
        </w:rPr>
        <w:lastRenderedPageBreak/>
        <w:t xml:space="preserve">druhého stolu by byla ve volném prostoru. Důsledkem tohoto je, že se nejprve musí do scény umísit stoly a teprve poté objekty, které mají ke stolu blízkou relaci, tedy židle. Obecně má však pořadí objektů, které může být pokaždé různé, pozitivní vliv na rozmanitost nagenerovaných scén. </w:t>
      </w:r>
    </w:p>
    <w:p w14:paraId="69A0E130" w14:textId="4DA0324D" w:rsidR="00974D71" w:rsidRDefault="00974D71" w:rsidP="00974D71">
      <w:pPr>
        <w:pStyle w:val="Standartnitext"/>
        <w:rPr>
          <w:rFonts w:eastAsiaTheme="minorEastAsia"/>
        </w:rPr>
      </w:pPr>
      <w:r>
        <w:rPr>
          <w:rFonts w:eastAsiaTheme="minorEastAsia"/>
        </w:rPr>
        <w:t>Data i nagenerované vzorky jsou umístěny v diskrétním dvoudimenzionálním prostoru. Oba tyto aspekty limitují použitelnost. Pro překonání těchto omezení lze předběžně vytyčit následující návrhy. Diskrétnost lze překonat vhodnou transformací prediktivních matic na spojité mapy</w:t>
      </w:r>
      <w:r w:rsidR="00673F79">
        <w:rPr>
          <w:rFonts w:eastAsiaTheme="minorEastAsia"/>
        </w:rPr>
        <w:t xml:space="preserve"> (</w:t>
      </w:r>
      <w:r w:rsidR="00673F79">
        <w:rPr>
          <w:rFonts w:eastAsiaTheme="minorEastAsia"/>
        </w:rPr>
        <w:fldChar w:fldCharType="begin"/>
      </w:r>
      <w:r w:rsidR="00673F79">
        <w:rPr>
          <w:rFonts w:eastAsiaTheme="minorEastAsia"/>
        </w:rPr>
        <w:instrText xml:space="preserve"> REF _Ref5974156 \h </w:instrText>
      </w:r>
      <w:r w:rsidR="00673F79">
        <w:rPr>
          <w:rFonts w:eastAsiaTheme="minorEastAsia"/>
        </w:rPr>
      </w:r>
      <w:r w:rsidR="00673F79">
        <w:rPr>
          <w:rFonts w:eastAsiaTheme="minorEastAsia"/>
        </w:rPr>
        <w:fldChar w:fldCharType="separate"/>
      </w:r>
      <w:r w:rsidR="00673F79">
        <w:t xml:space="preserve">Obr. </w:t>
      </w:r>
      <w:r w:rsidR="00673F79">
        <w:rPr>
          <w:noProof/>
        </w:rPr>
        <w:t>28</w:t>
      </w:r>
      <w:r w:rsidR="00673F79">
        <w:rPr>
          <w:rFonts w:eastAsiaTheme="minorEastAsia"/>
        </w:rPr>
        <w:fldChar w:fldCharType="end"/>
      </w:r>
      <w:r w:rsidR="00673F79">
        <w:rPr>
          <w:rFonts w:eastAsiaTheme="minorEastAsia"/>
        </w:rPr>
        <w:t>)</w:t>
      </w:r>
      <w:r>
        <w:rPr>
          <w:rFonts w:eastAsiaTheme="minorEastAsia"/>
        </w:rPr>
        <w:t xml:space="preserve">, u kterých může finální predikce probíhat na úrovni pixelu a příslušně transformovaných souřadnic scény. </w:t>
      </w:r>
    </w:p>
    <w:p w14:paraId="5BEBDC35" w14:textId="5ACB8381" w:rsidR="00974D71" w:rsidRDefault="00974D71" w:rsidP="00C05B9A">
      <w:pPr>
        <w:pStyle w:val="Obrzek"/>
      </w:pPr>
      <w:r w:rsidRPr="00C05B9A">
        <w:drawing>
          <wp:inline distT="0" distB="0" distL="0" distR="0" wp14:anchorId="2613EC7B" wp14:editId="6563EFB1">
            <wp:extent cx="2702199" cy="1656272"/>
            <wp:effectExtent l="0" t="0" r="3175" b="1270"/>
            <wp:docPr id="17" name="Picture 17" descr="C:\Users\Adam Ouhrabka\Desktop\heat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dam Ouhrabka\Desktop\heatmap.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731480" cy="1674219"/>
                    </a:xfrm>
                    <a:prstGeom prst="rect">
                      <a:avLst/>
                    </a:prstGeom>
                    <a:noFill/>
                    <a:ln>
                      <a:noFill/>
                    </a:ln>
                  </pic:spPr>
                </pic:pic>
              </a:graphicData>
            </a:graphic>
          </wp:inline>
        </w:drawing>
      </w:r>
    </w:p>
    <w:p w14:paraId="026BBB11" w14:textId="67182327" w:rsidR="00974D71" w:rsidRPr="00C05B9A" w:rsidRDefault="00974D71" w:rsidP="00C05B9A">
      <w:pPr>
        <w:pStyle w:val="CAPITION"/>
      </w:pPr>
      <w:bookmarkStart w:id="356" w:name="_Ref5974156"/>
      <w:r>
        <w:t xml:space="preserve">Obr. </w:t>
      </w:r>
      <w:r w:rsidR="00F94C7D">
        <w:rPr>
          <w:noProof/>
        </w:rPr>
        <w:fldChar w:fldCharType="begin"/>
      </w:r>
      <w:r w:rsidR="00F94C7D">
        <w:rPr>
          <w:noProof/>
        </w:rPr>
        <w:instrText xml:space="preserve"> SEQ Obr. \* ARABIC </w:instrText>
      </w:r>
      <w:r w:rsidR="00F94C7D">
        <w:rPr>
          <w:noProof/>
        </w:rPr>
        <w:fldChar w:fldCharType="separate"/>
      </w:r>
      <w:r w:rsidR="00E25B52">
        <w:rPr>
          <w:noProof/>
        </w:rPr>
        <w:t>28</w:t>
      </w:r>
      <w:r w:rsidR="00F94C7D">
        <w:rPr>
          <w:noProof/>
        </w:rPr>
        <w:fldChar w:fldCharType="end"/>
      </w:r>
      <w:bookmarkEnd w:id="356"/>
      <w:r>
        <w:t xml:space="preserve">: Příklad „heat mapy“ pro predikci objektu třídy 4 (skříň) pro prostor </w:t>
      </w:r>
      <m:oMath>
        <m:sSub>
          <m:sSubPr>
            <m:ctrlPr>
              <w:rPr>
                <w:rFonts w:ascii="Cambria Math" w:hAnsi="Cambria Math"/>
                <w:i/>
              </w:rPr>
            </m:ctrlPr>
          </m:sSubPr>
          <m:e>
            <m:r>
              <w:rPr>
                <w:rFonts w:ascii="Cambria Math" w:hAnsi="Cambria Math"/>
              </w:rPr>
              <m:t>M</m:t>
            </m:r>
          </m:e>
          <m:sub>
            <m:r>
              <w:rPr>
                <w:rFonts w:ascii="Cambria Math" w:hAnsi="Cambria Math"/>
              </w:rPr>
              <m:t>1</m:t>
            </m:r>
          </m:sub>
        </m:sSub>
      </m:oMath>
      <w:r>
        <w:rPr>
          <w:rFonts w:eastAsiaTheme="minorEastAsia"/>
        </w:rPr>
        <w:t xml:space="preserve"> Mapa byla</w:t>
      </w:r>
      <w:del w:id="357" w:author="Ježek Bruno" w:date="2019-04-01T16:42:00Z">
        <w:r w:rsidDel="00616755">
          <w:rPr>
            <w:rFonts w:eastAsiaTheme="minorEastAsia"/>
          </w:rPr>
          <w:delText xml:space="preserve"> </w:delText>
        </w:r>
      </w:del>
      <w:r>
        <w:rPr>
          <w:rFonts w:eastAsiaTheme="minorEastAsia"/>
        </w:rPr>
        <w:t xml:space="preserve"> vytvořena úpravami obrazu </w:t>
      </w:r>
      <w:r w:rsidR="006B4F2E">
        <w:rPr>
          <w:rFonts w:eastAsiaTheme="minorEastAsia"/>
        </w:rPr>
        <w:t>vizualizace diskrétní predikce.</w:t>
      </w:r>
    </w:p>
    <w:p w14:paraId="79F43E88" w14:textId="65B8B3E2" w:rsidR="00974D71" w:rsidRPr="00FE0EF2" w:rsidRDefault="00974D71" w:rsidP="00974D71">
      <w:pPr>
        <w:pStyle w:val="Standartnitext"/>
      </w:pPr>
      <w:r>
        <w:t xml:space="preserve">Dvoudimenzionální limit je </w:t>
      </w:r>
      <w:r w:rsidR="00616755">
        <w:t>principiálně</w:t>
      </w:r>
      <w:r>
        <w:t xml:space="preserve"> překonatelný dodáním dalších pozic do učících dvojic. Na straně interpretace generátoru by pak tyto pozice byly interpretovány do </w:t>
      </w:r>
      <w:r w:rsidR="00616755">
        <w:t xml:space="preserve">třídimenzionálního </w:t>
      </w:r>
      <w:r>
        <w:t xml:space="preserve">tensoru. Výsledek takové úpravy nelze </w:t>
      </w:r>
      <w:r w:rsidR="00C01EE5">
        <w:t>předem odhadovat</w:t>
      </w:r>
      <w:r>
        <w:t>.</w:t>
      </w:r>
    </w:p>
    <w:p w14:paraId="2B9800C8" w14:textId="77777777" w:rsidR="00974D71" w:rsidRDefault="00974D71" w:rsidP="00974D71">
      <w:pPr>
        <w:pStyle w:val="Heading1"/>
      </w:pPr>
      <w:bookmarkStart w:id="358" w:name="_Toc4324705"/>
      <w:bookmarkStart w:id="359" w:name="_Toc6218170"/>
      <w:r>
        <w:lastRenderedPageBreak/>
        <w:t>Závěr</w:t>
      </w:r>
      <w:bookmarkEnd w:id="358"/>
      <w:bookmarkEnd w:id="359"/>
    </w:p>
    <w:p w14:paraId="0162C52A" w14:textId="324CA2B9" w:rsidR="00974D71" w:rsidRDefault="00974D71" w:rsidP="00974D71">
      <w:pPr>
        <w:pStyle w:val="Standartnitext"/>
      </w:pPr>
      <w:r>
        <w:t xml:space="preserve">V teoretické části textu byla ve stručnosti představena oblast strojového učení, na kterou volně navázal popis oblasti, kde se metody strojového učení prakticky </w:t>
      </w:r>
      <w:r w:rsidR="006B4F2E">
        <w:t>aplikují na generování obsahu.</w:t>
      </w:r>
      <w:ins w:id="360" w:author="Ježek Bruno" w:date="2019-04-16T12:29:00Z">
        <w:r w:rsidR="00110869">
          <w:t xml:space="preserve"> </w:t>
        </w:r>
      </w:ins>
    </w:p>
    <w:p w14:paraId="45327AD4" w14:textId="77B2F803" w:rsidR="00974D71" w:rsidRDefault="00974D71" w:rsidP="00974D71">
      <w:pPr>
        <w:pStyle w:val="Standartnitext"/>
      </w:pPr>
      <w:r>
        <w:t>Na základě poznaného aktuálního stavu a výsledků v oboru strojového učení generativních modelů lze konstatovat, že generování je a bude obecně doménou komplexnějších generativních architektur typu GAN či variačních autoenkoderů v kombinaci s konvolučními</w:t>
      </w:r>
      <w:r w:rsidR="00F0348C">
        <w:t xml:space="preserve"> a jinými architekturami. </w:t>
      </w:r>
      <w:r w:rsidR="00F0348C" w:rsidRPr="003F2A83">
        <w:t>Úspěš</w:t>
      </w:r>
      <w:r w:rsidRPr="003F2A83">
        <w:t>né</w:t>
      </w:r>
      <w:r>
        <w:t xml:space="preserve"> aplikace těchto architektur byly sice primárně zaměřeny na rastrové obrázky, nicméně principy lze bezesporu uplatnit i pro data jiného charakteru.</w:t>
      </w:r>
    </w:p>
    <w:p w14:paraId="1AADCE7F" w14:textId="1105E0E1" w:rsidR="006405B6" w:rsidRDefault="006405B6" w:rsidP="00974D71">
      <w:pPr>
        <w:pStyle w:val="Standartnitext"/>
      </w:pPr>
      <w:r>
        <w:t>Lze předpokládat, že oblast procedurálního generování pomocí strojového učení se bude i nadále rozvíjet. Příspěvky z akademické obce lze označit spí</w:t>
      </w:r>
      <w:r w:rsidR="00F0348C">
        <w:t xml:space="preserve">še za demonstraci principu, </w:t>
      </w:r>
      <w:r w:rsidR="00F0348C" w:rsidRPr="003F2A83">
        <w:t>než</w:t>
      </w:r>
      <w:r w:rsidRPr="003F2A83">
        <w:t>li</w:t>
      </w:r>
      <w:r>
        <w:t xml:space="preserve"> za metody, které by byly masově aplikovány při vývoji současných aplikací pracující s grafickým obsahem. To samé platí i o navrhované metodě, prezentované v kapitole šest. Přesto má PCGML velký potenciál například pro prototypizování či generování upozaděného obsahu. </w:t>
      </w:r>
    </w:p>
    <w:p w14:paraId="786AFBCC" w14:textId="61AC538F" w:rsidR="00312F03" w:rsidRDefault="00974D71" w:rsidP="006B4F2E">
      <w:pPr>
        <w:pStyle w:val="Standartnitext"/>
      </w:pPr>
      <w:r>
        <w:t>V rámci praktické části byla implementována originální nadstavba, která umožnila použít klasické modely neuronových sítí diskriminativního charakteru pro úkol generování jednoduché scény pokoje. Výsledky tohoto generování byly otestovány</w:t>
      </w:r>
      <w:r w:rsidR="006405B6">
        <w:t xml:space="preserve"> a náležitě </w:t>
      </w:r>
      <w:commentRangeStart w:id="361"/>
      <w:r w:rsidR="006405B6">
        <w:t>okomentovány</w:t>
      </w:r>
      <w:commentRangeEnd w:id="361"/>
      <w:r w:rsidR="00110869">
        <w:rPr>
          <w:rStyle w:val="CommentReference"/>
          <w:rFonts w:asciiTheme="minorHAnsi" w:hAnsiTheme="minorHAnsi" w:cstheme="minorBidi"/>
        </w:rPr>
        <w:commentReference w:id="361"/>
      </w:r>
      <w:r>
        <w:t xml:space="preserve">. Jádrem této implementace je účelná kombinace pravděpodobnostních výstupů </w:t>
      </w:r>
      <w:r w:rsidR="006B4F2E">
        <w:t>několika</w:t>
      </w:r>
      <w:r>
        <w:t xml:space="preserve"> neuronových sítí. Každá tato síť je namodelována tak, aby jejím výstupem byl pro tut</w:t>
      </w:r>
      <w:r w:rsidR="006B4F2E">
        <w:t>o kombinaci hodnotný příspěvek.</w:t>
      </w:r>
      <w:r>
        <w:t xml:space="preserve"> Principielně lze uvažovat o tom, že by se této myšlenky kombinace dalo využít, popřípadě ji rozšířit, i pro jiné úkoly. </w:t>
      </w:r>
      <w:r w:rsidR="00C01EE5">
        <w:t xml:space="preserve">Konkrétním příkladem může být </w:t>
      </w:r>
      <w:r w:rsidR="006B4F2E">
        <w:t>predikce</w:t>
      </w:r>
      <w:r>
        <w:t xml:space="preserve"> nejvhodnějšího umístění pro objekt vzhledem k prostorovému kontextu. Nadneseně jde tedy o nalezení nejlepších odpovědí na otázku „kam to dát“</w:t>
      </w:r>
      <w:r w:rsidR="006B4F2E">
        <w:t xml:space="preserve"> </w:t>
      </w:r>
      <w:r w:rsidR="006405B6">
        <w:t>podmíněně k</w:t>
      </w:r>
      <w:r w:rsidR="006B4F2E">
        <w:t> dříve naučeným datům</w:t>
      </w:r>
      <w:r>
        <w:t>.</w:t>
      </w:r>
      <w:r w:rsidR="00B86222">
        <w:t xml:space="preserve"> V souvislosti s tímto zadáním lze dobře využít i součtové pravděpodobnostní mapy.</w:t>
      </w:r>
      <w:r>
        <w:t xml:space="preserve"> Navržený algoritmus je rovněž parametrizovatelný a nabízí několik míst, kde lze experimentovat za účelem zlepšení výsledných produktů. V textu byla rovněž konstatována omezení a úskalí, která se prezentovanéh</w:t>
      </w:r>
      <w:r w:rsidR="006B4F2E">
        <w:t>o způsobu generování týkají.</w:t>
      </w:r>
      <w:r w:rsidR="00B86222">
        <w:t xml:space="preserve"> Pro tyto problémy byla ve stručnosti nastíněny návrhy řešení.</w:t>
      </w:r>
    </w:p>
    <w:p w14:paraId="229FA4CE" w14:textId="0432D8DF" w:rsidR="00312F03" w:rsidRDefault="00312F03" w:rsidP="007B72FF">
      <w:pPr>
        <w:pStyle w:val="Heading1"/>
        <w:numPr>
          <w:ilvl w:val="0"/>
          <w:numId w:val="0"/>
        </w:numPr>
      </w:pPr>
      <w:bookmarkStart w:id="362" w:name="_Toc6218171"/>
      <w:r>
        <w:lastRenderedPageBreak/>
        <w:t>Seznam použité literatury</w:t>
      </w:r>
      <w:bookmarkEnd w:id="362"/>
    </w:p>
    <w:commentRangeStart w:id="363"/>
    <w:p w14:paraId="4701B193" w14:textId="77777777" w:rsidR="00E43124" w:rsidRPr="00E43124" w:rsidRDefault="00DE7B97" w:rsidP="00E43124">
      <w:pPr>
        <w:pStyle w:val="Bibliography"/>
      </w:pPr>
      <w:r>
        <w:fldChar w:fldCharType="begin"/>
      </w:r>
      <w:r w:rsidR="00E43124">
        <w:instrText xml:space="preserve"> ADDIN ZOTERO_BIBL {"uncited":[],"omitted":[],"custom":[]} CSL_BIBLIOGRAPHY </w:instrText>
      </w:r>
      <w:r>
        <w:fldChar w:fldCharType="separate"/>
      </w:r>
      <w:r w:rsidR="00E43124" w:rsidRPr="00E43124">
        <w:t>ABADI, Martın, Paul BARHAM, Jianmin CHEN, Zhifeng CHEN, Andy DAVIS, Jeffrey DEAN, Matthieu DEVIN, Sanjay GHEMAWAT, Geoffrey IRVING, Michael ISARD, Manjunath KUDLUR, Josh LEVENBERG, Rajat MONGA, Sherry MOORE, Derek G MURRAY, Benoit STEINER, Paul TUCKER, Vijay VASUDEVAN, Pete WARDEN, Martin WICKE, Yuan YU a Xiaoqiang ZHENG, 2016. TensorFlow: A system for large-scale machine learning. In: </w:t>
      </w:r>
      <w:r w:rsidR="00E43124" w:rsidRPr="00E43124">
        <w:rPr>
          <w:i/>
          <w:iCs/>
        </w:rPr>
        <w:t>Proceedings of the 12th USENIX Symposium on Operating Systems Design and Implementation</w:t>
      </w:r>
      <w:r w:rsidR="00E43124" w:rsidRPr="00E43124">
        <w:t xml:space="preserve"> [online]. Savannah,: USENIX Association, s. 21. ISBN 978-1-931971-33-1. Dostupné z: https://www.usenix.org/system/files/conference/osdi16/osdi16-abadi.pdf</w:t>
      </w:r>
    </w:p>
    <w:p w14:paraId="270641F3" w14:textId="77777777" w:rsidR="00E43124" w:rsidRPr="00E43124" w:rsidRDefault="00E43124" w:rsidP="00E43124">
      <w:pPr>
        <w:pStyle w:val="Bibliography"/>
      </w:pPr>
      <w:r w:rsidRPr="00E43124">
        <w:t xml:space="preserve">BECKHAM, Christopher a Christopher PAL, 2017. A step towards procedural terrain generation with GANs. </w:t>
      </w:r>
      <w:r w:rsidRPr="00E43124">
        <w:rPr>
          <w:i/>
          <w:iCs/>
        </w:rPr>
        <w:t>arXiv:1707.03383 [cs, stat]</w:t>
      </w:r>
      <w:r w:rsidRPr="00E43124">
        <w:t xml:space="preserve"> [online]. [vid. 2019-03-15]. Dostupné z: http://arxiv.org/abs/1707.03383</w:t>
      </w:r>
    </w:p>
    <w:p w14:paraId="361CD02F" w14:textId="77777777" w:rsidR="00E43124" w:rsidRPr="00E43124" w:rsidRDefault="00E43124" w:rsidP="00E43124">
      <w:pPr>
        <w:pStyle w:val="Bibliography"/>
      </w:pPr>
      <w:r w:rsidRPr="00E43124">
        <w:t xml:space="preserve">BHANDARE, Ashwin, Maithili BHIDE, Pranav GOKHALE a Rohan CHANDAVARKAR, 2016. Applications of Convolutional Neural Networks. </w:t>
      </w:r>
      <w:r w:rsidRPr="00E43124">
        <w:rPr>
          <w:i/>
          <w:iCs/>
        </w:rPr>
        <w:t>International Journal of Computer Science and Information Technologies,</w:t>
      </w:r>
      <w:r w:rsidRPr="00E43124">
        <w:t xml:space="preserve">. </w:t>
      </w:r>
      <w:r w:rsidRPr="00E43124">
        <w:rPr>
          <w:b/>
          <w:bCs/>
        </w:rPr>
        <w:t>7</w:t>
      </w:r>
      <w:r w:rsidRPr="00E43124">
        <w:t xml:space="preserve">(2). </w:t>
      </w:r>
    </w:p>
    <w:p w14:paraId="0A6B6ACD" w14:textId="77777777" w:rsidR="00E43124" w:rsidRPr="00E43124" w:rsidRDefault="00E43124" w:rsidP="00E43124">
      <w:pPr>
        <w:pStyle w:val="Bibliography"/>
      </w:pPr>
      <w:r w:rsidRPr="00E43124">
        <w:t xml:space="preserve">BOUDON, Frederic, Przemyslaw PRUSINKIEWICZ, Pavol FEDERL, Christophe GODIN a Radoslaw KARWOWSKI, 2003. Interactive Design of Bonsai Tree Models. </w:t>
      </w:r>
      <w:r w:rsidRPr="00E43124">
        <w:rPr>
          <w:i/>
          <w:iCs/>
        </w:rPr>
        <w:t>Computer Graphics Forum</w:t>
      </w:r>
      <w:r w:rsidRPr="00E43124">
        <w:t xml:space="preserve"> [online]. </w:t>
      </w:r>
      <w:r w:rsidRPr="00E43124">
        <w:rPr>
          <w:b/>
          <w:bCs/>
        </w:rPr>
        <w:t>22</w:t>
      </w:r>
      <w:r w:rsidRPr="00E43124">
        <w:t>(3), 591–599. ISSN 0167-7055, 1467-8659. Dostupné z: doi:10.1111/1467-8659.t01-2-00707</w:t>
      </w:r>
    </w:p>
    <w:p w14:paraId="55ECF823" w14:textId="77777777" w:rsidR="00E43124" w:rsidRPr="00E43124" w:rsidRDefault="00E43124" w:rsidP="00E43124">
      <w:pPr>
        <w:pStyle w:val="Bibliography"/>
      </w:pPr>
      <w:r w:rsidRPr="00E43124">
        <w:t>CARLI, D. M. D., F. BEVILACQUA, C. T. POZZER a M. C. DORNELLAS, 2011. A Survey of Procedural Content Generation Techniques Suitable to Game Development. In: </w:t>
      </w:r>
      <w:r w:rsidRPr="00E43124">
        <w:rPr>
          <w:i/>
          <w:iCs/>
        </w:rPr>
        <w:t>2011 Brazilian Symposium on Games and Digital Entertainment</w:t>
      </w:r>
      <w:r w:rsidRPr="00E43124">
        <w:t xml:space="preserve">: </w:t>
      </w:r>
      <w:r w:rsidRPr="00E43124">
        <w:rPr>
          <w:i/>
          <w:iCs/>
        </w:rPr>
        <w:t>2011 Brazilian Symposium on Games and Digital Entertainment</w:t>
      </w:r>
      <w:r w:rsidRPr="00E43124">
        <w:t xml:space="preserve"> [online]. s. 26–35. Dostupné z: doi:10.1109/SBGAMES.2011.15</w:t>
      </w:r>
    </w:p>
    <w:p w14:paraId="7EF8435B" w14:textId="77777777" w:rsidR="00E43124" w:rsidRPr="00E43124" w:rsidRDefault="00E43124" w:rsidP="00E43124">
      <w:pPr>
        <w:pStyle w:val="Bibliography"/>
      </w:pPr>
      <w:r w:rsidRPr="00E43124">
        <w:t xml:space="preserve">FISHER, Matthew, Daniel RITCHIE, Manolis SAVVA, Thomas FUNKHOUSER a Pat HANRAHAN, 2012. Example-based synthesis of 3D object arrangements. </w:t>
      </w:r>
      <w:r w:rsidRPr="00E43124">
        <w:rPr>
          <w:i/>
          <w:iCs/>
        </w:rPr>
        <w:t>ACM Transactions on Graphics</w:t>
      </w:r>
      <w:r w:rsidRPr="00E43124">
        <w:t xml:space="preserve"> [online]. </w:t>
      </w:r>
      <w:r w:rsidRPr="00E43124">
        <w:rPr>
          <w:b/>
          <w:bCs/>
        </w:rPr>
        <w:t>31</w:t>
      </w:r>
      <w:r w:rsidRPr="00E43124">
        <w:t>(6), 1. ISSN 07300301. Dostupné z: doi:10.1145/2366145.2366154</w:t>
      </w:r>
    </w:p>
    <w:p w14:paraId="153D08CD" w14:textId="77777777" w:rsidR="00E43124" w:rsidRPr="00E43124" w:rsidRDefault="00E43124" w:rsidP="00E43124">
      <w:pPr>
        <w:pStyle w:val="Bibliography"/>
      </w:pPr>
      <w:r w:rsidRPr="00E43124">
        <w:t xml:space="preserve">GAGNIUS, Paul, 2017. </w:t>
      </w:r>
      <w:r w:rsidRPr="00E43124">
        <w:rPr>
          <w:i/>
          <w:iCs/>
        </w:rPr>
        <w:t>Markov Chains: From Theory to Implementation and Experimentation</w:t>
      </w:r>
      <w:r w:rsidRPr="00E43124">
        <w:t xml:space="preserve">. 1. vyd. B.m.: Wiley. ISBN 1-119-38755-8. </w:t>
      </w:r>
    </w:p>
    <w:p w14:paraId="618754FF" w14:textId="77777777" w:rsidR="00E43124" w:rsidRPr="00E43124" w:rsidRDefault="00E43124" w:rsidP="00E43124">
      <w:pPr>
        <w:pStyle w:val="Bibliography"/>
      </w:pPr>
      <w:r w:rsidRPr="00E43124">
        <w:t xml:space="preserve">GHAHRAMANI, Zoubin, 2004. Unsupervised Learning. </w:t>
      </w:r>
      <w:r w:rsidRPr="00E43124">
        <w:rPr>
          <w:i/>
          <w:iCs/>
        </w:rPr>
        <w:t>GATSBY COMPUTATIONAL NEUROSCIENCE UNIT</w:t>
      </w:r>
      <w:r w:rsidRPr="00E43124">
        <w:t xml:space="preserve"> [online]. [vid. 2019-04-02]. Dostupné z: http://mlg.eng.cam.ac.uk/zoubin/papers/ul.pdf</w:t>
      </w:r>
    </w:p>
    <w:p w14:paraId="1FD4A124" w14:textId="77777777" w:rsidR="00E43124" w:rsidRPr="00E43124" w:rsidRDefault="00E43124" w:rsidP="00E43124">
      <w:pPr>
        <w:pStyle w:val="Bibliography"/>
      </w:pPr>
      <w:r w:rsidRPr="00E43124">
        <w:t>GIACOMELLO, Edoardo, Pier Luca LANZI a Daniele LOIACONO, 2018. DOOM Level Generation using Generative Adversarial Networks. In: </w:t>
      </w:r>
      <w:r w:rsidRPr="00E43124">
        <w:rPr>
          <w:i/>
          <w:iCs/>
        </w:rPr>
        <w:t>IEEE Games, Entertainment, Media Conference (GEM) 2018</w:t>
      </w:r>
      <w:r w:rsidRPr="00E43124">
        <w:t xml:space="preserve"> [online]. [vid. 2018-06-14]. ISBN 978-1-5386-6304-2. Dostupné z: http://arxiv.org/abs/1804.09154</w:t>
      </w:r>
    </w:p>
    <w:p w14:paraId="3B36A823" w14:textId="77777777" w:rsidR="00E43124" w:rsidRPr="00E43124" w:rsidRDefault="00E43124" w:rsidP="00E43124">
      <w:pPr>
        <w:pStyle w:val="Bibliography"/>
      </w:pPr>
      <w:r w:rsidRPr="00E43124">
        <w:t xml:space="preserve">GLOROT, Xavier, Antoine BORDES a Yoshua BENGIO, 2011. Deep Sparse Rectiﬁer Neural Networks. </w:t>
      </w:r>
      <w:r w:rsidRPr="00E43124">
        <w:rPr>
          <w:i/>
          <w:iCs/>
        </w:rPr>
        <w:t>Proceedings of the Fourteenth International Conference on Artificial Intelligence and Statistics</w:t>
      </w:r>
      <w:r w:rsidRPr="00E43124">
        <w:t xml:space="preserve">. 9. </w:t>
      </w:r>
    </w:p>
    <w:p w14:paraId="3ADD1A30" w14:textId="77777777" w:rsidR="00E43124" w:rsidRPr="00E43124" w:rsidRDefault="00E43124" w:rsidP="00E43124">
      <w:pPr>
        <w:pStyle w:val="Bibliography"/>
      </w:pPr>
      <w:r w:rsidRPr="00E43124">
        <w:lastRenderedPageBreak/>
        <w:t xml:space="preserve">GOODFELLOW, Ian, 2016. NIPS 2016 Tutorial: Generative Adversarial Networks. </w:t>
      </w:r>
      <w:r w:rsidRPr="00E43124">
        <w:rPr>
          <w:i/>
          <w:iCs/>
        </w:rPr>
        <w:t>arXiv:1701.00160 [cs]</w:t>
      </w:r>
      <w:r w:rsidRPr="00E43124">
        <w:t xml:space="preserve"> [online]. [vid. 2018-06-14]. Dostupné z: http://arxiv.org/abs/1701.00160</w:t>
      </w:r>
    </w:p>
    <w:p w14:paraId="4F426440" w14:textId="77777777" w:rsidR="00E43124" w:rsidRPr="00E43124" w:rsidRDefault="00E43124" w:rsidP="00E43124">
      <w:pPr>
        <w:pStyle w:val="Bibliography"/>
      </w:pPr>
      <w:r w:rsidRPr="00E43124">
        <w:t xml:space="preserve">GOODFELLOW, Ian, Yoshua BENIGO a Aaron COURVILLE, 2016. </w:t>
      </w:r>
      <w:r w:rsidRPr="00E43124">
        <w:rPr>
          <w:i/>
          <w:iCs/>
        </w:rPr>
        <w:t>Deep Learning</w:t>
      </w:r>
      <w:r w:rsidRPr="00E43124">
        <w:t xml:space="preserve"> [online]. B.m.: MIT Press. Dostupné z: http://www.deeplearningbook.org</w:t>
      </w:r>
    </w:p>
    <w:p w14:paraId="410CC9A9" w14:textId="77777777" w:rsidR="00E43124" w:rsidRPr="00E43124" w:rsidRDefault="00E43124" w:rsidP="00E43124">
      <w:pPr>
        <w:pStyle w:val="Bibliography"/>
      </w:pPr>
      <w:r w:rsidRPr="00E43124">
        <w:t xml:space="preserve">GOODFELLOW, Ian, Jean POUGET-ABADIE, Mehdi MIRZA, Bing XU, David WARDE-FARLEY, Sherjil OZAIR, Aaron COURVILLE a Yoshua BENGIO, 2014. Generative Adversarial Nets. In: Z. GHAHRAMANI, M. WELLING, C. CORTES, N. D. LAWRENCE a K. Q. WEINBERGER, ed. </w:t>
      </w:r>
      <w:r w:rsidRPr="00E43124">
        <w:rPr>
          <w:i/>
          <w:iCs/>
        </w:rPr>
        <w:t>Advances in Neural Information Processing Systems 27</w:t>
      </w:r>
      <w:r w:rsidRPr="00E43124">
        <w:t xml:space="preserve"> [online]. B.m.: Curran Associates, Inc., s. 2672–2680 [vid. 2018-06-04]. Dostupné z: http://papers.nips.cc/paper/5423-generative-adversarial-nets.pdf</w:t>
      </w:r>
    </w:p>
    <w:p w14:paraId="22A12D24" w14:textId="77777777" w:rsidR="00E43124" w:rsidRPr="00E43124" w:rsidRDefault="00E43124" w:rsidP="00E43124">
      <w:pPr>
        <w:pStyle w:val="Bibliography"/>
      </w:pPr>
      <w:r w:rsidRPr="00E43124">
        <w:t xml:space="preserve">HENDRIKX, Mark, Sebastiaan MEIJER, Joeri VAN DER VELDEN a Alexandru IOSUP, 2013. Procedural Content Generation for Games: A Survey. </w:t>
      </w:r>
      <w:r w:rsidRPr="00E43124">
        <w:rPr>
          <w:i/>
          <w:iCs/>
        </w:rPr>
        <w:t>ACM Transactions on Multimedia Computing, Communications, and Applications (TOMM)</w:t>
      </w:r>
      <w:r w:rsidRPr="00E43124">
        <w:t xml:space="preserve">. </w:t>
      </w:r>
      <w:r w:rsidRPr="00E43124">
        <w:rPr>
          <w:b/>
          <w:bCs/>
        </w:rPr>
        <w:t>9</w:t>
      </w:r>
      <w:r w:rsidRPr="00E43124">
        <w:t xml:space="preserve">(1), 24. ISSN 1551-6857. </w:t>
      </w:r>
    </w:p>
    <w:p w14:paraId="1C4D8244" w14:textId="77777777" w:rsidR="00E43124" w:rsidRPr="00E43124" w:rsidRDefault="00E43124" w:rsidP="00E43124">
      <w:pPr>
        <w:pStyle w:val="Bibliography"/>
      </w:pPr>
      <w:r w:rsidRPr="00E43124">
        <w:t xml:space="preserve">HUNTER, John, Dale DARREN a Eric FIRING, 2019. matplotlib. </w:t>
      </w:r>
      <w:r w:rsidRPr="00E43124">
        <w:rPr>
          <w:i/>
          <w:iCs/>
        </w:rPr>
        <w:t>matplotlib</w:t>
      </w:r>
      <w:r w:rsidRPr="00E43124">
        <w:t xml:space="preserve"> [online]. Dostupné z: https://matplotlib.org/</w:t>
      </w:r>
    </w:p>
    <w:p w14:paraId="648B296B" w14:textId="77777777" w:rsidR="00E43124" w:rsidRPr="00E43124" w:rsidRDefault="00E43124" w:rsidP="00E43124">
      <w:pPr>
        <w:pStyle w:val="Bibliography"/>
      </w:pPr>
      <w:r w:rsidRPr="00E43124">
        <w:t>ISOLA, Phillip, Jun-Yan ZHU, Tinghui ZHOU a Alexei A. EFROS, 2016. Image-to-Image Translation with Conditional Adversarial Networks. In: </w:t>
      </w:r>
      <w:r w:rsidRPr="00E43124">
        <w:rPr>
          <w:i/>
          <w:iCs/>
        </w:rPr>
        <w:t>2017 IEEE Conference on Computer Vision and Pattern Recognition (CVPR) (2017)</w:t>
      </w:r>
      <w:r w:rsidRPr="00E43124">
        <w:t xml:space="preserve"> [online]. [vid. 2019-03-15]. ISBN 978-1-5386-0457-1. Dostupné z: http://arxiv.org/abs/1611.07004</w:t>
      </w:r>
    </w:p>
    <w:p w14:paraId="49C0C8FC" w14:textId="77777777" w:rsidR="00E43124" w:rsidRPr="00E43124" w:rsidRDefault="00E43124" w:rsidP="00E43124">
      <w:pPr>
        <w:pStyle w:val="Bibliography"/>
      </w:pPr>
      <w:r w:rsidRPr="00E43124">
        <w:t xml:space="preserve">JAIN, Rishabh, Aaron ISAKSEN, Christoffer HOLMGA a Julian TOGELIUS, 2016. Autoencoders for Level Generation, Repair, and Recognition. </w:t>
      </w:r>
      <w:r w:rsidRPr="00E43124">
        <w:rPr>
          <w:i/>
          <w:iCs/>
        </w:rPr>
        <w:t>Proceedings of the ICCC Workshop on Computational Creativity and Games</w:t>
      </w:r>
      <w:r w:rsidRPr="00E43124">
        <w:t xml:space="preserve">. 9. </w:t>
      </w:r>
    </w:p>
    <w:p w14:paraId="03EB4098" w14:textId="77777777" w:rsidR="00E43124" w:rsidRPr="00E43124" w:rsidRDefault="00E43124" w:rsidP="00E43124">
      <w:pPr>
        <w:pStyle w:val="Bibliography"/>
      </w:pPr>
      <w:r w:rsidRPr="00E43124">
        <w:t xml:space="preserve">JEBARA, Tony, 1996. Discriminative, Generative and Imitative Learning. 212. </w:t>
      </w:r>
    </w:p>
    <w:p w14:paraId="7319C0E9" w14:textId="77777777" w:rsidR="00E43124" w:rsidRPr="00E43124" w:rsidRDefault="00E43124" w:rsidP="00E43124">
      <w:pPr>
        <w:pStyle w:val="Bibliography"/>
      </w:pPr>
      <w:r w:rsidRPr="00E43124">
        <w:t xml:space="preserve">JEBARA, Tony, 2004. </w:t>
      </w:r>
      <w:r w:rsidRPr="00E43124">
        <w:rPr>
          <w:i/>
          <w:iCs/>
        </w:rPr>
        <w:t>Machine Learning Discriminative and Generative</w:t>
      </w:r>
      <w:r w:rsidRPr="00E43124">
        <w:t xml:space="preserve"> [online]. 1. vyd. United States: Springer US. ISBN 978-1-4419-9011-2. Dostupné z: https://www.springer.com/gp/book/9781402076473</w:t>
      </w:r>
    </w:p>
    <w:p w14:paraId="3E0AA59A" w14:textId="77777777" w:rsidR="00E43124" w:rsidRPr="00E43124" w:rsidRDefault="00E43124" w:rsidP="00E43124">
      <w:pPr>
        <w:pStyle w:val="Bibliography"/>
      </w:pPr>
      <w:r w:rsidRPr="00E43124">
        <w:t xml:space="preserve">JORDAN, M. I. a T. M. MITCHELL, 2015. Machine learning: Trends, perspectives, and prospects. </w:t>
      </w:r>
      <w:r w:rsidRPr="00E43124">
        <w:rPr>
          <w:i/>
          <w:iCs/>
        </w:rPr>
        <w:t>Science</w:t>
      </w:r>
      <w:r w:rsidRPr="00E43124">
        <w:t xml:space="preserve"> [online]. </w:t>
      </w:r>
      <w:r w:rsidRPr="00E43124">
        <w:rPr>
          <w:b/>
          <w:bCs/>
        </w:rPr>
        <w:t>349</w:t>
      </w:r>
      <w:r w:rsidRPr="00E43124">
        <w:t>(6245), 255–260. ISSN 0036-8075, 1095-9203. Dostupné z: doi:10.1126/science.aaa8415</w:t>
      </w:r>
    </w:p>
    <w:p w14:paraId="397FE1A2" w14:textId="77777777" w:rsidR="00E43124" w:rsidRPr="00E43124" w:rsidRDefault="00E43124" w:rsidP="00E43124">
      <w:pPr>
        <w:pStyle w:val="Bibliography"/>
      </w:pPr>
      <w:r w:rsidRPr="00E43124">
        <w:t>JULIAN, Togelius, Noor SHAKER a Mark J. NELSON, 2016. Introduction. In: </w:t>
      </w:r>
      <w:r w:rsidRPr="00E43124">
        <w:rPr>
          <w:i/>
          <w:iCs/>
        </w:rPr>
        <w:t>Procedural Content Generation in Games: A Textbook and an Overview of Current Research</w:t>
      </w:r>
      <w:r w:rsidRPr="00E43124">
        <w:t xml:space="preserve">. B.m.: Springer. ISBN 978-3-319-42714-0. </w:t>
      </w:r>
    </w:p>
    <w:p w14:paraId="79FFD1C6" w14:textId="77777777" w:rsidR="00E43124" w:rsidRPr="00E43124" w:rsidRDefault="00E43124" w:rsidP="00E43124">
      <w:pPr>
        <w:pStyle w:val="Bibliography"/>
      </w:pPr>
      <w:r w:rsidRPr="00E43124">
        <w:t>KAPUR, Arnav, Shreyas KAPUR a Pattie MAES, 2018. AlterEgo: A Personalized Wearable Silent Speech Interface. In: </w:t>
      </w:r>
      <w:r w:rsidRPr="00E43124">
        <w:rPr>
          <w:i/>
          <w:iCs/>
        </w:rPr>
        <w:t>23rd International Conference on Intelligent User Interfaces</w:t>
      </w:r>
      <w:r w:rsidRPr="00E43124">
        <w:t xml:space="preserve"> [online]. New York, NY, USA: ACM, s. 43–53 [vid. 2019-03-08]. IUI ’18. ISBN 978-1-4503-4945-1. Dostupné z: doi:10.1145/3172944.3172977</w:t>
      </w:r>
    </w:p>
    <w:p w14:paraId="661F9589" w14:textId="77777777" w:rsidR="00E43124" w:rsidRPr="00E43124" w:rsidRDefault="00E43124" w:rsidP="00E43124">
      <w:pPr>
        <w:pStyle w:val="Bibliography"/>
      </w:pPr>
      <w:r w:rsidRPr="00E43124">
        <w:t xml:space="preserve">KARRAS, Tero, Samuli LAINE a Timo AILA, 2018. A Style-Based Generator Architecture for Generative Adversarial Networks. </w:t>
      </w:r>
      <w:r w:rsidRPr="00E43124">
        <w:rPr>
          <w:i/>
          <w:iCs/>
        </w:rPr>
        <w:t>arXiv:1812.04948 [cs, stat]</w:t>
      </w:r>
      <w:r w:rsidRPr="00E43124">
        <w:t xml:space="preserve"> [online]. [vid. 2019-03-21]. Dostupné z: http://arxiv.org/abs/1812.04948</w:t>
      </w:r>
    </w:p>
    <w:p w14:paraId="64B8854E" w14:textId="77777777" w:rsidR="00E43124" w:rsidRPr="00E43124" w:rsidRDefault="00E43124" w:rsidP="00E43124">
      <w:pPr>
        <w:pStyle w:val="Bibliography"/>
      </w:pPr>
      <w:r w:rsidRPr="00E43124">
        <w:t xml:space="preserve">KENNEY, 2019. Kenney. </w:t>
      </w:r>
      <w:r w:rsidRPr="00E43124">
        <w:rPr>
          <w:i/>
          <w:iCs/>
        </w:rPr>
        <w:t>Kenney.nl</w:t>
      </w:r>
      <w:r w:rsidRPr="00E43124">
        <w:t xml:space="preserve"> [online]. Dostupné z: https://www.kenney.nl/assets</w:t>
      </w:r>
    </w:p>
    <w:p w14:paraId="15DEE7B1" w14:textId="77777777" w:rsidR="00E43124" w:rsidRPr="00E43124" w:rsidRDefault="00E43124" w:rsidP="00E43124">
      <w:pPr>
        <w:pStyle w:val="Bibliography"/>
      </w:pPr>
      <w:r w:rsidRPr="00E43124">
        <w:lastRenderedPageBreak/>
        <w:t xml:space="preserve">KESKAR, Nitish Shirish, Dheevatsa MUDIGERE, Jorge NOCEDAL, Mikhail SMELYANSKIY a Ping Tak Peter TANG, 2016. On Large-Batch Training for Deep Learning: Generalization Gap and Sharp Minima. </w:t>
      </w:r>
      <w:r w:rsidRPr="00E43124">
        <w:rPr>
          <w:i/>
          <w:iCs/>
        </w:rPr>
        <w:t>arXiv:1609.04836 [cs, math]</w:t>
      </w:r>
      <w:r w:rsidRPr="00E43124">
        <w:t xml:space="preserve"> [online]. [vid. 2019-04-08]. Dostupné z: http://arxiv.org/abs/1609.04836</w:t>
      </w:r>
    </w:p>
    <w:p w14:paraId="236B296D" w14:textId="77777777" w:rsidR="00E43124" w:rsidRPr="00E43124" w:rsidRDefault="00E43124" w:rsidP="00E43124">
      <w:pPr>
        <w:pStyle w:val="Bibliography"/>
      </w:pPr>
      <w:r w:rsidRPr="00E43124">
        <w:t xml:space="preserve">KINGMA, Diederik P. a Max WELLING, 2013. Auto-Encoding Variational Bayes. </w:t>
      </w:r>
      <w:r w:rsidRPr="00E43124">
        <w:rPr>
          <w:i/>
          <w:iCs/>
        </w:rPr>
        <w:t>arXiv:1312.6114 [cs, stat]</w:t>
      </w:r>
      <w:r w:rsidRPr="00E43124">
        <w:t xml:space="preserve"> [online]. [vid. 2019-03-19]. Dostupné z: http://arxiv.org/abs/1312.6114</w:t>
      </w:r>
    </w:p>
    <w:p w14:paraId="6120EFF2" w14:textId="77777777" w:rsidR="00E43124" w:rsidRPr="00E43124" w:rsidRDefault="00E43124" w:rsidP="00E43124">
      <w:pPr>
        <w:pStyle w:val="Bibliography"/>
      </w:pPr>
      <w:r w:rsidRPr="00E43124">
        <w:t xml:space="preserve">KRIZHEVSKY, Alex, Ilya SUTSKEVER a Geoffrey E HINTON, 2012. ImageNet Classification with Deep Convolutional Neural Networks. In: F. PEREIRA, C. J. C. BURGES, L. BOTTOU a K. Q. WEINBERGER, ed. </w:t>
      </w:r>
      <w:r w:rsidRPr="00E43124">
        <w:rPr>
          <w:i/>
          <w:iCs/>
        </w:rPr>
        <w:t>Advances in Neural Information Processing Systems 25</w:t>
      </w:r>
      <w:r w:rsidRPr="00E43124">
        <w:t xml:space="preserve"> [online]. B.m.: Curran Associates, Inc., s. 1097–1105 [vid. 2019-03-09]. Dostupné z: http://papers.nips.cc/paper/4824-imagenet-classification-with-deep-convolutional-neural-networks.pdf</w:t>
      </w:r>
    </w:p>
    <w:p w14:paraId="47A1FD57" w14:textId="77777777" w:rsidR="00E43124" w:rsidRPr="00E43124" w:rsidRDefault="00E43124" w:rsidP="00E43124">
      <w:pPr>
        <w:pStyle w:val="Bibliography"/>
      </w:pPr>
      <w:r w:rsidRPr="00E43124">
        <w:t xml:space="preserve">LECUN, Yann, Léon BOTTOU, Yoshua BENGIO a Patrick HAFFNER, 1998. Gradient-Based Learning Applied to Document Recognition. </w:t>
      </w:r>
      <w:r w:rsidRPr="00E43124">
        <w:rPr>
          <w:i/>
          <w:iCs/>
        </w:rPr>
        <w:t>Proceedings of the IEEE</w:t>
      </w:r>
      <w:r w:rsidRPr="00E43124">
        <w:t xml:space="preserve"> [online]. </w:t>
      </w:r>
      <w:r w:rsidRPr="00E43124">
        <w:rPr>
          <w:b/>
          <w:bCs/>
        </w:rPr>
        <w:t>86</w:t>
      </w:r>
      <w:r w:rsidRPr="00E43124">
        <w:t>(11) [vid. 2019-03-08]. ISSN 0018-9219. Dostupné z: http://yann.lecun.com/exdb/publis/pdf/lecun-98.pdf</w:t>
      </w:r>
    </w:p>
    <w:p w14:paraId="2C80D80F" w14:textId="77777777" w:rsidR="00E43124" w:rsidRPr="00E43124" w:rsidRDefault="00E43124" w:rsidP="00E43124">
      <w:pPr>
        <w:pStyle w:val="Bibliography"/>
      </w:pPr>
      <w:r w:rsidRPr="00E43124">
        <w:t xml:space="preserve">MEDLER, David A a Michael R W DAWSON, 1994. Using Redundancy to Improve the Performance of Artificial Neural Networks. </w:t>
      </w:r>
      <w:r w:rsidRPr="00E43124">
        <w:rPr>
          <w:i/>
          <w:iCs/>
        </w:rPr>
        <w:t>Proceedings of the Tenth Canadian Conference on Artificial Intelligence</w:t>
      </w:r>
      <w:r w:rsidRPr="00E43124">
        <w:t xml:space="preserve">. 8. </w:t>
      </w:r>
    </w:p>
    <w:p w14:paraId="65ED8F0A" w14:textId="77777777" w:rsidR="00E43124" w:rsidRPr="00E43124" w:rsidRDefault="00E43124" w:rsidP="00E43124">
      <w:pPr>
        <w:pStyle w:val="Bibliography"/>
      </w:pPr>
      <w:r w:rsidRPr="00E43124">
        <w:t xml:space="preserve">MICHAEL REVOW, CHRISTOPHER K.I WILLIAMS a GEOFFREY E. HINTON, 1996. Using Generative Models for Handwritten Digit Recognition. </w:t>
      </w:r>
      <w:r w:rsidRPr="00E43124">
        <w:rPr>
          <w:i/>
          <w:iCs/>
        </w:rPr>
        <w:t>IEEE Transactions on pattern analysis and machine intelligence</w:t>
      </w:r>
      <w:r w:rsidRPr="00E43124">
        <w:t xml:space="preserve">. </w:t>
      </w:r>
      <w:r w:rsidRPr="00E43124">
        <w:rPr>
          <w:b/>
          <w:bCs/>
        </w:rPr>
        <w:t>18</w:t>
      </w:r>
      <w:r w:rsidRPr="00E43124">
        <w:t xml:space="preserve">(6), 15. </w:t>
      </w:r>
    </w:p>
    <w:p w14:paraId="6595596F" w14:textId="77777777" w:rsidR="00E43124" w:rsidRPr="00E43124" w:rsidRDefault="00E43124" w:rsidP="00E43124">
      <w:pPr>
        <w:pStyle w:val="Bibliography"/>
      </w:pPr>
      <w:r w:rsidRPr="00E43124">
        <w:t xml:space="preserve">MITCHELL, Tom M., 1997. </w:t>
      </w:r>
      <w:r w:rsidRPr="00E43124">
        <w:rPr>
          <w:i/>
          <w:iCs/>
        </w:rPr>
        <w:t>Machine Learning</w:t>
      </w:r>
      <w:r w:rsidRPr="00E43124">
        <w:t xml:space="preserve">. New York: McGraw-Hill. McGraw-Hill series in computer science. ISBN 978-0-07-042807-2. </w:t>
      </w:r>
    </w:p>
    <w:p w14:paraId="2D94D942" w14:textId="77777777" w:rsidR="00E43124" w:rsidRPr="00E43124" w:rsidRDefault="00E43124" w:rsidP="00E43124">
      <w:pPr>
        <w:pStyle w:val="Bibliography"/>
      </w:pPr>
      <w:r w:rsidRPr="00E43124">
        <w:t xml:space="preserve">NAIL, Alex, 2019. NN-SVG: Publication-Ready Neural Network Architecture Schematics. </w:t>
      </w:r>
      <w:r w:rsidRPr="00E43124">
        <w:rPr>
          <w:i/>
          <w:iCs/>
        </w:rPr>
        <w:t>NN-SVG</w:t>
      </w:r>
      <w:r w:rsidRPr="00E43124">
        <w:t xml:space="preserve"> [online]. Dostupné z: http://alexlenail.me/NN-SVG/index.html</w:t>
      </w:r>
    </w:p>
    <w:p w14:paraId="425F7BF6" w14:textId="77777777" w:rsidR="00E43124" w:rsidRPr="00E43124" w:rsidRDefault="00E43124" w:rsidP="00E43124">
      <w:pPr>
        <w:pStyle w:val="Bibliography"/>
      </w:pPr>
      <w:r w:rsidRPr="00E43124">
        <w:t xml:space="preserve">OLIPHANT, Travis E., 2007. Python for Scientific Computing. </w:t>
      </w:r>
      <w:r w:rsidRPr="00E43124">
        <w:rPr>
          <w:i/>
          <w:iCs/>
        </w:rPr>
        <w:t>Computing in Science &amp; Engineering</w:t>
      </w:r>
      <w:r w:rsidRPr="00E43124">
        <w:t xml:space="preserve"> [online]. </w:t>
      </w:r>
      <w:r w:rsidRPr="00E43124">
        <w:rPr>
          <w:b/>
          <w:bCs/>
        </w:rPr>
        <w:t>9</w:t>
      </w:r>
      <w:r w:rsidRPr="00E43124">
        <w:t>(3), 10–20. ISSN 1521-9615. Dostupné z: doi:10.1109/MCSE.2007.58</w:t>
      </w:r>
    </w:p>
    <w:p w14:paraId="6423750A" w14:textId="77777777" w:rsidR="00E43124" w:rsidRPr="00E43124" w:rsidRDefault="00E43124" w:rsidP="00E43124">
      <w:pPr>
        <w:pStyle w:val="Bibliography"/>
      </w:pPr>
      <w:r w:rsidRPr="00E43124">
        <w:t xml:space="preserve">PEREIRA, Francisco Camara, 2008. </w:t>
      </w:r>
      <w:r w:rsidRPr="00E43124">
        <w:rPr>
          <w:i/>
          <w:iCs/>
        </w:rPr>
        <w:t>Creativity and AI: A Conceptual Blending approach</w:t>
      </w:r>
      <w:r w:rsidRPr="00E43124">
        <w:t xml:space="preserve">. Portugal: University of Coimbra. ISBN 978-3-11-019856-0. </w:t>
      </w:r>
    </w:p>
    <w:p w14:paraId="3F4DF752" w14:textId="77777777" w:rsidR="00E43124" w:rsidRPr="00E43124" w:rsidRDefault="00E43124" w:rsidP="00E43124">
      <w:pPr>
        <w:pStyle w:val="Bibliography"/>
      </w:pPr>
      <w:r w:rsidRPr="00E43124">
        <w:t>SMITH, Gillian, 2015. An Analog History of Procedural Content Generation. In: </w:t>
      </w:r>
      <w:r w:rsidRPr="00E43124">
        <w:rPr>
          <w:i/>
          <w:iCs/>
        </w:rPr>
        <w:t>Proceedings of the 2015 Conference on the Foundations of Digital Games (FDG 2015)</w:t>
      </w:r>
      <w:r w:rsidRPr="00E43124">
        <w:t xml:space="preserve">. s. 6. </w:t>
      </w:r>
    </w:p>
    <w:p w14:paraId="2D15D3D7" w14:textId="77777777" w:rsidR="00E43124" w:rsidRPr="00E43124" w:rsidRDefault="00E43124" w:rsidP="00E43124">
      <w:pPr>
        <w:pStyle w:val="Bibliography"/>
      </w:pPr>
      <w:r w:rsidRPr="00E43124">
        <w:t>SUAREZ, Patricia L., Angel D. SAPPA a Boris X. VINTIMILLA, 2017. Infrared Image Colorization Based on a Triplet DCGAN Architecture. In: </w:t>
      </w:r>
      <w:r w:rsidRPr="00E43124">
        <w:rPr>
          <w:i/>
          <w:iCs/>
        </w:rPr>
        <w:t>2017 IEEE Conference on Computer Vision and Pattern Recognition Workshops (CVPRW)</w:t>
      </w:r>
      <w:r w:rsidRPr="00E43124">
        <w:t xml:space="preserve">: </w:t>
      </w:r>
      <w:r w:rsidRPr="00E43124">
        <w:rPr>
          <w:i/>
          <w:iCs/>
        </w:rPr>
        <w:t>2017 IEEE Conference on Computer Vision and Pattern Recognition Workshops (CVPRW)</w:t>
      </w:r>
      <w:r w:rsidRPr="00E43124">
        <w:t xml:space="preserve"> [online]. Honolulu, HI, USA: IEEE, s. 212–217 [vid. 2019-03-15]. ISBN 978-1-5386-0733-6. Dostupné z: doi:10.1109/CVPRW.2017.32</w:t>
      </w:r>
    </w:p>
    <w:p w14:paraId="396CAAC9" w14:textId="77777777" w:rsidR="00E43124" w:rsidRPr="00E43124" w:rsidRDefault="00E43124" w:rsidP="00E43124">
      <w:pPr>
        <w:pStyle w:val="Bibliography"/>
      </w:pPr>
      <w:r w:rsidRPr="00E43124">
        <w:lastRenderedPageBreak/>
        <w:t>SUMMERVILLE, Adam a Michael MATEAS, 2016. Super Mario as a String: Platformer Level Generation Via LSTMs. In:  [online]. [vid. 2019-03-10]. Dostupné z: http://arxiv.org/abs/1603.00930</w:t>
      </w:r>
    </w:p>
    <w:p w14:paraId="18E0A608" w14:textId="77777777" w:rsidR="00E43124" w:rsidRPr="00E43124" w:rsidRDefault="00E43124" w:rsidP="00E43124">
      <w:pPr>
        <w:pStyle w:val="Bibliography"/>
      </w:pPr>
      <w:r w:rsidRPr="00E43124">
        <w:t xml:space="preserve">SUMMERVILLE, Adam, Sam SNODGRASS, Matthew GUZDIAL, Christoffer HOLMGÅRD, Amy K. HOOVER, Aaron ISAKSEN, Andy NEALEN a Julian TOGELIUS, 2017. Procedural Content Generation via Machine Learning (PCGML). </w:t>
      </w:r>
      <w:r w:rsidRPr="00E43124">
        <w:rPr>
          <w:i/>
          <w:iCs/>
        </w:rPr>
        <w:t>arXiv:1702.00539 [cs]</w:t>
      </w:r>
      <w:r w:rsidRPr="00E43124">
        <w:t xml:space="preserve"> [online]. [vid. 2018-05-31]. Dostupné z: http://arxiv.org/abs/1702.00539</w:t>
      </w:r>
    </w:p>
    <w:p w14:paraId="7D4E3F8B" w14:textId="77777777" w:rsidR="00E43124" w:rsidRPr="00E43124" w:rsidRDefault="00E43124" w:rsidP="00E43124">
      <w:pPr>
        <w:pStyle w:val="Bibliography"/>
      </w:pPr>
      <w:r w:rsidRPr="00E43124">
        <w:t xml:space="preserve">TOGELIUS, Julian, Alex J. CHAMPANDARD, Pier Luca LANZI, Michael MATEAS, Ana PAIVA, Mike PREUSS a Kenneth O. STANLEY, 2013. Procedural Content Generation: Goals, Challenges and Actionable Steps. In: Simon M. LUCAS, Michael MATEAS, Mike PREUSS, Pieter SPRONCK a Julian TOGELIUS, ed. </w:t>
      </w:r>
      <w:r w:rsidRPr="00E43124">
        <w:rPr>
          <w:i/>
          <w:iCs/>
        </w:rPr>
        <w:t>Artificial and Computational Intelligence in Games</w:t>
      </w:r>
      <w:r w:rsidRPr="00E43124">
        <w:t xml:space="preserve"> [online]. Dagstuhl, Germany: Schloss Dagstuhl–Leibniz-Zentrum fuer Informatik, Dagstuhl Follow-Ups, s. 61–75 [vid. 2018-05-31]. ISBN 978-3-939897-62-0. Dostupné z: doi:10.4230/DFU.Vol6.12191.61</w:t>
      </w:r>
    </w:p>
    <w:p w14:paraId="3DE8B201" w14:textId="77777777" w:rsidR="00E43124" w:rsidRPr="00E43124" w:rsidRDefault="00E43124" w:rsidP="00E43124">
      <w:pPr>
        <w:pStyle w:val="Bibliography"/>
      </w:pPr>
      <w:r w:rsidRPr="00E43124">
        <w:t xml:space="preserve">TOGELIUS, Julian, Georgios N. YANNAKAKIS, Kenneth O. STANLEY a Cameron BROWNE, 2010. Search-Based Procedural Content Generation. In: Cecilia DI CHIO, Stefano CAGNONI, Carlos COTTA, Marc EBNER, Anikó EKÁRT, Anna I. ESPARCIA-ALCAZAR, Chi-Keong GOH, Juan J. MERELO, Ferrante NERI, Mike PREUß, Julian TOGELIUS a Georgios N. YANNAKAKIS, ed. </w:t>
      </w:r>
      <w:r w:rsidRPr="00E43124">
        <w:rPr>
          <w:i/>
          <w:iCs/>
        </w:rPr>
        <w:t>Applications of Evolutionary Computation</w:t>
      </w:r>
      <w:r w:rsidRPr="00E43124">
        <w:t xml:space="preserve"> [online]. Berlin, Heidelberg: Springer Berlin Heidelberg, s. 141–150 [vid. 2018-05-31]. ISBN 978-3-642-12238-5. Dostupné z: doi:10.1007/978-3-642-12239-2_15</w:t>
      </w:r>
    </w:p>
    <w:p w14:paraId="2301A99B" w14:textId="77777777" w:rsidR="00E43124" w:rsidRPr="00E43124" w:rsidRDefault="00E43124" w:rsidP="00E43124">
      <w:pPr>
        <w:pStyle w:val="Bibliography"/>
      </w:pPr>
      <w:r w:rsidRPr="00E43124">
        <w:t xml:space="preserve">VAN DER WALT, Stefan, S. Chris COLBERT a Gaël VAROQUAUX, 2011. The NumPy array: a structure for efficient numerical computation. </w:t>
      </w:r>
      <w:r w:rsidRPr="00E43124">
        <w:rPr>
          <w:i/>
          <w:iCs/>
        </w:rPr>
        <w:t>Computing in Science &amp; Engineering</w:t>
      </w:r>
      <w:r w:rsidRPr="00E43124">
        <w:t xml:space="preserve"> [online]. </w:t>
      </w:r>
      <w:r w:rsidRPr="00E43124">
        <w:rPr>
          <w:b/>
          <w:bCs/>
        </w:rPr>
        <w:t>13</w:t>
      </w:r>
      <w:r w:rsidRPr="00E43124">
        <w:t>(2), 22–30. ISSN 1521-9615. Dostupné z: doi:10.1109/MCSE.2011.37</w:t>
      </w:r>
    </w:p>
    <w:p w14:paraId="11D45F9A" w14:textId="77777777" w:rsidR="00E43124" w:rsidRPr="00E43124" w:rsidRDefault="00E43124" w:rsidP="00E43124">
      <w:pPr>
        <w:pStyle w:val="Bibliography"/>
      </w:pPr>
      <w:r w:rsidRPr="00E43124">
        <w:t xml:space="preserve">VLADIMÍR OLEJ a HÁJEK PETR, 2010. </w:t>
      </w:r>
      <w:r w:rsidRPr="00E43124">
        <w:rPr>
          <w:i/>
          <w:iCs/>
        </w:rPr>
        <w:t>Úvod do umělé inteligence</w:t>
      </w:r>
      <w:r w:rsidRPr="00E43124">
        <w:t xml:space="preserve">. B.m.: Univerzita Pardubice Fakulta ekonomicko-správní. ISBN 978-80-7395-307-2. </w:t>
      </w:r>
    </w:p>
    <w:p w14:paraId="1B644494" w14:textId="77777777" w:rsidR="00E43124" w:rsidRPr="00E43124" w:rsidRDefault="00E43124" w:rsidP="00E43124">
      <w:pPr>
        <w:pStyle w:val="Bibliography"/>
      </w:pPr>
      <w:r w:rsidRPr="00E43124">
        <w:t xml:space="preserve">YANNAKAKIS, G. N. a J. TOGELIUS, 2011. Experience-Driven Procedural Content Generation. </w:t>
      </w:r>
      <w:r w:rsidRPr="00E43124">
        <w:rPr>
          <w:i/>
          <w:iCs/>
        </w:rPr>
        <w:t>IEEE Transactions on Affective Computing</w:t>
      </w:r>
      <w:r w:rsidRPr="00E43124">
        <w:t xml:space="preserve"> [online]. </w:t>
      </w:r>
      <w:r w:rsidRPr="00E43124">
        <w:rPr>
          <w:b/>
          <w:bCs/>
        </w:rPr>
        <w:t>2</w:t>
      </w:r>
      <w:r w:rsidRPr="00E43124">
        <w:t>(3), 147–161. ISSN 1949-3045. Dostupné z: doi:10.1109/T-AFFC.2011.6</w:t>
      </w:r>
    </w:p>
    <w:p w14:paraId="7237543F" w14:textId="1C06D838" w:rsidR="002150BA" w:rsidRPr="003F2A83" w:rsidRDefault="00DE7B97" w:rsidP="002150BA">
      <w:pPr>
        <w:pStyle w:val="Bibliography"/>
        <w:rPr>
          <w:highlight w:val="yellow"/>
        </w:rPr>
      </w:pPr>
      <w:r>
        <w:fldChar w:fldCharType="end"/>
      </w:r>
      <w:commentRangeStart w:id="364"/>
      <w:commentRangeEnd w:id="363"/>
      <w:r w:rsidR="00110869">
        <w:rPr>
          <w:rStyle w:val="CommentReference"/>
          <w:rFonts w:asciiTheme="minorHAnsi" w:hAnsiTheme="minorHAnsi"/>
        </w:rPr>
        <w:commentReference w:id="363"/>
      </w:r>
      <w:commentRangeStart w:id="365"/>
      <w:r w:rsidR="006654D8" w:rsidRPr="003F2A83">
        <w:rPr>
          <w:highlight w:val="yellow"/>
        </w:rPr>
        <w:t>dd</w:t>
      </w:r>
      <w:commentRangeEnd w:id="364"/>
      <w:commentRangeEnd w:id="365"/>
      <w:r w:rsidR="00110869">
        <w:rPr>
          <w:rStyle w:val="CommentReference"/>
          <w:rFonts w:asciiTheme="minorHAnsi" w:hAnsiTheme="minorHAnsi"/>
        </w:rPr>
        <w:commentReference w:id="364"/>
      </w:r>
      <w:r w:rsidR="003F2A83">
        <w:rPr>
          <w:rStyle w:val="CommentReference"/>
          <w:rFonts w:asciiTheme="minorHAnsi" w:hAnsiTheme="minorHAnsi"/>
        </w:rPr>
        <w:commentReference w:id="365"/>
      </w:r>
    </w:p>
    <w:p w14:paraId="5E8A945C" w14:textId="2CD026E8" w:rsidR="002150BA" w:rsidRDefault="002150BA" w:rsidP="007B72FF">
      <w:pPr>
        <w:pStyle w:val="Heading1"/>
        <w:numPr>
          <w:ilvl w:val="0"/>
          <w:numId w:val="0"/>
        </w:numPr>
      </w:pPr>
      <w:bookmarkStart w:id="366" w:name="_Toc6218172"/>
      <w:commentRangeStart w:id="367"/>
      <w:r>
        <w:lastRenderedPageBreak/>
        <w:t>Přílohy</w:t>
      </w:r>
      <w:commentRangeEnd w:id="367"/>
      <w:r w:rsidR="000710FA">
        <w:rPr>
          <w:rStyle w:val="CommentReference"/>
          <w:rFonts w:asciiTheme="minorHAnsi" w:eastAsiaTheme="minorHAnsi" w:hAnsiTheme="minorHAnsi" w:cstheme="minorBidi"/>
          <w:b w:val="0"/>
          <w:color w:val="auto"/>
        </w:rPr>
        <w:commentReference w:id="367"/>
      </w:r>
      <w:bookmarkEnd w:id="366"/>
    </w:p>
    <w:p w14:paraId="48716F44" w14:textId="20A5734D" w:rsidR="002150BA" w:rsidRDefault="00E43124" w:rsidP="007B72FF">
      <w:pPr>
        <w:pStyle w:val="Heading2"/>
        <w:numPr>
          <w:ilvl w:val="0"/>
          <w:numId w:val="0"/>
        </w:numPr>
      </w:pPr>
      <w:bookmarkStart w:id="368" w:name="_Toc6218173"/>
      <w:bookmarkStart w:id="369" w:name="_GoBack"/>
      <w:bookmarkEnd w:id="369"/>
      <w:r>
        <w:t>Vizualizace vstupní datové sady</w:t>
      </w:r>
      <w:bookmarkEnd w:id="368"/>
    </w:p>
    <w:p w14:paraId="48901CAD" w14:textId="20A22DC7" w:rsidR="00F0233F" w:rsidRPr="00F0233F" w:rsidRDefault="00B86222" w:rsidP="00B86222">
      <w:pPr>
        <w:pStyle w:val="Obrzek"/>
      </w:pPr>
      <w:r w:rsidRPr="00B86222">
        <w:drawing>
          <wp:inline distT="0" distB="0" distL="0" distR="0" wp14:anchorId="3DCE8729" wp14:editId="30ADF2ED">
            <wp:extent cx="5276850" cy="7080901"/>
            <wp:effectExtent l="0" t="0" r="0" b="5715"/>
            <wp:docPr id="56" name="Picture 56" descr="C:\Users\Adam Ouhrabka\Desktop\Figur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dam Ouhrabka\Desktop\Figure_1.png"/>
                    <pic:cNvPicPr>
                      <a:picLocks noChangeAspect="1" noChangeArrowheads="1"/>
                    </pic:cNvPicPr>
                  </pic:nvPicPr>
                  <pic:blipFill rotWithShape="1">
                    <a:blip r:embed="rId52">
                      <a:extLst>
                        <a:ext uri="{28A0092B-C50C-407E-A947-70E740481C1C}">
                          <a14:useLocalDpi xmlns:a14="http://schemas.microsoft.com/office/drawing/2010/main" val="0"/>
                        </a:ext>
                      </a:extLst>
                    </a:blip>
                    <a:srcRect l="10925" t="8720" r="9181" b="11913"/>
                    <a:stretch/>
                  </pic:blipFill>
                  <pic:spPr bwMode="auto">
                    <a:xfrm>
                      <a:off x="0" y="0"/>
                      <a:ext cx="5279727" cy="7084762"/>
                    </a:xfrm>
                    <a:prstGeom prst="rect">
                      <a:avLst/>
                    </a:prstGeom>
                    <a:noFill/>
                    <a:ln>
                      <a:noFill/>
                    </a:ln>
                    <a:extLst>
                      <a:ext uri="{53640926-AAD7-44D8-BBD7-CCE9431645EC}">
                        <a14:shadowObscured xmlns:a14="http://schemas.microsoft.com/office/drawing/2010/main"/>
                      </a:ext>
                    </a:extLst>
                  </pic:spPr>
                </pic:pic>
              </a:graphicData>
            </a:graphic>
          </wp:inline>
        </w:drawing>
      </w:r>
    </w:p>
    <w:sectPr w:rsidR="00F0233F" w:rsidRPr="00F0233F" w:rsidSect="00A444A9">
      <w:footerReference w:type="default" r:id="rId53"/>
      <w:pgSz w:w="11906" w:h="16838"/>
      <w:pgMar w:top="1418" w:right="1418" w:bottom="1418" w:left="1701" w:header="709" w:footer="709" w:gutter="0"/>
      <w:pgNumType w:start="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Ouhrabková Dagmar, PhDr. Ing." w:date="2019-04-12T15:38:00Z" w:initials="ODPI">
    <w:p w14:paraId="1B3FC9CE" w14:textId="49B04409" w:rsidR="001F6B6B" w:rsidRDefault="001F6B6B">
      <w:pPr>
        <w:pStyle w:val="CommentText"/>
      </w:pPr>
      <w:r>
        <w:rPr>
          <w:rStyle w:val="CommentReference"/>
        </w:rPr>
        <w:annotationRef/>
      </w:r>
      <w:r>
        <w:t>Doplnit datum</w:t>
      </w:r>
    </w:p>
  </w:comment>
  <w:comment w:id="3" w:author="Ouhrabková Dagmar, PhDr. Ing." w:date="2019-04-12T15:47:00Z" w:initials="ODPI">
    <w:p w14:paraId="0CCEC2BD" w14:textId="173236CA" w:rsidR="001F6B6B" w:rsidRDefault="001F6B6B">
      <w:pPr>
        <w:pStyle w:val="CommentText"/>
      </w:pPr>
      <w:r>
        <w:rPr>
          <w:rStyle w:val="CommentReference"/>
        </w:rPr>
        <w:annotationRef/>
      </w:r>
      <w:r>
        <w:t>Kapitoly začínají od 1 – možná ještě není upraveno</w:t>
      </w:r>
    </w:p>
  </w:comment>
  <w:comment w:id="202" w:author="Pepa Sládek" w:date="2019-04-09T10:54:00Z" w:initials="PS">
    <w:p w14:paraId="10DE2A00" w14:textId="7558FADE" w:rsidR="001F6B6B" w:rsidRDefault="001F6B6B">
      <w:pPr>
        <w:pStyle w:val="CommentText"/>
      </w:pPr>
      <w:r>
        <w:rPr>
          <w:rStyle w:val="CommentReference"/>
        </w:rPr>
        <w:annotationRef/>
      </w:r>
      <w:r>
        <w:t xml:space="preserve">Je to povrchní, ale tímto bych raději skončil - slovním vysvětlením principu a veelice obecným formálním vyjádřením o co jde. Ano, dá se to rozvinout, vektorizovat, děje se to po vrstvách, atd., ale možná lépe někdy příště a s časem to opravdu pochopit. </w:t>
      </w:r>
    </w:p>
  </w:comment>
  <w:comment w:id="204" w:author="Ježek Bruno" w:date="2019-03-28T09:12:00Z" w:initials="JB">
    <w:p w14:paraId="014E5A80" w14:textId="220AC870" w:rsidR="001F6B6B" w:rsidRDefault="001F6B6B">
      <w:pPr>
        <w:pStyle w:val="CommentText"/>
      </w:pPr>
      <w:r>
        <w:rPr>
          <w:rStyle w:val="CommentReference"/>
        </w:rPr>
        <w:annotationRef/>
      </w:r>
      <w:r>
        <w:t>To by mělo předcházet první zmínce o subsamplingu</w:t>
      </w:r>
    </w:p>
  </w:comment>
  <w:comment w:id="206" w:author="Ježek Bruno" w:date="2019-03-28T09:21:00Z" w:initials="JB">
    <w:p w14:paraId="4F5D62C8" w14:textId="2282B2F5" w:rsidR="001F6B6B" w:rsidRDefault="001F6B6B">
      <w:pPr>
        <w:pStyle w:val="CommentText"/>
      </w:pPr>
      <w:r>
        <w:rPr>
          <w:rStyle w:val="CommentReference"/>
        </w:rPr>
        <w:annotationRef/>
      </w:r>
      <w:r>
        <w:t>dlouhá věta, čárky, význam</w:t>
      </w:r>
    </w:p>
  </w:comment>
  <w:comment w:id="207" w:author="Pepa Sládek" w:date="2019-04-02T10:44:00Z" w:initials="PS">
    <w:p w14:paraId="736C46F7" w14:textId="316CE4E7" w:rsidR="001F6B6B" w:rsidRDefault="001F6B6B">
      <w:pPr>
        <w:pStyle w:val="CommentText"/>
      </w:pPr>
      <w:r>
        <w:rPr>
          <w:rStyle w:val="CommentReference"/>
        </w:rPr>
        <w:annotationRef/>
      </w:r>
      <w:r>
        <w:t>Přepsáno</w:t>
      </w:r>
    </w:p>
  </w:comment>
  <w:comment w:id="215" w:author="Ježek Bruno" w:date="2019-03-28T09:38:00Z" w:initials="JB">
    <w:p w14:paraId="2F20203B" w14:textId="4E4B6BFA" w:rsidR="001F6B6B" w:rsidRDefault="001F6B6B">
      <w:pPr>
        <w:pStyle w:val="CommentText"/>
      </w:pPr>
      <w:r>
        <w:rPr>
          <w:rStyle w:val="CommentReference"/>
        </w:rPr>
        <w:annotationRef/>
      </w:r>
      <w:r>
        <w:t>Obrazová ukázka?</w:t>
      </w:r>
    </w:p>
  </w:comment>
  <w:comment w:id="216" w:author="Pepa Sládek" w:date="2019-04-09T13:13:00Z" w:initials="PS">
    <w:p w14:paraId="01C63E07" w14:textId="24DAEFDB" w:rsidR="001F6B6B" w:rsidRDefault="001F6B6B">
      <w:pPr>
        <w:pStyle w:val="CommentText"/>
      </w:pPr>
      <w:r>
        <w:rPr>
          <w:rStyle w:val="CommentReference"/>
        </w:rPr>
        <w:annotationRef/>
      </w:r>
      <w:r>
        <w:t xml:space="preserve">V tomto konkrétním článku bohužel žádný obrázek není. Generují tam levely k FPS, ale prezentují primárně algoritmus. </w:t>
      </w:r>
    </w:p>
  </w:comment>
  <w:comment w:id="226" w:author="Ježek Bruno" w:date="2019-03-28T09:43:00Z" w:initials="JB">
    <w:p w14:paraId="1A853165" w14:textId="4B034A98" w:rsidR="001F6B6B" w:rsidRDefault="001F6B6B">
      <w:pPr>
        <w:pStyle w:val="CommentText"/>
      </w:pPr>
      <w:r>
        <w:rPr>
          <w:rStyle w:val="CommentReference"/>
        </w:rPr>
        <w:annotationRef/>
      </w:r>
      <w:r>
        <w:t>Je to česky?</w:t>
      </w:r>
    </w:p>
  </w:comment>
  <w:comment w:id="227" w:author="Pepa Sládek" w:date="2019-04-01T11:51:00Z" w:initials="PS">
    <w:p w14:paraId="20DD2B6B" w14:textId="458247BB" w:rsidR="001F6B6B" w:rsidRDefault="001F6B6B">
      <w:pPr>
        <w:pStyle w:val="CommentText"/>
      </w:pPr>
      <w:r>
        <w:rPr>
          <w:rStyle w:val="CommentReference"/>
        </w:rPr>
        <w:annotationRef/>
      </w:r>
      <w:r>
        <w:t>Nepěkné, ale dle PČP použitelné.</w:t>
      </w:r>
    </w:p>
  </w:comment>
  <w:comment w:id="230" w:author="Ježek Bruno" w:date="2019-03-28T09:50:00Z" w:initials="JB">
    <w:p w14:paraId="2F5953ED" w14:textId="16D6083D" w:rsidR="001F6B6B" w:rsidRDefault="001F6B6B">
      <w:pPr>
        <w:pStyle w:val="CommentText"/>
      </w:pPr>
      <w:r>
        <w:rPr>
          <w:rStyle w:val="CommentReference"/>
        </w:rPr>
        <w:annotationRef/>
      </w:r>
      <w:r>
        <w:t>Odkazy na web</w:t>
      </w:r>
    </w:p>
  </w:comment>
  <w:comment w:id="231" w:author="Pepa Sládek" w:date="2019-04-02T16:41:00Z" w:initials="PS">
    <w:p w14:paraId="4BF30EFF" w14:textId="67ABA1F2" w:rsidR="001F6B6B" w:rsidRDefault="001F6B6B">
      <w:pPr>
        <w:pStyle w:val="CommentText"/>
      </w:pPr>
      <w:r>
        <w:rPr>
          <w:rStyle w:val="CommentReference"/>
        </w:rPr>
        <w:annotationRef/>
      </w:r>
      <w:r>
        <w:t xml:space="preserve">Tady nerozumím, myslíte citace? Těžko se tam bude dohledávat autor. </w:t>
      </w:r>
    </w:p>
  </w:comment>
  <w:comment w:id="232" w:author="Ježek Bruno" w:date="2019-04-15T10:48:00Z" w:initials="JB">
    <w:p w14:paraId="6CE0E759" w14:textId="08D4B07F" w:rsidR="001F6B6B" w:rsidRDefault="001F6B6B">
      <w:pPr>
        <w:pStyle w:val="CommentText"/>
      </w:pPr>
      <w:r>
        <w:rPr>
          <w:rStyle w:val="CommentReference"/>
        </w:rPr>
        <w:annotationRef/>
      </w:r>
      <w:r>
        <w:t>Bude to reference na webový odkaz, bez autora, lze přidat i číslované reference</w:t>
      </w:r>
    </w:p>
    <w:p w14:paraId="76C8715F" w14:textId="1ABD572A" w:rsidR="001F6B6B" w:rsidRDefault="001F6B6B">
      <w:pPr>
        <w:pStyle w:val="CommentText"/>
      </w:pPr>
      <w:r>
        <w:t>Není to ale nutné, referenci máte dost</w:t>
      </w:r>
    </w:p>
  </w:comment>
  <w:comment w:id="234" w:author="Ježek Bruno" w:date="2019-04-15T10:47:00Z" w:initials="JB">
    <w:p w14:paraId="0DF41641" w14:textId="590340FC" w:rsidR="001F6B6B" w:rsidRDefault="001F6B6B">
      <w:pPr>
        <w:pStyle w:val="CommentText"/>
      </w:pPr>
      <w:r>
        <w:rPr>
          <w:rStyle w:val="CommentReference"/>
        </w:rPr>
        <w:annotationRef/>
      </w:r>
      <w:r>
        <w:t>Jednopísmenné spojky mohou být na konci řádku</w:t>
      </w:r>
    </w:p>
  </w:comment>
  <w:comment w:id="237" w:author="Pepa Sládek" w:date="2019-03-09T13:57:00Z" w:initials="PS">
    <w:p w14:paraId="591108CB" w14:textId="5E1FBD5F" w:rsidR="001F6B6B" w:rsidRDefault="001F6B6B" w:rsidP="00652D69">
      <w:pPr>
        <w:pStyle w:val="CommentText"/>
      </w:pPr>
      <w:r>
        <w:rPr>
          <w:rStyle w:val="CommentReference"/>
        </w:rPr>
        <w:annotationRef/>
      </w:r>
      <w:r>
        <w:t xml:space="preserve">. </w:t>
      </w:r>
      <w:r w:rsidRPr="00652D69">
        <w:t>https://www.tensorflow.org/guide</w:t>
      </w:r>
    </w:p>
  </w:comment>
  <w:comment w:id="241" w:author="Ježek Bruno" w:date="2019-04-15T10:46:00Z" w:initials="JB">
    <w:p w14:paraId="00605D42" w14:textId="17FAB4A7" w:rsidR="001F6B6B" w:rsidRDefault="001F6B6B">
      <w:pPr>
        <w:pStyle w:val="CommentText"/>
      </w:pPr>
      <w:r>
        <w:rPr>
          <w:rStyle w:val="CommentReference"/>
        </w:rPr>
        <w:annotationRef/>
      </w:r>
      <w:r>
        <w:t>Asi bych přidal jednu dvě větu, která to bude konkretizovat, příklad židle u stolu, okno ve stěně ..</w:t>
      </w:r>
    </w:p>
  </w:comment>
  <w:comment w:id="243" w:author="Ježek Bruno" w:date="2019-04-15T10:57:00Z" w:initials="JB">
    <w:p w14:paraId="6BED4A9D" w14:textId="69E932A1" w:rsidR="001F6B6B" w:rsidRDefault="001F6B6B">
      <w:pPr>
        <w:pStyle w:val="CommentText"/>
      </w:pPr>
      <w:r>
        <w:rPr>
          <w:rStyle w:val="CommentReference"/>
        </w:rPr>
        <w:annotationRef/>
      </w:r>
      <w:r>
        <w:t>M není definováno</w:t>
      </w:r>
    </w:p>
    <w:p w14:paraId="03763C05" w14:textId="324827C6" w:rsidR="001F6B6B" w:rsidRDefault="001F6B6B">
      <w:pPr>
        <w:pStyle w:val="CommentText"/>
      </w:pPr>
      <w:r>
        <w:t>.., kde M je množina objektů</w:t>
      </w:r>
    </w:p>
  </w:comment>
  <w:comment w:id="245" w:author="Ježek Bruno" w:date="2019-04-15T11:01:00Z" w:initials="JB">
    <w:p w14:paraId="76ED86C3" w14:textId="5D7E2F1D" w:rsidR="001F6B6B" w:rsidRDefault="001F6B6B">
      <w:pPr>
        <w:pStyle w:val="CommentText"/>
      </w:pPr>
      <w:r>
        <w:rPr>
          <w:rStyle w:val="CommentReference"/>
        </w:rPr>
        <w:annotationRef/>
      </w:r>
      <w:r>
        <w:t>Není jasné, které myslíte,</w:t>
      </w:r>
    </w:p>
    <w:p w14:paraId="5BD03495" w14:textId="3AE304B5" w:rsidR="001F6B6B" w:rsidRDefault="001F6B6B">
      <w:pPr>
        <w:pStyle w:val="CommentText"/>
      </w:pPr>
      <w:r>
        <w:t>Jaký je vztah M a O</w:t>
      </w:r>
    </w:p>
  </w:comment>
  <w:comment w:id="246" w:author="Ježek Bruno" w:date="2019-04-15T11:05:00Z" w:initials="JB">
    <w:p w14:paraId="7A0C729C" w14:textId="206EA83B" w:rsidR="001F6B6B" w:rsidRDefault="001F6B6B">
      <w:pPr>
        <w:pStyle w:val="CommentText"/>
      </w:pPr>
      <w:r>
        <w:rPr>
          <w:rStyle w:val="CommentReference"/>
        </w:rPr>
        <w:annotationRef/>
      </w:r>
      <w:r>
        <w:t>xz nebo xy</w:t>
      </w:r>
    </w:p>
  </w:comment>
  <w:comment w:id="247" w:author="Pepa Sládek" w:date="2019-04-16T14:21:00Z" w:initials="PS">
    <w:p w14:paraId="5B0D4EFB" w14:textId="1C45981D" w:rsidR="000B0D81" w:rsidRDefault="000B0D81">
      <w:pPr>
        <w:pStyle w:val="CommentText"/>
      </w:pPr>
      <w:r>
        <w:rPr>
          <w:rStyle w:val="CommentReference"/>
        </w:rPr>
        <w:annotationRef/>
      </w:r>
      <w:r>
        <w:t>Dal jsem tedy xz i na začátek</w:t>
      </w:r>
    </w:p>
  </w:comment>
  <w:comment w:id="248" w:author="Pepa Sládek" w:date="2019-02-12T10:33:00Z" w:initials="PS">
    <w:p w14:paraId="7B63129E" w14:textId="77777777" w:rsidR="001F6B6B" w:rsidRDefault="001F6B6B">
      <w:pPr>
        <w:pStyle w:val="CommentText"/>
      </w:pPr>
      <w:r>
        <w:rPr>
          <w:rStyle w:val="CommentReference"/>
        </w:rPr>
        <w:annotationRef/>
      </w:r>
      <w:r>
        <w:t>Předpokladem je, že se takto udrží kontext</w:t>
      </w:r>
    </w:p>
  </w:comment>
  <w:comment w:id="250" w:author="Ježek Bruno" w:date="2019-04-15T11:07:00Z" w:initials="JB">
    <w:p w14:paraId="16AFD452" w14:textId="31550754" w:rsidR="001F6B6B" w:rsidRDefault="001F6B6B">
      <w:pPr>
        <w:pStyle w:val="CommentText"/>
      </w:pPr>
      <w:r>
        <w:rPr>
          <w:rStyle w:val="CommentReference"/>
        </w:rPr>
        <w:annotationRef/>
      </w:r>
      <w:r>
        <w:t>Ta rovnice mi nedava smysl, scitate hrusky s jabkama</w:t>
      </w:r>
    </w:p>
  </w:comment>
  <w:comment w:id="253" w:author="Ježek Bruno" w:date="2019-03-28T10:15:00Z" w:initials="JB">
    <w:p w14:paraId="5C1F8EC8" w14:textId="67C15E72" w:rsidR="001F6B6B" w:rsidRDefault="001F6B6B">
      <w:pPr>
        <w:pStyle w:val="CommentText"/>
      </w:pPr>
      <w:r>
        <w:rPr>
          <w:rStyle w:val="CommentReference"/>
        </w:rPr>
        <w:annotationRef/>
      </w:r>
      <w:r>
        <w:t>formulace</w:t>
      </w:r>
    </w:p>
  </w:comment>
  <w:comment w:id="254" w:author="Pepa Sládek" w:date="2019-04-09T13:38:00Z" w:initials="PS">
    <w:p w14:paraId="7F9D7357" w14:textId="41406C15" w:rsidR="001F6B6B" w:rsidRDefault="001F6B6B">
      <w:pPr>
        <w:pStyle w:val="CommentText"/>
      </w:pPr>
      <w:r>
        <w:rPr>
          <w:rStyle w:val="CommentReference"/>
        </w:rPr>
        <w:annotationRef/>
      </w:r>
      <w:r>
        <w:t>upraveno</w:t>
      </w:r>
    </w:p>
  </w:comment>
  <w:comment w:id="255" w:author="Pepa Sládek" w:date="2019-04-12T11:48:00Z" w:initials="PS">
    <w:p w14:paraId="073C2A4C" w14:textId="22096749" w:rsidR="001F6B6B" w:rsidRDefault="001F6B6B">
      <w:pPr>
        <w:pStyle w:val="CommentText"/>
      </w:pPr>
      <w:r>
        <w:rPr>
          <w:rStyle w:val="CommentReference"/>
        </w:rPr>
        <w:annotationRef/>
      </w:r>
      <w:r>
        <w:t>Tady bych se nějak potřeboval odkázat na přílohu 10.1</w:t>
      </w:r>
    </w:p>
  </w:comment>
  <w:comment w:id="256" w:author="Ježek Bruno" w:date="2019-04-15T11:09:00Z" w:initials="JB">
    <w:p w14:paraId="13B2F5E9" w14:textId="0E48A275" w:rsidR="001F6B6B" w:rsidRDefault="001F6B6B">
      <w:pPr>
        <w:pStyle w:val="CommentText"/>
      </w:pPr>
      <w:r>
        <w:rPr>
          <w:rStyle w:val="CommentReference"/>
        </w:rPr>
        <w:annotationRef/>
      </w:r>
      <w:r>
        <w:t>Pokud by to byla jediná příloha, muže být i jako obrazek v textu</w:t>
      </w:r>
    </w:p>
  </w:comment>
  <w:comment w:id="267" w:author="Ježek Bruno" w:date="2019-03-28T10:24:00Z" w:initials="JB">
    <w:p w14:paraId="6B23B36D" w14:textId="77777777" w:rsidR="001F6B6B" w:rsidRDefault="001F6B6B" w:rsidP="00E25DB9">
      <w:pPr>
        <w:pStyle w:val="CommentText"/>
      </w:pPr>
      <w:r>
        <w:rPr>
          <w:rStyle w:val="CommentReference"/>
        </w:rPr>
        <w:annotationRef/>
      </w:r>
      <w:r>
        <w:t>to by mělo předcházet algoritmu, zde vysvětlujete, to co je podstatne</w:t>
      </w:r>
    </w:p>
  </w:comment>
  <w:comment w:id="268" w:author="Pepa Sládek" w:date="2019-04-09T13:42:00Z" w:initials="PS">
    <w:p w14:paraId="39C5DC90" w14:textId="3366D7BB" w:rsidR="001F6B6B" w:rsidRDefault="001F6B6B">
      <w:pPr>
        <w:pStyle w:val="CommentText"/>
      </w:pPr>
      <w:r>
        <w:rPr>
          <w:rStyle w:val="CommentReference"/>
        </w:rPr>
        <w:annotationRef/>
      </w:r>
      <w:r>
        <w:t>Umístil jsem to sem.</w:t>
      </w:r>
    </w:p>
  </w:comment>
  <w:comment w:id="281" w:author="Ježek Bruno" w:date="2019-04-16T10:52:00Z" w:initials="JB">
    <w:p w14:paraId="4BCCD834" w14:textId="64D216DE" w:rsidR="001F6B6B" w:rsidRDefault="001F6B6B">
      <w:pPr>
        <w:pStyle w:val="CommentText"/>
      </w:pPr>
      <w:r>
        <w:rPr>
          <w:rStyle w:val="CommentReference"/>
        </w:rPr>
        <w:annotationRef/>
      </w:r>
      <w:r>
        <w:t>Možná to tak obecně být nemusí, prostě naučit neuronku umísťovat do prázdného prostoru</w:t>
      </w:r>
    </w:p>
  </w:comment>
  <w:comment w:id="293" w:author="Pepa Sládek" w:date="2019-04-12T20:36:00Z" w:initials="PS">
    <w:p w14:paraId="5EB119DA" w14:textId="4E853A00" w:rsidR="001F6B6B" w:rsidRDefault="001F6B6B">
      <w:pPr>
        <w:pStyle w:val="CommentText"/>
      </w:pPr>
      <w:r>
        <w:rPr>
          <w:rStyle w:val="CommentReference"/>
        </w:rPr>
        <w:annotationRef/>
      </w:r>
      <w:r>
        <w:t xml:space="preserve">Tady myšleno asi na CD. Ale nevím pro koho je vlastně určeno. Takže možná tohle zcela vynechat. </w:t>
      </w:r>
    </w:p>
  </w:comment>
  <w:comment w:id="294" w:author="Ježek Bruno" w:date="2019-04-16T10:58:00Z" w:initials="JB">
    <w:p w14:paraId="6F25BDEA" w14:textId="72058B7D" w:rsidR="001F6B6B" w:rsidRDefault="001F6B6B">
      <w:pPr>
        <w:pStyle w:val="CommentText"/>
      </w:pPr>
      <w:r>
        <w:rPr>
          <w:rStyle w:val="CommentReference"/>
        </w:rPr>
        <w:annotationRef/>
      </w:r>
      <w:r>
        <w:t>Pokud date CD do každého vytisku, je to OK, oponent ma mit moznosto zkontrolovat</w:t>
      </w:r>
    </w:p>
    <w:p w14:paraId="0510D69A" w14:textId="7A2F3ECC" w:rsidR="001F6B6B" w:rsidRDefault="001F6B6B">
      <w:pPr>
        <w:pStyle w:val="CommentText"/>
      </w:pPr>
      <w:r>
        <w:t>Lze i git repozitar</w:t>
      </w:r>
    </w:p>
  </w:comment>
  <w:comment w:id="361" w:author="Ježek Bruno" w:date="2019-04-16T12:31:00Z" w:initials="JB">
    <w:p w14:paraId="410B6421" w14:textId="5830732D" w:rsidR="001F6B6B" w:rsidRDefault="001F6B6B">
      <w:pPr>
        <w:pStyle w:val="CommentText"/>
      </w:pPr>
      <w:r>
        <w:rPr>
          <w:rStyle w:val="CommentReference"/>
        </w:rPr>
        <w:annotationRef/>
      </w:r>
      <w:r>
        <w:t>Tady přidat odstavec jak testy dopadly a zda řešení funguje</w:t>
      </w:r>
    </w:p>
  </w:comment>
  <w:comment w:id="363" w:author="Ježek Bruno" w:date="2019-04-16T12:33:00Z" w:initials="JB">
    <w:p w14:paraId="1EA5793D" w14:textId="4D28CFB5" w:rsidR="001F6B6B" w:rsidRDefault="001F6B6B">
      <w:pPr>
        <w:pStyle w:val="CommentText"/>
      </w:pPr>
      <w:r>
        <w:rPr>
          <w:rStyle w:val="CommentReference"/>
        </w:rPr>
        <w:annotationRef/>
      </w:r>
    </w:p>
  </w:comment>
  <w:comment w:id="364" w:author="Ježek Bruno" w:date="2019-04-16T12:33:00Z" w:initials="JB">
    <w:p w14:paraId="31B53596" w14:textId="2A8339C9" w:rsidR="001F6B6B" w:rsidRDefault="001F6B6B">
      <w:pPr>
        <w:pStyle w:val="CommentText"/>
      </w:pPr>
      <w:r>
        <w:rPr>
          <w:rStyle w:val="CommentReference"/>
        </w:rPr>
        <w:annotationRef/>
      </w:r>
      <w:r>
        <w:t>Někde máte přehozeno jméno a příjmení Vladimír Olej</w:t>
      </w:r>
    </w:p>
    <w:p w14:paraId="4B8438C8" w14:textId="14557A2E" w:rsidR="001F6B6B" w:rsidRDefault="001F6B6B">
      <w:pPr>
        <w:pStyle w:val="CommentText"/>
      </w:pPr>
      <w:r>
        <w:t>Občas není stejný formát např. jméno – velikost písmen, iniciály</w:t>
      </w:r>
    </w:p>
  </w:comment>
  <w:comment w:id="365" w:author="Pepa Sládek" w:date="2019-04-12T20:41:00Z" w:initials="PS">
    <w:p w14:paraId="2A51F869" w14:textId="3CD90A9E" w:rsidR="001F6B6B" w:rsidRDefault="001F6B6B">
      <w:pPr>
        <w:pStyle w:val="CommentText"/>
      </w:pPr>
      <w:r>
        <w:rPr>
          <w:rStyle w:val="CommentReference"/>
        </w:rPr>
        <w:annotationRef/>
      </w:r>
      <w:r>
        <w:t>POZOR! VYMAZAT</w:t>
      </w:r>
    </w:p>
  </w:comment>
  <w:comment w:id="367" w:author="Ježek Bruno" w:date="2019-04-15T10:51:00Z" w:initials="JB">
    <w:p w14:paraId="553C32AE" w14:textId="0E1070EF" w:rsidR="001F6B6B" w:rsidRDefault="001F6B6B" w:rsidP="000710FA">
      <w:pPr>
        <w:pStyle w:val="CommentText"/>
      </w:pPr>
      <w:r>
        <w:rPr>
          <w:rStyle w:val="CommentReference"/>
        </w:rPr>
        <w:annotationRef/>
      </w:r>
      <w:r>
        <w:t>Nečíslujeme, případně číslujeme písmeny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B3FC9CE" w15:done="0"/>
  <w15:commentEx w15:paraId="0CCEC2BD" w15:done="0"/>
  <w15:commentEx w15:paraId="10DE2A00" w15:done="0"/>
  <w15:commentEx w15:paraId="014E5A80" w15:done="0"/>
  <w15:commentEx w15:paraId="4F5D62C8" w15:done="0"/>
  <w15:commentEx w15:paraId="736C46F7" w15:paraIdParent="4F5D62C8" w15:done="0"/>
  <w15:commentEx w15:paraId="2F20203B" w15:done="0"/>
  <w15:commentEx w15:paraId="01C63E07" w15:paraIdParent="2F20203B" w15:done="0"/>
  <w15:commentEx w15:paraId="1A853165" w15:done="0"/>
  <w15:commentEx w15:paraId="20DD2B6B" w15:done="0"/>
  <w15:commentEx w15:paraId="2F5953ED" w15:done="0"/>
  <w15:commentEx w15:paraId="4BF30EFF" w15:paraIdParent="2F5953ED" w15:done="0"/>
  <w15:commentEx w15:paraId="76C8715F" w15:paraIdParent="2F5953ED" w15:done="0"/>
  <w15:commentEx w15:paraId="0DF41641" w15:done="0"/>
  <w15:commentEx w15:paraId="591108CB" w15:done="0"/>
  <w15:commentEx w15:paraId="00605D42" w15:done="0"/>
  <w15:commentEx w15:paraId="03763C05" w15:done="0"/>
  <w15:commentEx w15:paraId="5BD03495" w15:done="0"/>
  <w15:commentEx w15:paraId="7A0C729C" w15:done="0"/>
  <w15:commentEx w15:paraId="5B0D4EFB" w15:paraIdParent="7A0C729C" w15:done="0"/>
  <w15:commentEx w15:paraId="7B63129E" w15:done="0"/>
  <w15:commentEx w15:paraId="16AFD452" w15:done="0"/>
  <w15:commentEx w15:paraId="5C1F8EC8" w15:done="0"/>
  <w15:commentEx w15:paraId="7F9D7357" w15:paraIdParent="5C1F8EC8" w15:done="0"/>
  <w15:commentEx w15:paraId="073C2A4C" w15:done="0"/>
  <w15:commentEx w15:paraId="13B2F5E9" w15:done="0"/>
  <w15:commentEx w15:paraId="6B23B36D" w15:done="0"/>
  <w15:commentEx w15:paraId="39C5DC90" w15:paraIdParent="6B23B36D" w15:done="0"/>
  <w15:commentEx w15:paraId="4BCCD834" w15:done="0"/>
  <w15:commentEx w15:paraId="5EB119DA" w15:done="0"/>
  <w15:commentEx w15:paraId="0510D69A" w15:paraIdParent="5EB119DA" w15:done="0"/>
  <w15:commentEx w15:paraId="410B6421" w15:done="0"/>
  <w15:commentEx w15:paraId="1EA5793D" w15:done="0"/>
  <w15:commentEx w15:paraId="4B8438C8" w15:done="0"/>
  <w15:commentEx w15:paraId="2A51F869" w15:done="0"/>
  <w15:commentEx w15:paraId="553C32AE"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9308222" w14:textId="77777777" w:rsidR="00E75E02" w:rsidRDefault="00E75E02" w:rsidP="00FB0812">
      <w:pPr>
        <w:spacing w:after="0" w:line="240" w:lineRule="auto"/>
      </w:pPr>
      <w:r>
        <w:separator/>
      </w:r>
    </w:p>
  </w:endnote>
  <w:endnote w:type="continuationSeparator" w:id="0">
    <w:p w14:paraId="0152B16E" w14:textId="77777777" w:rsidR="00E75E02" w:rsidRDefault="00E75E02" w:rsidP="00FB08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ComeniaSans-Bold">
    <w:altName w:val="Calibri"/>
    <w:panose1 w:val="00000000000000000000"/>
    <w:charset w:val="EE"/>
    <w:family w:val="auto"/>
    <w:notTrueType/>
    <w:pitch w:val="default"/>
    <w:sig w:usb0="00000005" w:usb1="00000000" w:usb2="00000000" w:usb3="00000000" w:csb0="00000002" w:csb1="00000000"/>
  </w:font>
  <w:font w:name="Cambria">
    <w:panose1 w:val="02040503050406030204"/>
    <w:charset w:val="00"/>
    <w:family w:val="roman"/>
    <w:pitch w:val="variable"/>
    <w:sig w:usb0="A00002EF" w:usb1="4000004B" w:usb2="00000000" w:usb3="00000000" w:csb0="0000009F" w:csb1="00000000"/>
  </w:font>
  <w:font w:name="Segoe UI">
    <w:panose1 w:val="020B0502040204020203"/>
    <w:charset w:val="EE"/>
    <w:family w:val="swiss"/>
    <w:pitch w:val="variable"/>
    <w:sig w:usb0="E4002EFF" w:usb1="C000E47F" w:usb2="00000009" w:usb3="00000000" w:csb0="000001FF" w:csb1="00000000"/>
  </w:font>
  <w:font w:name="Consolas">
    <w:panose1 w:val="020B0609020204030204"/>
    <w:charset w:val="EE"/>
    <w:family w:val="modern"/>
    <w:pitch w:val="fixed"/>
    <w:sig w:usb0="E00006FF" w:usb1="0000FCFF" w:usb2="00000001" w:usb3="00000000" w:csb0="0000019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86F953" w14:textId="25342CDA" w:rsidR="001F6B6B" w:rsidRDefault="001F6B6B">
    <w:pPr>
      <w:pStyle w:val="Footer"/>
      <w:jc w:val="center"/>
    </w:pPr>
  </w:p>
  <w:p w14:paraId="3E81E14C" w14:textId="77777777" w:rsidR="001F6B6B" w:rsidRDefault="001F6B6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8604536"/>
      <w:docPartObj>
        <w:docPartGallery w:val="Page Numbers (Bottom of Page)"/>
        <w:docPartUnique/>
      </w:docPartObj>
    </w:sdtPr>
    <w:sdtContent>
      <w:p w14:paraId="724F11D2" w14:textId="7AD3F7AA" w:rsidR="001F6B6B" w:rsidRDefault="001F6B6B">
        <w:pPr>
          <w:pStyle w:val="Footer"/>
          <w:jc w:val="center"/>
        </w:pPr>
        <w:r>
          <w:fldChar w:fldCharType="begin"/>
        </w:r>
        <w:r>
          <w:instrText>PAGE   \* MERGEFORMAT</w:instrText>
        </w:r>
        <w:r>
          <w:fldChar w:fldCharType="separate"/>
        </w:r>
        <w:r w:rsidR="007B72FF">
          <w:rPr>
            <w:noProof/>
          </w:rPr>
          <w:t>52</w:t>
        </w:r>
        <w:r>
          <w:fldChar w:fldCharType="end"/>
        </w:r>
      </w:p>
    </w:sdtContent>
  </w:sdt>
  <w:p w14:paraId="5E6B8E0A" w14:textId="77777777" w:rsidR="001F6B6B" w:rsidRDefault="001F6B6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2652B29" w14:textId="77777777" w:rsidR="00E75E02" w:rsidRDefault="00E75E02" w:rsidP="00FB0812">
      <w:pPr>
        <w:spacing w:after="0" w:line="240" w:lineRule="auto"/>
      </w:pPr>
      <w:r>
        <w:separator/>
      </w:r>
    </w:p>
  </w:footnote>
  <w:footnote w:type="continuationSeparator" w:id="0">
    <w:p w14:paraId="2BD1115F" w14:textId="77777777" w:rsidR="00E75E02" w:rsidRDefault="00E75E02" w:rsidP="00FB0812">
      <w:pPr>
        <w:spacing w:after="0" w:line="240" w:lineRule="auto"/>
      </w:pPr>
      <w:r>
        <w:continuationSeparator/>
      </w:r>
    </w:p>
  </w:footnote>
  <w:footnote w:id="1">
    <w:p w14:paraId="5AB7FB45" w14:textId="15858E54" w:rsidR="001F6B6B" w:rsidRDefault="001F6B6B" w:rsidP="00496118">
      <w:pPr>
        <w:pStyle w:val="FootnoteText"/>
      </w:pPr>
      <w:r>
        <w:rPr>
          <w:rStyle w:val="FootnoteReference"/>
        </w:rPr>
        <w:footnoteRef/>
      </w:r>
      <w:r>
        <w:t xml:space="preserve"> </w:t>
      </w:r>
      <w:r w:rsidRPr="00AE7F9E">
        <w:t>Large Scale Visual Recognition Challenge</w:t>
      </w:r>
      <w:r>
        <w:t xml:space="preserve"> - soutěž v rozpoznávání objektu na rastrovém obrázku.</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00035E"/>
    <w:multiLevelType w:val="hybridMultilevel"/>
    <w:tmpl w:val="A600FA80"/>
    <w:lvl w:ilvl="0" w:tplc="E4923DE6">
      <w:start w:val="1"/>
      <w:numFmt w:val="decimal"/>
      <w:pStyle w:val="seznamcislovany"/>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 w15:restartNumberingAfterBreak="0">
    <w:nsid w:val="127668DC"/>
    <w:multiLevelType w:val="hybridMultilevel"/>
    <w:tmpl w:val="C7E08748"/>
    <w:lvl w:ilvl="0" w:tplc="0405000F">
      <w:start w:val="1"/>
      <w:numFmt w:val="decimal"/>
      <w:lvlText w:val="%1."/>
      <w:lvlJc w:val="left"/>
      <w:pPr>
        <w:ind w:left="720" w:hanging="360"/>
      </w:pPr>
      <w:rPr>
        <w:rFonts w:hint="default"/>
        <w:b w:val="0"/>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 w15:restartNumberingAfterBreak="0">
    <w:nsid w:val="248C4E23"/>
    <w:multiLevelType w:val="hybridMultilevel"/>
    <w:tmpl w:val="300CABCA"/>
    <w:lvl w:ilvl="0" w:tplc="25707C7E">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 w15:restartNumberingAfterBreak="0">
    <w:nsid w:val="2EB35037"/>
    <w:multiLevelType w:val="hybridMultilevel"/>
    <w:tmpl w:val="195E86AA"/>
    <w:lvl w:ilvl="0" w:tplc="0405000F">
      <w:start w:val="1"/>
      <w:numFmt w:val="decimal"/>
      <w:lvlText w:val="%1."/>
      <w:lvlJc w:val="left"/>
      <w:pPr>
        <w:ind w:left="1455" w:hanging="360"/>
      </w:pPr>
    </w:lvl>
    <w:lvl w:ilvl="1" w:tplc="04050019">
      <w:start w:val="1"/>
      <w:numFmt w:val="lowerLetter"/>
      <w:lvlText w:val="%2."/>
      <w:lvlJc w:val="left"/>
      <w:pPr>
        <w:ind w:left="2175" w:hanging="360"/>
      </w:pPr>
    </w:lvl>
    <w:lvl w:ilvl="2" w:tplc="0405001B" w:tentative="1">
      <w:start w:val="1"/>
      <w:numFmt w:val="lowerRoman"/>
      <w:lvlText w:val="%3."/>
      <w:lvlJc w:val="right"/>
      <w:pPr>
        <w:ind w:left="2895" w:hanging="180"/>
      </w:pPr>
    </w:lvl>
    <w:lvl w:ilvl="3" w:tplc="0405000F" w:tentative="1">
      <w:start w:val="1"/>
      <w:numFmt w:val="decimal"/>
      <w:lvlText w:val="%4."/>
      <w:lvlJc w:val="left"/>
      <w:pPr>
        <w:ind w:left="3615" w:hanging="360"/>
      </w:pPr>
    </w:lvl>
    <w:lvl w:ilvl="4" w:tplc="04050019" w:tentative="1">
      <w:start w:val="1"/>
      <w:numFmt w:val="lowerLetter"/>
      <w:lvlText w:val="%5."/>
      <w:lvlJc w:val="left"/>
      <w:pPr>
        <w:ind w:left="4335" w:hanging="360"/>
      </w:pPr>
    </w:lvl>
    <w:lvl w:ilvl="5" w:tplc="0405001B" w:tentative="1">
      <w:start w:val="1"/>
      <w:numFmt w:val="lowerRoman"/>
      <w:lvlText w:val="%6."/>
      <w:lvlJc w:val="right"/>
      <w:pPr>
        <w:ind w:left="5055" w:hanging="180"/>
      </w:pPr>
    </w:lvl>
    <w:lvl w:ilvl="6" w:tplc="0405000F" w:tentative="1">
      <w:start w:val="1"/>
      <w:numFmt w:val="decimal"/>
      <w:lvlText w:val="%7."/>
      <w:lvlJc w:val="left"/>
      <w:pPr>
        <w:ind w:left="5775" w:hanging="360"/>
      </w:pPr>
    </w:lvl>
    <w:lvl w:ilvl="7" w:tplc="04050019" w:tentative="1">
      <w:start w:val="1"/>
      <w:numFmt w:val="lowerLetter"/>
      <w:lvlText w:val="%8."/>
      <w:lvlJc w:val="left"/>
      <w:pPr>
        <w:ind w:left="6495" w:hanging="360"/>
      </w:pPr>
    </w:lvl>
    <w:lvl w:ilvl="8" w:tplc="0405001B" w:tentative="1">
      <w:start w:val="1"/>
      <w:numFmt w:val="lowerRoman"/>
      <w:lvlText w:val="%9."/>
      <w:lvlJc w:val="right"/>
      <w:pPr>
        <w:ind w:left="7215" w:hanging="180"/>
      </w:pPr>
    </w:lvl>
  </w:abstractNum>
  <w:abstractNum w:abstractNumId="4" w15:restartNumberingAfterBreak="0">
    <w:nsid w:val="426C788D"/>
    <w:multiLevelType w:val="multilevel"/>
    <w:tmpl w:val="79CE4C6A"/>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 w15:restartNumberingAfterBreak="0">
    <w:nsid w:val="66A80061"/>
    <w:multiLevelType w:val="hybridMultilevel"/>
    <w:tmpl w:val="9EEC5CEC"/>
    <w:lvl w:ilvl="0" w:tplc="0405000F">
      <w:start w:val="1"/>
      <w:numFmt w:val="decimal"/>
      <w:lvlText w:val="%1."/>
      <w:lvlJc w:val="left"/>
      <w:pPr>
        <w:ind w:left="720" w:hanging="360"/>
      </w:pPr>
      <w:rPr>
        <w:rFonts w:hint="default"/>
        <w:b w:val="0"/>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6" w15:restartNumberingAfterBreak="0">
    <w:nsid w:val="70826B6C"/>
    <w:multiLevelType w:val="hybridMultilevel"/>
    <w:tmpl w:val="CB784938"/>
    <w:lvl w:ilvl="0" w:tplc="C17A1084">
      <w:start w:val="1"/>
      <w:numFmt w:val="decimal"/>
      <w:pStyle w:val="Bibliography"/>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7" w15:restartNumberingAfterBreak="0">
    <w:nsid w:val="78EA05D4"/>
    <w:multiLevelType w:val="hybridMultilevel"/>
    <w:tmpl w:val="B06CB6AC"/>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num w:numId="1">
    <w:abstractNumId w:val="2"/>
  </w:num>
  <w:num w:numId="2">
    <w:abstractNumId w:val="4"/>
  </w:num>
  <w:num w:numId="3">
    <w:abstractNumId w:val="0"/>
  </w:num>
  <w:num w:numId="4">
    <w:abstractNumId w:val="3"/>
  </w:num>
  <w:num w:numId="5">
    <w:abstractNumId w:val="5"/>
  </w:num>
  <w:num w:numId="6">
    <w:abstractNumId w:val="1"/>
  </w:num>
  <w:num w:numId="7">
    <w:abstractNumId w:val="6"/>
  </w:num>
  <w:num w:numId="8">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Ouhrabková Dagmar, PhDr. Ing.">
    <w15:presenceInfo w15:providerId="AD" w15:userId="S-1-5-21-1592280175-124344649-1851928258-1065"/>
  </w15:person>
  <w15:person w15:author="Ježek Bruno">
    <w15:presenceInfo w15:providerId="AD" w15:userId="S-1-5-21-2318265290-742961591-722532207-6555"/>
  </w15:person>
  <w15:person w15:author="Pepa Sládek">
    <w15:presenceInfo w15:providerId="Windows Live" w15:userId="beb253a23e39dc9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83680"/>
    <w:rsid w:val="0000163C"/>
    <w:rsid w:val="0000682F"/>
    <w:rsid w:val="00006D47"/>
    <w:rsid w:val="00012532"/>
    <w:rsid w:val="00012722"/>
    <w:rsid w:val="00024AB7"/>
    <w:rsid w:val="0003108C"/>
    <w:rsid w:val="0003225B"/>
    <w:rsid w:val="00032470"/>
    <w:rsid w:val="0003444E"/>
    <w:rsid w:val="00034990"/>
    <w:rsid w:val="000375AE"/>
    <w:rsid w:val="00042F03"/>
    <w:rsid w:val="00045669"/>
    <w:rsid w:val="00045D46"/>
    <w:rsid w:val="00050CD6"/>
    <w:rsid w:val="00051DF7"/>
    <w:rsid w:val="0005477A"/>
    <w:rsid w:val="000551D2"/>
    <w:rsid w:val="00060541"/>
    <w:rsid w:val="00060A18"/>
    <w:rsid w:val="000610F5"/>
    <w:rsid w:val="00064DBC"/>
    <w:rsid w:val="00064F73"/>
    <w:rsid w:val="00065A08"/>
    <w:rsid w:val="000678F8"/>
    <w:rsid w:val="000708C2"/>
    <w:rsid w:val="000710FA"/>
    <w:rsid w:val="00075D5A"/>
    <w:rsid w:val="00083C0C"/>
    <w:rsid w:val="0009065F"/>
    <w:rsid w:val="000965CA"/>
    <w:rsid w:val="00096B7C"/>
    <w:rsid w:val="000A3F68"/>
    <w:rsid w:val="000A53E5"/>
    <w:rsid w:val="000B0370"/>
    <w:rsid w:val="000B0D81"/>
    <w:rsid w:val="000B6173"/>
    <w:rsid w:val="000C1BB6"/>
    <w:rsid w:val="000C1BCF"/>
    <w:rsid w:val="000C2E59"/>
    <w:rsid w:val="000C5833"/>
    <w:rsid w:val="000C6491"/>
    <w:rsid w:val="000C78B2"/>
    <w:rsid w:val="000D17CF"/>
    <w:rsid w:val="000D3A6C"/>
    <w:rsid w:val="000D6660"/>
    <w:rsid w:val="000E1A3D"/>
    <w:rsid w:val="000E48FF"/>
    <w:rsid w:val="000F04BD"/>
    <w:rsid w:val="000F1F24"/>
    <w:rsid w:val="000F37C0"/>
    <w:rsid w:val="000F66F6"/>
    <w:rsid w:val="0010327C"/>
    <w:rsid w:val="00103370"/>
    <w:rsid w:val="00110869"/>
    <w:rsid w:val="00112AD9"/>
    <w:rsid w:val="001131C6"/>
    <w:rsid w:val="0011351E"/>
    <w:rsid w:val="001142F1"/>
    <w:rsid w:val="00125FE2"/>
    <w:rsid w:val="0013208F"/>
    <w:rsid w:val="00134238"/>
    <w:rsid w:val="001463D2"/>
    <w:rsid w:val="00146CA1"/>
    <w:rsid w:val="00151246"/>
    <w:rsid w:val="00154000"/>
    <w:rsid w:val="00154A0A"/>
    <w:rsid w:val="00154EF9"/>
    <w:rsid w:val="00155617"/>
    <w:rsid w:val="00155E3A"/>
    <w:rsid w:val="00162545"/>
    <w:rsid w:val="001662B2"/>
    <w:rsid w:val="00172A2F"/>
    <w:rsid w:val="00172B10"/>
    <w:rsid w:val="001756B6"/>
    <w:rsid w:val="00186380"/>
    <w:rsid w:val="00186975"/>
    <w:rsid w:val="001915E0"/>
    <w:rsid w:val="00191F46"/>
    <w:rsid w:val="0019539B"/>
    <w:rsid w:val="001A0463"/>
    <w:rsid w:val="001A3266"/>
    <w:rsid w:val="001A588F"/>
    <w:rsid w:val="001A71DE"/>
    <w:rsid w:val="001A76E1"/>
    <w:rsid w:val="001B1C27"/>
    <w:rsid w:val="001B67A0"/>
    <w:rsid w:val="001C1E87"/>
    <w:rsid w:val="001D17EC"/>
    <w:rsid w:val="001D3605"/>
    <w:rsid w:val="001D4309"/>
    <w:rsid w:val="001F6B6B"/>
    <w:rsid w:val="001F715E"/>
    <w:rsid w:val="001F7A87"/>
    <w:rsid w:val="00200A8A"/>
    <w:rsid w:val="00204835"/>
    <w:rsid w:val="00205022"/>
    <w:rsid w:val="00205648"/>
    <w:rsid w:val="00206526"/>
    <w:rsid w:val="00212DFE"/>
    <w:rsid w:val="00213E8B"/>
    <w:rsid w:val="002150BA"/>
    <w:rsid w:val="00215DDE"/>
    <w:rsid w:val="00216C16"/>
    <w:rsid w:val="00216C7F"/>
    <w:rsid w:val="0021742A"/>
    <w:rsid w:val="002225F7"/>
    <w:rsid w:val="002226E4"/>
    <w:rsid w:val="00230960"/>
    <w:rsid w:val="00231721"/>
    <w:rsid w:val="00232EDF"/>
    <w:rsid w:val="00233971"/>
    <w:rsid w:val="00252AC0"/>
    <w:rsid w:val="002553D6"/>
    <w:rsid w:val="00255CE4"/>
    <w:rsid w:val="00257B7B"/>
    <w:rsid w:val="002632B4"/>
    <w:rsid w:val="00264424"/>
    <w:rsid w:val="0026541F"/>
    <w:rsid w:val="00266244"/>
    <w:rsid w:val="0026640B"/>
    <w:rsid w:val="0027056E"/>
    <w:rsid w:val="002709CE"/>
    <w:rsid w:val="00270C87"/>
    <w:rsid w:val="0027124C"/>
    <w:rsid w:val="00273E31"/>
    <w:rsid w:val="002766DE"/>
    <w:rsid w:val="00280796"/>
    <w:rsid w:val="00280FEE"/>
    <w:rsid w:val="00283E68"/>
    <w:rsid w:val="00287258"/>
    <w:rsid w:val="00287B4C"/>
    <w:rsid w:val="002965B1"/>
    <w:rsid w:val="002A1810"/>
    <w:rsid w:val="002A3C3E"/>
    <w:rsid w:val="002A6D82"/>
    <w:rsid w:val="002B2140"/>
    <w:rsid w:val="002B77A7"/>
    <w:rsid w:val="002C0A84"/>
    <w:rsid w:val="002C5459"/>
    <w:rsid w:val="002D2995"/>
    <w:rsid w:val="002D486E"/>
    <w:rsid w:val="002D540A"/>
    <w:rsid w:val="002D628D"/>
    <w:rsid w:val="002E0704"/>
    <w:rsid w:val="002E17AC"/>
    <w:rsid w:val="002E24C8"/>
    <w:rsid w:val="002E5147"/>
    <w:rsid w:val="002F2A38"/>
    <w:rsid w:val="00306489"/>
    <w:rsid w:val="00312BA2"/>
    <w:rsid w:val="00312F03"/>
    <w:rsid w:val="003138AB"/>
    <w:rsid w:val="003173F9"/>
    <w:rsid w:val="00320D95"/>
    <w:rsid w:val="003229C2"/>
    <w:rsid w:val="003248FB"/>
    <w:rsid w:val="00330A75"/>
    <w:rsid w:val="00331B32"/>
    <w:rsid w:val="00332023"/>
    <w:rsid w:val="00334F94"/>
    <w:rsid w:val="00344716"/>
    <w:rsid w:val="00350E61"/>
    <w:rsid w:val="00352879"/>
    <w:rsid w:val="00364A5C"/>
    <w:rsid w:val="00365130"/>
    <w:rsid w:val="00365FBD"/>
    <w:rsid w:val="00366624"/>
    <w:rsid w:val="0037063B"/>
    <w:rsid w:val="0037095C"/>
    <w:rsid w:val="00372C53"/>
    <w:rsid w:val="003748C1"/>
    <w:rsid w:val="00375977"/>
    <w:rsid w:val="003760DE"/>
    <w:rsid w:val="00377818"/>
    <w:rsid w:val="00381893"/>
    <w:rsid w:val="00383B56"/>
    <w:rsid w:val="00383DCF"/>
    <w:rsid w:val="003841B2"/>
    <w:rsid w:val="0038445A"/>
    <w:rsid w:val="003851EA"/>
    <w:rsid w:val="003867F9"/>
    <w:rsid w:val="00395921"/>
    <w:rsid w:val="00396329"/>
    <w:rsid w:val="003A22F9"/>
    <w:rsid w:val="003A330A"/>
    <w:rsid w:val="003A4AC7"/>
    <w:rsid w:val="003A77AD"/>
    <w:rsid w:val="003B49CF"/>
    <w:rsid w:val="003C009A"/>
    <w:rsid w:val="003C0299"/>
    <w:rsid w:val="003D0D7F"/>
    <w:rsid w:val="003D3656"/>
    <w:rsid w:val="003D6C8E"/>
    <w:rsid w:val="003E1E49"/>
    <w:rsid w:val="003E58B3"/>
    <w:rsid w:val="003F2280"/>
    <w:rsid w:val="003F2A83"/>
    <w:rsid w:val="00401850"/>
    <w:rsid w:val="0040279A"/>
    <w:rsid w:val="00402B7E"/>
    <w:rsid w:val="00402E37"/>
    <w:rsid w:val="00403AE6"/>
    <w:rsid w:val="0040456C"/>
    <w:rsid w:val="00406E13"/>
    <w:rsid w:val="00412E60"/>
    <w:rsid w:val="00416949"/>
    <w:rsid w:val="00421686"/>
    <w:rsid w:val="004226A9"/>
    <w:rsid w:val="0043045F"/>
    <w:rsid w:val="004323C1"/>
    <w:rsid w:val="004376E3"/>
    <w:rsid w:val="0044131E"/>
    <w:rsid w:val="00441DED"/>
    <w:rsid w:val="004426E7"/>
    <w:rsid w:val="00444611"/>
    <w:rsid w:val="00444C8F"/>
    <w:rsid w:val="00445DDC"/>
    <w:rsid w:val="0044776E"/>
    <w:rsid w:val="00450F1E"/>
    <w:rsid w:val="00453E50"/>
    <w:rsid w:val="00460BB6"/>
    <w:rsid w:val="00461155"/>
    <w:rsid w:val="00461341"/>
    <w:rsid w:val="004615F6"/>
    <w:rsid w:val="004624F2"/>
    <w:rsid w:val="00466BD0"/>
    <w:rsid w:val="00466D3F"/>
    <w:rsid w:val="00470006"/>
    <w:rsid w:val="00470F33"/>
    <w:rsid w:val="00471429"/>
    <w:rsid w:val="00471977"/>
    <w:rsid w:val="00473287"/>
    <w:rsid w:val="00490A79"/>
    <w:rsid w:val="004916E8"/>
    <w:rsid w:val="004920A3"/>
    <w:rsid w:val="00496118"/>
    <w:rsid w:val="004A1861"/>
    <w:rsid w:val="004A49D3"/>
    <w:rsid w:val="004B31DF"/>
    <w:rsid w:val="004B7BA1"/>
    <w:rsid w:val="004C0032"/>
    <w:rsid w:val="004C12AB"/>
    <w:rsid w:val="004C21C0"/>
    <w:rsid w:val="004C2262"/>
    <w:rsid w:val="004C2420"/>
    <w:rsid w:val="004C31B1"/>
    <w:rsid w:val="004C52D2"/>
    <w:rsid w:val="004D439E"/>
    <w:rsid w:val="004D4665"/>
    <w:rsid w:val="004E270B"/>
    <w:rsid w:val="004E63C4"/>
    <w:rsid w:val="004F3E8B"/>
    <w:rsid w:val="00500E84"/>
    <w:rsid w:val="00501FF8"/>
    <w:rsid w:val="00504230"/>
    <w:rsid w:val="0051552B"/>
    <w:rsid w:val="005223C2"/>
    <w:rsid w:val="0052620E"/>
    <w:rsid w:val="0053052D"/>
    <w:rsid w:val="00530CB1"/>
    <w:rsid w:val="0054232F"/>
    <w:rsid w:val="00544347"/>
    <w:rsid w:val="00544B82"/>
    <w:rsid w:val="00547601"/>
    <w:rsid w:val="00550A50"/>
    <w:rsid w:val="005572AC"/>
    <w:rsid w:val="0056235A"/>
    <w:rsid w:val="005679ED"/>
    <w:rsid w:val="00567F4B"/>
    <w:rsid w:val="005714CC"/>
    <w:rsid w:val="00573DA7"/>
    <w:rsid w:val="00577EFD"/>
    <w:rsid w:val="005815BF"/>
    <w:rsid w:val="00586FA7"/>
    <w:rsid w:val="00595002"/>
    <w:rsid w:val="005959D7"/>
    <w:rsid w:val="00595AF0"/>
    <w:rsid w:val="005B452A"/>
    <w:rsid w:val="005C01BE"/>
    <w:rsid w:val="005C7D24"/>
    <w:rsid w:val="005D200B"/>
    <w:rsid w:val="005D4AB0"/>
    <w:rsid w:val="005D561C"/>
    <w:rsid w:val="005E0E28"/>
    <w:rsid w:val="005E1BA7"/>
    <w:rsid w:val="005E42DE"/>
    <w:rsid w:val="005E7ACB"/>
    <w:rsid w:val="005F037B"/>
    <w:rsid w:val="005F3188"/>
    <w:rsid w:val="005F40F7"/>
    <w:rsid w:val="005F59B7"/>
    <w:rsid w:val="005F5C1E"/>
    <w:rsid w:val="005F6FDA"/>
    <w:rsid w:val="0060006B"/>
    <w:rsid w:val="0060124E"/>
    <w:rsid w:val="00604460"/>
    <w:rsid w:val="00604C52"/>
    <w:rsid w:val="0061418B"/>
    <w:rsid w:val="00616755"/>
    <w:rsid w:val="00621328"/>
    <w:rsid w:val="00624398"/>
    <w:rsid w:val="006265A3"/>
    <w:rsid w:val="006270B2"/>
    <w:rsid w:val="00631FD6"/>
    <w:rsid w:val="006321F6"/>
    <w:rsid w:val="00632EFF"/>
    <w:rsid w:val="0063382D"/>
    <w:rsid w:val="0063395F"/>
    <w:rsid w:val="00634113"/>
    <w:rsid w:val="006348F9"/>
    <w:rsid w:val="006405B6"/>
    <w:rsid w:val="006449BA"/>
    <w:rsid w:val="0065093E"/>
    <w:rsid w:val="00652D69"/>
    <w:rsid w:val="00655F6D"/>
    <w:rsid w:val="00663F9C"/>
    <w:rsid w:val="006654D8"/>
    <w:rsid w:val="00665BFF"/>
    <w:rsid w:val="006661A8"/>
    <w:rsid w:val="00670A60"/>
    <w:rsid w:val="00673F79"/>
    <w:rsid w:val="00675649"/>
    <w:rsid w:val="00682E08"/>
    <w:rsid w:val="00683C01"/>
    <w:rsid w:val="006869A3"/>
    <w:rsid w:val="00692674"/>
    <w:rsid w:val="006941C1"/>
    <w:rsid w:val="0069492E"/>
    <w:rsid w:val="006970F2"/>
    <w:rsid w:val="006A6891"/>
    <w:rsid w:val="006A70DD"/>
    <w:rsid w:val="006A7513"/>
    <w:rsid w:val="006B4BF1"/>
    <w:rsid w:val="006B4DE1"/>
    <w:rsid w:val="006B4EE9"/>
    <w:rsid w:val="006B4F2E"/>
    <w:rsid w:val="006B53C6"/>
    <w:rsid w:val="006B6821"/>
    <w:rsid w:val="006B6E22"/>
    <w:rsid w:val="006C008D"/>
    <w:rsid w:val="006C09AC"/>
    <w:rsid w:val="006C16BA"/>
    <w:rsid w:val="006D00BA"/>
    <w:rsid w:val="006D1C42"/>
    <w:rsid w:val="006D4236"/>
    <w:rsid w:val="006D4987"/>
    <w:rsid w:val="006D61AF"/>
    <w:rsid w:val="006D64FD"/>
    <w:rsid w:val="006D7066"/>
    <w:rsid w:val="006E0144"/>
    <w:rsid w:val="006E279D"/>
    <w:rsid w:val="006E3E31"/>
    <w:rsid w:val="006E41C8"/>
    <w:rsid w:val="006E6371"/>
    <w:rsid w:val="006E7B0D"/>
    <w:rsid w:val="006F4EE2"/>
    <w:rsid w:val="006F55DD"/>
    <w:rsid w:val="006F5C54"/>
    <w:rsid w:val="006F5DDF"/>
    <w:rsid w:val="0070200F"/>
    <w:rsid w:val="00703706"/>
    <w:rsid w:val="00715B21"/>
    <w:rsid w:val="00717150"/>
    <w:rsid w:val="007270B7"/>
    <w:rsid w:val="00727277"/>
    <w:rsid w:val="007320B5"/>
    <w:rsid w:val="00742F62"/>
    <w:rsid w:val="007531D6"/>
    <w:rsid w:val="00763A4F"/>
    <w:rsid w:val="007652B5"/>
    <w:rsid w:val="007668A8"/>
    <w:rsid w:val="00767984"/>
    <w:rsid w:val="00770957"/>
    <w:rsid w:val="007738F0"/>
    <w:rsid w:val="00776F7B"/>
    <w:rsid w:val="0078047C"/>
    <w:rsid w:val="00780F0C"/>
    <w:rsid w:val="007823A0"/>
    <w:rsid w:val="0078254F"/>
    <w:rsid w:val="007830E9"/>
    <w:rsid w:val="00787B97"/>
    <w:rsid w:val="00787F85"/>
    <w:rsid w:val="00790D7E"/>
    <w:rsid w:val="007911EC"/>
    <w:rsid w:val="00791C68"/>
    <w:rsid w:val="00796DBE"/>
    <w:rsid w:val="007A1E6C"/>
    <w:rsid w:val="007A2F1C"/>
    <w:rsid w:val="007B426C"/>
    <w:rsid w:val="007B53D1"/>
    <w:rsid w:val="007B72C8"/>
    <w:rsid w:val="007B72FF"/>
    <w:rsid w:val="007B79E7"/>
    <w:rsid w:val="007C2005"/>
    <w:rsid w:val="007C762C"/>
    <w:rsid w:val="007D7441"/>
    <w:rsid w:val="007D7A09"/>
    <w:rsid w:val="007E2D73"/>
    <w:rsid w:val="007E544C"/>
    <w:rsid w:val="007F3235"/>
    <w:rsid w:val="007F3C4E"/>
    <w:rsid w:val="007F4652"/>
    <w:rsid w:val="007F6755"/>
    <w:rsid w:val="00801128"/>
    <w:rsid w:val="0080227D"/>
    <w:rsid w:val="00804F63"/>
    <w:rsid w:val="00805B08"/>
    <w:rsid w:val="008071AD"/>
    <w:rsid w:val="00823182"/>
    <w:rsid w:val="008244F6"/>
    <w:rsid w:val="00833DD2"/>
    <w:rsid w:val="0083459A"/>
    <w:rsid w:val="00834A08"/>
    <w:rsid w:val="00836ACB"/>
    <w:rsid w:val="00836B5A"/>
    <w:rsid w:val="00837D96"/>
    <w:rsid w:val="0084237B"/>
    <w:rsid w:val="008434FA"/>
    <w:rsid w:val="008451BF"/>
    <w:rsid w:val="00847F25"/>
    <w:rsid w:val="00850DC9"/>
    <w:rsid w:val="008756E0"/>
    <w:rsid w:val="00876222"/>
    <w:rsid w:val="00880418"/>
    <w:rsid w:val="00884992"/>
    <w:rsid w:val="00897461"/>
    <w:rsid w:val="008B52D6"/>
    <w:rsid w:val="008B66D9"/>
    <w:rsid w:val="008C1196"/>
    <w:rsid w:val="008C436E"/>
    <w:rsid w:val="008C7ED2"/>
    <w:rsid w:val="008D65F3"/>
    <w:rsid w:val="008E012D"/>
    <w:rsid w:val="008E1A76"/>
    <w:rsid w:val="008E454C"/>
    <w:rsid w:val="008E5D5F"/>
    <w:rsid w:val="008E76F1"/>
    <w:rsid w:val="008F15E4"/>
    <w:rsid w:val="008F3AD1"/>
    <w:rsid w:val="008F41CF"/>
    <w:rsid w:val="008F7E52"/>
    <w:rsid w:val="0090167A"/>
    <w:rsid w:val="0090321A"/>
    <w:rsid w:val="00905AA5"/>
    <w:rsid w:val="00906E65"/>
    <w:rsid w:val="0091074A"/>
    <w:rsid w:val="00911ACF"/>
    <w:rsid w:val="00912918"/>
    <w:rsid w:val="0091782F"/>
    <w:rsid w:val="009205E7"/>
    <w:rsid w:val="009215AD"/>
    <w:rsid w:val="0092289C"/>
    <w:rsid w:val="009250D4"/>
    <w:rsid w:val="00926DBF"/>
    <w:rsid w:val="00927065"/>
    <w:rsid w:val="0093346A"/>
    <w:rsid w:val="00935453"/>
    <w:rsid w:val="00941617"/>
    <w:rsid w:val="00943025"/>
    <w:rsid w:val="009507F2"/>
    <w:rsid w:val="009562FC"/>
    <w:rsid w:val="009566C9"/>
    <w:rsid w:val="00962513"/>
    <w:rsid w:val="00964347"/>
    <w:rsid w:val="00974D71"/>
    <w:rsid w:val="00983680"/>
    <w:rsid w:val="00994ACA"/>
    <w:rsid w:val="00997B97"/>
    <w:rsid w:val="009A0142"/>
    <w:rsid w:val="009A04C2"/>
    <w:rsid w:val="009A27CB"/>
    <w:rsid w:val="009A6689"/>
    <w:rsid w:val="009B4388"/>
    <w:rsid w:val="009C6462"/>
    <w:rsid w:val="009D0433"/>
    <w:rsid w:val="009D3714"/>
    <w:rsid w:val="009D545E"/>
    <w:rsid w:val="009D5C4C"/>
    <w:rsid w:val="009D6FF5"/>
    <w:rsid w:val="009E1121"/>
    <w:rsid w:val="009E14A2"/>
    <w:rsid w:val="009E2F5F"/>
    <w:rsid w:val="009E7CDC"/>
    <w:rsid w:val="009F0575"/>
    <w:rsid w:val="009F45F5"/>
    <w:rsid w:val="009F6408"/>
    <w:rsid w:val="009F7F9D"/>
    <w:rsid w:val="00A00427"/>
    <w:rsid w:val="00A02F3A"/>
    <w:rsid w:val="00A03348"/>
    <w:rsid w:val="00A07FC2"/>
    <w:rsid w:val="00A11AF9"/>
    <w:rsid w:val="00A11B5F"/>
    <w:rsid w:val="00A246F2"/>
    <w:rsid w:val="00A26542"/>
    <w:rsid w:val="00A31129"/>
    <w:rsid w:val="00A350AA"/>
    <w:rsid w:val="00A36A90"/>
    <w:rsid w:val="00A444A9"/>
    <w:rsid w:val="00A572BF"/>
    <w:rsid w:val="00A57EC7"/>
    <w:rsid w:val="00A61949"/>
    <w:rsid w:val="00A679D2"/>
    <w:rsid w:val="00A70E18"/>
    <w:rsid w:val="00A73A04"/>
    <w:rsid w:val="00A74CF3"/>
    <w:rsid w:val="00A824E5"/>
    <w:rsid w:val="00A833AB"/>
    <w:rsid w:val="00A9102E"/>
    <w:rsid w:val="00A91883"/>
    <w:rsid w:val="00A93177"/>
    <w:rsid w:val="00A9690B"/>
    <w:rsid w:val="00AA0F1B"/>
    <w:rsid w:val="00AA1449"/>
    <w:rsid w:val="00AA27F0"/>
    <w:rsid w:val="00AA7C80"/>
    <w:rsid w:val="00AB023E"/>
    <w:rsid w:val="00AB0419"/>
    <w:rsid w:val="00AB0C35"/>
    <w:rsid w:val="00AB2098"/>
    <w:rsid w:val="00AB3AEB"/>
    <w:rsid w:val="00AB6F7E"/>
    <w:rsid w:val="00AC595F"/>
    <w:rsid w:val="00AC776C"/>
    <w:rsid w:val="00AD024C"/>
    <w:rsid w:val="00AD0874"/>
    <w:rsid w:val="00AD0AA4"/>
    <w:rsid w:val="00AD553E"/>
    <w:rsid w:val="00AD63A1"/>
    <w:rsid w:val="00AE2ED3"/>
    <w:rsid w:val="00AE3E34"/>
    <w:rsid w:val="00AE5599"/>
    <w:rsid w:val="00AE7F9E"/>
    <w:rsid w:val="00AF1D2E"/>
    <w:rsid w:val="00AF268C"/>
    <w:rsid w:val="00AF2832"/>
    <w:rsid w:val="00AF2CE6"/>
    <w:rsid w:val="00AF2CE8"/>
    <w:rsid w:val="00AF57AF"/>
    <w:rsid w:val="00B02C44"/>
    <w:rsid w:val="00B05FAC"/>
    <w:rsid w:val="00B06E5F"/>
    <w:rsid w:val="00B10524"/>
    <w:rsid w:val="00B10AEF"/>
    <w:rsid w:val="00B10C63"/>
    <w:rsid w:val="00B1531E"/>
    <w:rsid w:val="00B168DC"/>
    <w:rsid w:val="00B1784C"/>
    <w:rsid w:val="00B20C7A"/>
    <w:rsid w:val="00B226CD"/>
    <w:rsid w:val="00B31F14"/>
    <w:rsid w:val="00B364EB"/>
    <w:rsid w:val="00B40EE7"/>
    <w:rsid w:val="00B44913"/>
    <w:rsid w:val="00B44C98"/>
    <w:rsid w:val="00B460B9"/>
    <w:rsid w:val="00B462D3"/>
    <w:rsid w:val="00B608F6"/>
    <w:rsid w:val="00B64321"/>
    <w:rsid w:val="00B6497A"/>
    <w:rsid w:val="00B700D2"/>
    <w:rsid w:val="00B707C6"/>
    <w:rsid w:val="00B72403"/>
    <w:rsid w:val="00B7281E"/>
    <w:rsid w:val="00B7782F"/>
    <w:rsid w:val="00B82BEB"/>
    <w:rsid w:val="00B86222"/>
    <w:rsid w:val="00B87F69"/>
    <w:rsid w:val="00B954A6"/>
    <w:rsid w:val="00BA2E18"/>
    <w:rsid w:val="00BB0231"/>
    <w:rsid w:val="00BB6BE2"/>
    <w:rsid w:val="00BB6FC3"/>
    <w:rsid w:val="00BB779D"/>
    <w:rsid w:val="00BC201F"/>
    <w:rsid w:val="00BC7D0D"/>
    <w:rsid w:val="00BD4C6F"/>
    <w:rsid w:val="00BD57DA"/>
    <w:rsid w:val="00BD5CB6"/>
    <w:rsid w:val="00BD6956"/>
    <w:rsid w:val="00BE283E"/>
    <w:rsid w:val="00BE4181"/>
    <w:rsid w:val="00BF2378"/>
    <w:rsid w:val="00BF598A"/>
    <w:rsid w:val="00C017E2"/>
    <w:rsid w:val="00C01EE5"/>
    <w:rsid w:val="00C05B9A"/>
    <w:rsid w:val="00C078A1"/>
    <w:rsid w:val="00C10475"/>
    <w:rsid w:val="00C128A7"/>
    <w:rsid w:val="00C15D1E"/>
    <w:rsid w:val="00C2133E"/>
    <w:rsid w:val="00C21F12"/>
    <w:rsid w:val="00C25769"/>
    <w:rsid w:val="00C27FD1"/>
    <w:rsid w:val="00C30CB2"/>
    <w:rsid w:val="00C30F23"/>
    <w:rsid w:val="00C357BD"/>
    <w:rsid w:val="00C36AC5"/>
    <w:rsid w:val="00C42C7C"/>
    <w:rsid w:val="00C46A53"/>
    <w:rsid w:val="00C51CCC"/>
    <w:rsid w:val="00C52069"/>
    <w:rsid w:val="00C53B10"/>
    <w:rsid w:val="00C56748"/>
    <w:rsid w:val="00C60F15"/>
    <w:rsid w:val="00C66217"/>
    <w:rsid w:val="00C727E8"/>
    <w:rsid w:val="00C733BD"/>
    <w:rsid w:val="00C836E9"/>
    <w:rsid w:val="00C843FB"/>
    <w:rsid w:val="00C87CBF"/>
    <w:rsid w:val="00C92091"/>
    <w:rsid w:val="00C97733"/>
    <w:rsid w:val="00CA5095"/>
    <w:rsid w:val="00CA6F42"/>
    <w:rsid w:val="00CB2351"/>
    <w:rsid w:val="00CB7837"/>
    <w:rsid w:val="00CB7DEF"/>
    <w:rsid w:val="00CC21F4"/>
    <w:rsid w:val="00CC29C7"/>
    <w:rsid w:val="00CD7A20"/>
    <w:rsid w:val="00CE2DD7"/>
    <w:rsid w:val="00CE4100"/>
    <w:rsid w:val="00CE582B"/>
    <w:rsid w:val="00CE67CC"/>
    <w:rsid w:val="00D0369F"/>
    <w:rsid w:val="00D06213"/>
    <w:rsid w:val="00D06C25"/>
    <w:rsid w:val="00D0759B"/>
    <w:rsid w:val="00D10C19"/>
    <w:rsid w:val="00D2309A"/>
    <w:rsid w:val="00D240BE"/>
    <w:rsid w:val="00D27CC5"/>
    <w:rsid w:val="00D32188"/>
    <w:rsid w:val="00D346E5"/>
    <w:rsid w:val="00D36699"/>
    <w:rsid w:val="00D426DC"/>
    <w:rsid w:val="00D51395"/>
    <w:rsid w:val="00D52E88"/>
    <w:rsid w:val="00D549F1"/>
    <w:rsid w:val="00D55CD8"/>
    <w:rsid w:val="00D561B0"/>
    <w:rsid w:val="00D61CED"/>
    <w:rsid w:val="00D630E0"/>
    <w:rsid w:val="00D64732"/>
    <w:rsid w:val="00D648F0"/>
    <w:rsid w:val="00D6596A"/>
    <w:rsid w:val="00D65A78"/>
    <w:rsid w:val="00D67434"/>
    <w:rsid w:val="00D71B7E"/>
    <w:rsid w:val="00D7284D"/>
    <w:rsid w:val="00D74268"/>
    <w:rsid w:val="00D82341"/>
    <w:rsid w:val="00D84253"/>
    <w:rsid w:val="00D87C6B"/>
    <w:rsid w:val="00D928F5"/>
    <w:rsid w:val="00D94B6F"/>
    <w:rsid w:val="00D96B56"/>
    <w:rsid w:val="00DA0D83"/>
    <w:rsid w:val="00DA2887"/>
    <w:rsid w:val="00DB6483"/>
    <w:rsid w:val="00DB7B6E"/>
    <w:rsid w:val="00DC2818"/>
    <w:rsid w:val="00DC2A72"/>
    <w:rsid w:val="00DC3565"/>
    <w:rsid w:val="00DD1167"/>
    <w:rsid w:val="00DD2832"/>
    <w:rsid w:val="00DD3553"/>
    <w:rsid w:val="00DD3B37"/>
    <w:rsid w:val="00DD3D28"/>
    <w:rsid w:val="00DD4B03"/>
    <w:rsid w:val="00DE262C"/>
    <w:rsid w:val="00DE4348"/>
    <w:rsid w:val="00DE665A"/>
    <w:rsid w:val="00DE7B97"/>
    <w:rsid w:val="00DF05B9"/>
    <w:rsid w:val="00DF20C1"/>
    <w:rsid w:val="00DF6A31"/>
    <w:rsid w:val="00E10054"/>
    <w:rsid w:val="00E114EF"/>
    <w:rsid w:val="00E13265"/>
    <w:rsid w:val="00E163FB"/>
    <w:rsid w:val="00E16F6D"/>
    <w:rsid w:val="00E17003"/>
    <w:rsid w:val="00E2273C"/>
    <w:rsid w:val="00E24F42"/>
    <w:rsid w:val="00E25B52"/>
    <w:rsid w:val="00E25BBD"/>
    <w:rsid w:val="00E25DB9"/>
    <w:rsid w:val="00E37053"/>
    <w:rsid w:val="00E37186"/>
    <w:rsid w:val="00E40126"/>
    <w:rsid w:val="00E43124"/>
    <w:rsid w:val="00E43742"/>
    <w:rsid w:val="00E449B5"/>
    <w:rsid w:val="00E50481"/>
    <w:rsid w:val="00E54B62"/>
    <w:rsid w:val="00E62A5A"/>
    <w:rsid w:val="00E62DA1"/>
    <w:rsid w:val="00E662FC"/>
    <w:rsid w:val="00E67937"/>
    <w:rsid w:val="00E70450"/>
    <w:rsid w:val="00E71350"/>
    <w:rsid w:val="00E7143B"/>
    <w:rsid w:val="00E728C4"/>
    <w:rsid w:val="00E75E02"/>
    <w:rsid w:val="00E76E4B"/>
    <w:rsid w:val="00E838C3"/>
    <w:rsid w:val="00E87E9F"/>
    <w:rsid w:val="00E922D8"/>
    <w:rsid w:val="00E950EC"/>
    <w:rsid w:val="00E95171"/>
    <w:rsid w:val="00E95442"/>
    <w:rsid w:val="00E95A94"/>
    <w:rsid w:val="00EA0B28"/>
    <w:rsid w:val="00EA4416"/>
    <w:rsid w:val="00EA45E2"/>
    <w:rsid w:val="00EA5DA5"/>
    <w:rsid w:val="00EA5F44"/>
    <w:rsid w:val="00EA6D3B"/>
    <w:rsid w:val="00EA6DA5"/>
    <w:rsid w:val="00EB0B9D"/>
    <w:rsid w:val="00EB0D82"/>
    <w:rsid w:val="00EB2872"/>
    <w:rsid w:val="00EB2D8C"/>
    <w:rsid w:val="00EC0DB4"/>
    <w:rsid w:val="00EC2DCC"/>
    <w:rsid w:val="00EC4E37"/>
    <w:rsid w:val="00EC69C9"/>
    <w:rsid w:val="00EC70FB"/>
    <w:rsid w:val="00ED2EDE"/>
    <w:rsid w:val="00EE1FF5"/>
    <w:rsid w:val="00EF1B76"/>
    <w:rsid w:val="00EF373B"/>
    <w:rsid w:val="00EF3F47"/>
    <w:rsid w:val="00EF3F70"/>
    <w:rsid w:val="00EF40C9"/>
    <w:rsid w:val="00EF6DE7"/>
    <w:rsid w:val="00EF71B4"/>
    <w:rsid w:val="00F0096B"/>
    <w:rsid w:val="00F0233F"/>
    <w:rsid w:val="00F0348C"/>
    <w:rsid w:val="00F079C6"/>
    <w:rsid w:val="00F10076"/>
    <w:rsid w:val="00F16D3E"/>
    <w:rsid w:val="00F17A21"/>
    <w:rsid w:val="00F203C1"/>
    <w:rsid w:val="00F24915"/>
    <w:rsid w:val="00F25EE4"/>
    <w:rsid w:val="00F43D50"/>
    <w:rsid w:val="00F451CE"/>
    <w:rsid w:val="00F51537"/>
    <w:rsid w:val="00F516D8"/>
    <w:rsid w:val="00F516E5"/>
    <w:rsid w:val="00F60241"/>
    <w:rsid w:val="00F60EEE"/>
    <w:rsid w:val="00F619E4"/>
    <w:rsid w:val="00F640B4"/>
    <w:rsid w:val="00F66F56"/>
    <w:rsid w:val="00F70503"/>
    <w:rsid w:val="00F76F96"/>
    <w:rsid w:val="00F8472D"/>
    <w:rsid w:val="00F94C7D"/>
    <w:rsid w:val="00FA01B0"/>
    <w:rsid w:val="00FA2FB4"/>
    <w:rsid w:val="00FA514A"/>
    <w:rsid w:val="00FA714E"/>
    <w:rsid w:val="00FB0812"/>
    <w:rsid w:val="00FB1A31"/>
    <w:rsid w:val="00FB3671"/>
    <w:rsid w:val="00FB48F9"/>
    <w:rsid w:val="00FB70D1"/>
    <w:rsid w:val="00FC113B"/>
    <w:rsid w:val="00FC2459"/>
    <w:rsid w:val="00FC7B80"/>
    <w:rsid w:val="00FD0964"/>
    <w:rsid w:val="00FD3A97"/>
    <w:rsid w:val="00FD7F65"/>
    <w:rsid w:val="00FE0844"/>
    <w:rsid w:val="00FE1834"/>
    <w:rsid w:val="00FE287A"/>
    <w:rsid w:val="00FF0618"/>
  </w:rsids>
  <m:mathPr>
    <m:mathFont m:val="Cambria Math"/>
    <m:brkBin m:val="before"/>
    <m:brkBinSub m:val="--"/>
    <m:smallFrac m:val="0"/>
    <m:dispDef/>
    <m:lMargin m:val="0"/>
    <m:rMargin m:val="0"/>
    <m:defJc m:val="centerGroup"/>
    <m:wrapIndent m:val="1440"/>
    <m:intLim m:val="subSup"/>
    <m:naryLim m:val="undOvr"/>
  </m:mathPr>
  <w:themeFontLang w:val="cs-CZ"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0C14A7"/>
  <w15:chartTrackingRefBased/>
  <w15:docId w15:val="{1FB05E1F-8478-46D9-9277-814B2387D1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504230"/>
    <w:pPr>
      <w:keepNext/>
      <w:keepLines/>
      <w:pageBreakBefore/>
      <w:numPr>
        <w:numId w:val="2"/>
      </w:numPr>
      <w:spacing w:before="720" w:after="360"/>
      <w:outlineLvl w:val="0"/>
    </w:pPr>
    <w:rPr>
      <w:rFonts w:ascii="Arial" w:eastAsiaTheme="majorEastAsia" w:hAnsi="Arial" w:cstheme="majorBidi"/>
      <w:b/>
      <w:color w:val="000000" w:themeColor="text1"/>
      <w:sz w:val="44"/>
      <w:szCs w:val="32"/>
    </w:rPr>
  </w:style>
  <w:style w:type="paragraph" w:styleId="Heading2">
    <w:name w:val="heading 2"/>
    <w:basedOn w:val="Normal"/>
    <w:next w:val="Normal"/>
    <w:link w:val="Heading2Char"/>
    <w:uiPriority w:val="9"/>
    <w:unhideWhenUsed/>
    <w:qFormat/>
    <w:rsid w:val="00012722"/>
    <w:pPr>
      <w:keepNext/>
      <w:keepLines/>
      <w:numPr>
        <w:ilvl w:val="1"/>
        <w:numId w:val="2"/>
      </w:numPr>
      <w:spacing w:before="360" w:after="180"/>
      <w:outlineLvl w:val="1"/>
    </w:pPr>
    <w:rPr>
      <w:rFonts w:ascii="Arial" w:eastAsiaTheme="majorEastAsia" w:hAnsi="Arial" w:cstheme="majorBidi"/>
      <w:b/>
      <w:color w:val="000000" w:themeColor="text1"/>
      <w:sz w:val="36"/>
      <w:szCs w:val="26"/>
    </w:rPr>
  </w:style>
  <w:style w:type="paragraph" w:styleId="Heading3">
    <w:name w:val="heading 3"/>
    <w:basedOn w:val="Normal"/>
    <w:next w:val="Normal"/>
    <w:link w:val="Heading3Char"/>
    <w:uiPriority w:val="9"/>
    <w:unhideWhenUsed/>
    <w:qFormat/>
    <w:rsid w:val="001D3605"/>
    <w:pPr>
      <w:keepNext/>
      <w:keepLines/>
      <w:numPr>
        <w:ilvl w:val="2"/>
        <w:numId w:val="2"/>
      </w:numPr>
      <w:tabs>
        <w:tab w:val="left" w:pos="1134"/>
      </w:tabs>
      <w:spacing w:before="320"/>
      <w:ind w:left="851" w:hanging="851"/>
      <w:outlineLvl w:val="2"/>
    </w:pPr>
    <w:rPr>
      <w:rFonts w:ascii="Arial" w:eastAsiaTheme="majorEastAsia" w:hAnsi="Arial" w:cstheme="majorBidi"/>
      <w:b/>
      <w:sz w:val="32"/>
      <w:szCs w:val="24"/>
    </w:rPr>
  </w:style>
  <w:style w:type="paragraph" w:styleId="Heading4">
    <w:name w:val="heading 4"/>
    <w:basedOn w:val="Normal"/>
    <w:next w:val="Normal"/>
    <w:link w:val="Heading4Char"/>
    <w:uiPriority w:val="9"/>
    <w:unhideWhenUsed/>
    <w:qFormat/>
    <w:rsid w:val="008756E0"/>
    <w:pPr>
      <w:keepNext/>
      <w:keepLines/>
      <w:numPr>
        <w:ilvl w:val="3"/>
        <w:numId w:val="2"/>
      </w:numPr>
      <w:spacing w:before="240" w:after="120"/>
      <w:outlineLvl w:val="3"/>
    </w:pPr>
    <w:rPr>
      <w:rFonts w:ascii="Arial" w:eastAsiaTheme="majorEastAsia" w:hAnsi="Arial" w:cstheme="majorBidi"/>
      <w:b/>
      <w:iCs/>
      <w:sz w:val="24"/>
    </w:rPr>
  </w:style>
  <w:style w:type="paragraph" w:styleId="Heading5">
    <w:name w:val="heading 5"/>
    <w:basedOn w:val="Normal"/>
    <w:next w:val="Normal"/>
    <w:link w:val="Heading5Char"/>
    <w:uiPriority w:val="9"/>
    <w:semiHidden/>
    <w:unhideWhenUsed/>
    <w:qFormat/>
    <w:rsid w:val="00CD7A20"/>
    <w:pPr>
      <w:keepNext/>
      <w:keepLines/>
      <w:numPr>
        <w:ilvl w:val="4"/>
        <w:numId w:val="2"/>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CD7A20"/>
    <w:pPr>
      <w:keepNext/>
      <w:keepLines/>
      <w:numPr>
        <w:ilvl w:val="5"/>
        <w:numId w:val="2"/>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CD7A20"/>
    <w:pPr>
      <w:keepNext/>
      <w:keepLines/>
      <w:numPr>
        <w:ilvl w:val="6"/>
        <w:numId w:val="2"/>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CD7A20"/>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D7A20"/>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tulnnadpis">
    <w:name w:val="Titulní nadpis"/>
    <w:basedOn w:val="Normal"/>
    <w:link w:val="TitulnnadpisChar"/>
    <w:qFormat/>
    <w:rsid w:val="00983680"/>
    <w:pPr>
      <w:jc w:val="center"/>
    </w:pPr>
    <w:rPr>
      <w:rFonts w:ascii="Arial" w:hAnsi="Arial" w:cs="ComeniaSans-Bold"/>
      <w:b/>
      <w:bCs/>
      <w:sz w:val="38"/>
      <w:szCs w:val="38"/>
    </w:rPr>
  </w:style>
  <w:style w:type="paragraph" w:customStyle="1" w:styleId="Standartnitext">
    <w:name w:val="Standartni text"/>
    <w:basedOn w:val="Normal"/>
    <w:link w:val="StandartnitextChar"/>
    <w:qFormat/>
    <w:rsid w:val="00A03348"/>
    <w:pPr>
      <w:spacing w:after="0" w:line="360" w:lineRule="auto"/>
      <w:ind w:firstLine="709"/>
      <w:jc w:val="both"/>
    </w:pPr>
    <w:rPr>
      <w:rFonts w:ascii="Cambria" w:hAnsi="Cambria" w:cs="Arial"/>
      <w:sz w:val="24"/>
    </w:rPr>
  </w:style>
  <w:style w:type="character" w:customStyle="1" w:styleId="TitulnnadpisChar">
    <w:name w:val="Titulní nadpis Char"/>
    <w:basedOn w:val="DefaultParagraphFont"/>
    <w:link w:val="Titulnnadpis"/>
    <w:rsid w:val="00983680"/>
    <w:rPr>
      <w:rFonts w:ascii="Arial" w:hAnsi="Arial" w:cs="ComeniaSans-Bold"/>
      <w:b/>
      <w:bCs/>
      <w:sz w:val="38"/>
      <w:szCs w:val="38"/>
    </w:rPr>
  </w:style>
  <w:style w:type="character" w:customStyle="1" w:styleId="Heading1Char">
    <w:name w:val="Heading 1 Char"/>
    <w:basedOn w:val="DefaultParagraphFont"/>
    <w:link w:val="Heading1"/>
    <w:uiPriority w:val="9"/>
    <w:rsid w:val="00504230"/>
    <w:rPr>
      <w:rFonts w:ascii="Arial" w:eastAsiaTheme="majorEastAsia" w:hAnsi="Arial" w:cstheme="majorBidi"/>
      <w:b/>
      <w:color w:val="000000" w:themeColor="text1"/>
      <w:sz w:val="44"/>
      <w:szCs w:val="32"/>
    </w:rPr>
  </w:style>
  <w:style w:type="character" w:customStyle="1" w:styleId="StandartnitextChar">
    <w:name w:val="Standartni text Char"/>
    <w:basedOn w:val="DefaultParagraphFont"/>
    <w:link w:val="Standartnitext"/>
    <w:rsid w:val="00A03348"/>
    <w:rPr>
      <w:rFonts w:ascii="Cambria" w:hAnsi="Cambria" w:cs="Arial"/>
      <w:sz w:val="24"/>
    </w:rPr>
  </w:style>
  <w:style w:type="character" w:customStyle="1" w:styleId="Heading2Char">
    <w:name w:val="Heading 2 Char"/>
    <w:basedOn w:val="DefaultParagraphFont"/>
    <w:link w:val="Heading2"/>
    <w:uiPriority w:val="9"/>
    <w:rsid w:val="00012722"/>
    <w:rPr>
      <w:rFonts w:ascii="Arial" w:eastAsiaTheme="majorEastAsia" w:hAnsi="Arial" w:cstheme="majorBidi"/>
      <w:b/>
      <w:color w:val="000000" w:themeColor="text1"/>
      <w:sz w:val="36"/>
      <w:szCs w:val="26"/>
    </w:rPr>
  </w:style>
  <w:style w:type="paragraph" w:styleId="Header">
    <w:name w:val="header"/>
    <w:basedOn w:val="Normal"/>
    <w:link w:val="HeaderChar"/>
    <w:uiPriority w:val="99"/>
    <w:unhideWhenUsed/>
    <w:rsid w:val="00FB0812"/>
    <w:pPr>
      <w:tabs>
        <w:tab w:val="center" w:pos="4536"/>
        <w:tab w:val="right" w:pos="9072"/>
      </w:tabs>
      <w:spacing w:after="0" w:line="240" w:lineRule="auto"/>
    </w:pPr>
  </w:style>
  <w:style w:type="character" w:customStyle="1" w:styleId="HeaderChar">
    <w:name w:val="Header Char"/>
    <w:basedOn w:val="DefaultParagraphFont"/>
    <w:link w:val="Header"/>
    <w:uiPriority w:val="99"/>
    <w:rsid w:val="00FB0812"/>
  </w:style>
  <w:style w:type="paragraph" w:styleId="Footer">
    <w:name w:val="footer"/>
    <w:basedOn w:val="Normal"/>
    <w:link w:val="FooterChar"/>
    <w:uiPriority w:val="99"/>
    <w:unhideWhenUsed/>
    <w:rsid w:val="00FB0812"/>
    <w:pPr>
      <w:tabs>
        <w:tab w:val="center" w:pos="4536"/>
        <w:tab w:val="right" w:pos="9072"/>
      </w:tabs>
      <w:spacing w:after="0" w:line="240" w:lineRule="auto"/>
    </w:pPr>
  </w:style>
  <w:style w:type="character" w:customStyle="1" w:styleId="FooterChar">
    <w:name w:val="Footer Char"/>
    <w:basedOn w:val="DefaultParagraphFont"/>
    <w:link w:val="Footer"/>
    <w:uiPriority w:val="99"/>
    <w:rsid w:val="00FB0812"/>
  </w:style>
  <w:style w:type="character" w:customStyle="1" w:styleId="Heading3Char">
    <w:name w:val="Heading 3 Char"/>
    <w:basedOn w:val="DefaultParagraphFont"/>
    <w:link w:val="Heading3"/>
    <w:uiPriority w:val="9"/>
    <w:rsid w:val="001D3605"/>
    <w:rPr>
      <w:rFonts w:ascii="Arial" w:eastAsiaTheme="majorEastAsia" w:hAnsi="Arial" w:cstheme="majorBidi"/>
      <w:b/>
      <w:sz w:val="32"/>
      <w:szCs w:val="24"/>
    </w:rPr>
  </w:style>
  <w:style w:type="character" w:styleId="PlaceholderText">
    <w:name w:val="Placeholder Text"/>
    <w:basedOn w:val="DefaultParagraphFont"/>
    <w:uiPriority w:val="99"/>
    <w:semiHidden/>
    <w:rsid w:val="00682E08"/>
    <w:rPr>
      <w:color w:val="808080"/>
    </w:rPr>
  </w:style>
  <w:style w:type="paragraph" w:styleId="Caption">
    <w:name w:val="caption"/>
    <w:basedOn w:val="Normal"/>
    <w:next w:val="Normal"/>
    <w:uiPriority w:val="35"/>
    <w:unhideWhenUsed/>
    <w:qFormat/>
    <w:rsid w:val="006B4BF1"/>
    <w:pPr>
      <w:spacing w:after="200" w:line="360" w:lineRule="auto"/>
      <w:jc w:val="center"/>
    </w:pPr>
    <w:rPr>
      <w:rFonts w:ascii="Cambria" w:hAnsi="Cambria"/>
      <w:i/>
      <w:iCs/>
      <w:sz w:val="20"/>
      <w:szCs w:val="18"/>
    </w:rPr>
  </w:style>
  <w:style w:type="paragraph" w:styleId="ListParagraph">
    <w:name w:val="List Paragraph"/>
    <w:basedOn w:val="Normal"/>
    <w:uiPriority w:val="34"/>
    <w:qFormat/>
    <w:rsid w:val="00834A08"/>
    <w:pPr>
      <w:ind w:left="720"/>
      <w:contextualSpacing/>
    </w:pPr>
  </w:style>
  <w:style w:type="character" w:customStyle="1" w:styleId="Heading4Char">
    <w:name w:val="Heading 4 Char"/>
    <w:basedOn w:val="DefaultParagraphFont"/>
    <w:link w:val="Heading4"/>
    <w:uiPriority w:val="9"/>
    <w:rsid w:val="008756E0"/>
    <w:rPr>
      <w:rFonts w:ascii="Arial" w:eastAsiaTheme="majorEastAsia" w:hAnsi="Arial" w:cstheme="majorBidi"/>
      <w:b/>
      <w:iCs/>
      <w:sz w:val="24"/>
    </w:rPr>
  </w:style>
  <w:style w:type="paragraph" w:styleId="NormalWeb">
    <w:name w:val="Normal (Web)"/>
    <w:basedOn w:val="Normal"/>
    <w:uiPriority w:val="99"/>
    <w:unhideWhenUsed/>
    <w:rsid w:val="00B460B9"/>
    <w:pPr>
      <w:spacing w:before="100" w:beforeAutospacing="1" w:after="100" w:afterAutospacing="1" w:line="240" w:lineRule="auto"/>
    </w:pPr>
    <w:rPr>
      <w:rFonts w:ascii="Times New Roman" w:eastAsia="Times New Roman" w:hAnsi="Times New Roman" w:cs="Times New Roman"/>
      <w:sz w:val="24"/>
      <w:szCs w:val="24"/>
      <w:lang w:eastAsia="cs-CZ" w:bidi="he-IL"/>
    </w:rPr>
  </w:style>
  <w:style w:type="character" w:styleId="CommentReference">
    <w:name w:val="annotation reference"/>
    <w:basedOn w:val="DefaultParagraphFont"/>
    <w:uiPriority w:val="99"/>
    <w:semiHidden/>
    <w:unhideWhenUsed/>
    <w:rsid w:val="00125FE2"/>
    <w:rPr>
      <w:sz w:val="16"/>
      <w:szCs w:val="16"/>
    </w:rPr>
  </w:style>
  <w:style w:type="paragraph" w:styleId="CommentText">
    <w:name w:val="annotation text"/>
    <w:basedOn w:val="Normal"/>
    <w:link w:val="CommentTextChar"/>
    <w:uiPriority w:val="99"/>
    <w:semiHidden/>
    <w:unhideWhenUsed/>
    <w:rsid w:val="00125FE2"/>
    <w:pPr>
      <w:spacing w:line="240" w:lineRule="auto"/>
    </w:pPr>
    <w:rPr>
      <w:sz w:val="20"/>
      <w:szCs w:val="20"/>
    </w:rPr>
  </w:style>
  <w:style w:type="character" w:customStyle="1" w:styleId="CommentTextChar">
    <w:name w:val="Comment Text Char"/>
    <w:basedOn w:val="DefaultParagraphFont"/>
    <w:link w:val="CommentText"/>
    <w:uiPriority w:val="99"/>
    <w:semiHidden/>
    <w:rsid w:val="00125FE2"/>
    <w:rPr>
      <w:sz w:val="20"/>
      <w:szCs w:val="20"/>
    </w:rPr>
  </w:style>
  <w:style w:type="paragraph" w:styleId="CommentSubject">
    <w:name w:val="annotation subject"/>
    <w:basedOn w:val="CommentText"/>
    <w:next w:val="CommentText"/>
    <w:link w:val="CommentSubjectChar"/>
    <w:uiPriority w:val="99"/>
    <w:semiHidden/>
    <w:unhideWhenUsed/>
    <w:rsid w:val="00125FE2"/>
    <w:rPr>
      <w:b/>
      <w:bCs/>
    </w:rPr>
  </w:style>
  <w:style w:type="character" w:customStyle="1" w:styleId="CommentSubjectChar">
    <w:name w:val="Comment Subject Char"/>
    <w:basedOn w:val="CommentTextChar"/>
    <w:link w:val="CommentSubject"/>
    <w:uiPriority w:val="99"/>
    <w:semiHidden/>
    <w:rsid w:val="00125FE2"/>
    <w:rPr>
      <w:b/>
      <w:bCs/>
      <w:sz w:val="20"/>
      <w:szCs w:val="20"/>
    </w:rPr>
  </w:style>
  <w:style w:type="paragraph" w:styleId="BalloonText">
    <w:name w:val="Balloon Text"/>
    <w:basedOn w:val="Normal"/>
    <w:link w:val="BalloonTextChar"/>
    <w:uiPriority w:val="99"/>
    <w:semiHidden/>
    <w:unhideWhenUsed/>
    <w:rsid w:val="00125FE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25FE2"/>
    <w:rPr>
      <w:rFonts w:ascii="Segoe UI" w:hAnsi="Segoe UI" w:cs="Segoe UI"/>
      <w:sz w:val="18"/>
      <w:szCs w:val="18"/>
    </w:rPr>
  </w:style>
  <w:style w:type="paragraph" w:customStyle="1" w:styleId="Headingwithoutnumber">
    <w:name w:val="Heading without number"/>
    <w:basedOn w:val="Heading1"/>
    <w:link w:val="HeadingwithoutnumberChar"/>
    <w:qFormat/>
    <w:rsid w:val="00B226CD"/>
    <w:pPr>
      <w:numPr>
        <w:numId w:val="0"/>
      </w:numPr>
    </w:pPr>
  </w:style>
  <w:style w:type="paragraph" w:styleId="FootnoteText">
    <w:name w:val="footnote text"/>
    <w:basedOn w:val="Normal"/>
    <w:link w:val="FootnoteTextChar"/>
    <w:uiPriority w:val="99"/>
    <w:semiHidden/>
    <w:unhideWhenUsed/>
    <w:rsid w:val="00AE7F9E"/>
    <w:pPr>
      <w:spacing w:after="0" w:line="240" w:lineRule="auto"/>
    </w:pPr>
    <w:rPr>
      <w:sz w:val="20"/>
      <w:szCs w:val="20"/>
    </w:rPr>
  </w:style>
  <w:style w:type="character" w:customStyle="1" w:styleId="HeadingwithoutnumberChar">
    <w:name w:val="Heading without number Char"/>
    <w:basedOn w:val="Heading1Char"/>
    <w:link w:val="Headingwithoutnumber"/>
    <w:rsid w:val="00B226CD"/>
    <w:rPr>
      <w:rFonts w:ascii="Arial" w:eastAsiaTheme="majorEastAsia" w:hAnsi="Arial" w:cstheme="majorBidi"/>
      <w:b/>
      <w:color w:val="000000" w:themeColor="text1"/>
      <w:sz w:val="44"/>
      <w:szCs w:val="32"/>
    </w:rPr>
  </w:style>
  <w:style w:type="character" w:customStyle="1" w:styleId="FootnoteTextChar">
    <w:name w:val="Footnote Text Char"/>
    <w:basedOn w:val="DefaultParagraphFont"/>
    <w:link w:val="FootnoteText"/>
    <w:uiPriority w:val="99"/>
    <w:semiHidden/>
    <w:rsid w:val="00AE7F9E"/>
    <w:rPr>
      <w:sz w:val="20"/>
      <w:szCs w:val="20"/>
    </w:rPr>
  </w:style>
  <w:style w:type="character" w:styleId="FootnoteReference">
    <w:name w:val="footnote reference"/>
    <w:basedOn w:val="DefaultParagraphFont"/>
    <w:uiPriority w:val="99"/>
    <w:semiHidden/>
    <w:unhideWhenUsed/>
    <w:rsid w:val="00AE7F9E"/>
    <w:rPr>
      <w:vertAlign w:val="superscript"/>
    </w:rPr>
  </w:style>
  <w:style w:type="character" w:customStyle="1" w:styleId="Heading5Char">
    <w:name w:val="Heading 5 Char"/>
    <w:basedOn w:val="DefaultParagraphFont"/>
    <w:link w:val="Heading5"/>
    <w:uiPriority w:val="9"/>
    <w:semiHidden/>
    <w:rsid w:val="00CD7A20"/>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CD7A20"/>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CD7A20"/>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CD7A2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D7A20"/>
    <w:rPr>
      <w:rFonts w:asciiTheme="majorHAnsi" w:eastAsiaTheme="majorEastAsia" w:hAnsiTheme="majorHAnsi" w:cstheme="majorBidi"/>
      <w:i/>
      <w:iCs/>
      <w:color w:val="272727" w:themeColor="text1" w:themeTint="D8"/>
      <w:sz w:val="21"/>
      <w:szCs w:val="21"/>
    </w:rPr>
  </w:style>
  <w:style w:type="paragraph" w:styleId="TOC1">
    <w:name w:val="toc 1"/>
    <w:basedOn w:val="Normal"/>
    <w:next w:val="Normal"/>
    <w:autoRedefine/>
    <w:uiPriority w:val="39"/>
    <w:unhideWhenUsed/>
    <w:rsid w:val="00CD7A20"/>
    <w:pPr>
      <w:spacing w:after="100"/>
    </w:pPr>
  </w:style>
  <w:style w:type="paragraph" w:styleId="TOC2">
    <w:name w:val="toc 2"/>
    <w:basedOn w:val="Normal"/>
    <w:next w:val="Normal"/>
    <w:autoRedefine/>
    <w:uiPriority w:val="39"/>
    <w:unhideWhenUsed/>
    <w:rsid w:val="00CD7A20"/>
    <w:pPr>
      <w:spacing w:after="100"/>
      <w:ind w:left="220"/>
    </w:pPr>
  </w:style>
  <w:style w:type="paragraph" w:styleId="TOC3">
    <w:name w:val="toc 3"/>
    <w:basedOn w:val="Normal"/>
    <w:next w:val="Normal"/>
    <w:autoRedefine/>
    <w:uiPriority w:val="39"/>
    <w:unhideWhenUsed/>
    <w:rsid w:val="00CD7A20"/>
    <w:pPr>
      <w:spacing w:after="100"/>
      <w:ind w:left="440"/>
    </w:pPr>
  </w:style>
  <w:style w:type="paragraph" w:styleId="TOC4">
    <w:name w:val="toc 4"/>
    <w:basedOn w:val="Normal"/>
    <w:next w:val="Normal"/>
    <w:autoRedefine/>
    <w:uiPriority w:val="39"/>
    <w:unhideWhenUsed/>
    <w:rsid w:val="00CD7A20"/>
    <w:pPr>
      <w:spacing w:after="100"/>
      <w:ind w:left="660"/>
    </w:pPr>
  </w:style>
  <w:style w:type="character" w:styleId="Hyperlink">
    <w:name w:val="Hyperlink"/>
    <w:basedOn w:val="DefaultParagraphFont"/>
    <w:uiPriority w:val="99"/>
    <w:unhideWhenUsed/>
    <w:rsid w:val="00CD7A20"/>
    <w:rPr>
      <w:color w:val="0563C1" w:themeColor="hyperlink"/>
      <w:u w:val="single"/>
    </w:rPr>
  </w:style>
  <w:style w:type="table" w:styleId="TableGrid">
    <w:name w:val="Table Grid"/>
    <w:basedOn w:val="TableNormal"/>
    <w:uiPriority w:val="39"/>
    <w:rsid w:val="00FB367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
    <w:name w:val="Grid Table 4"/>
    <w:basedOn w:val="TableNormal"/>
    <w:uiPriority w:val="49"/>
    <w:rsid w:val="00FB3671"/>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PlainTable1">
    <w:name w:val="Plain Table 1"/>
    <w:basedOn w:val="TableNormal"/>
    <w:uiPriority w:val="41"/>
    <w:rsid w:val="00FB367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tabulkatext">
    <w:name w:val="tabulka text"/>
    <w:basedOn w:val="Standartnitext"/>
    <w:link w:val="tabulkatextChar"/>
    <w:qFormat/>
    <w:rsid w:val="00C46A53"/>
    <w:pPr>
      <w:keepLines/>
      <w:spacing w:before="120" w:after="120" w:line="240" w:lineRule="auto"/>
      <w:ind w:firstLine="0"/>
      <w:jc w:val="left"/>
    </w:pPr>
    <w:rPr>
      <w:bCs/>
      <w:sz w:val="22"/>
    </w:rPr>
  </w:style>
  <w:style w:type="table" w:styleId="PlainTable2">
    <w:name w:val="Plain Table 2"/>
    <w:basedOn w:val="TableNormal"/>
    <w:uiPriority w:val="42"/>
    <w:rsid w:val="0026640B"/>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tabulkatextChar">
    <w:name w:val="tabulka text Char"/>
    <w:basedOn w:val="StandartnitextChar"/>
    <w:link w:val="tabulkatext"/>
    <w:rsid w:val="00C46A53"/>
    <w:rPr>
      <w:rFonts w:ascii="Cambria" w:hAnsi="Cambria" w:cs="Arial"/>
      <w:bCs/>
      <w:sz w:val="24"/>
    </w:rPr>
  </w:style>
  <w:style w:type="table" w:styleId="GridTable1Light">
    <w:name w:val="Grid Table 1 Light"/>
    <w:basedOn w:val="TableNormal"/>
    <w:uiPriority w:val="46"/>
    <w:rsid w:val="0026640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seznamcislovany">
    <w:name w:val="seznam cislovany"/>
    <w:basedOn w:val="Standartnitext"/>
    <w:link w:val="seznamcislovanyChar"/>
    <w:qFormat/>
    <w:rsid w:val="00CA6F42"/>
    <w:pPr>
      <w:numPr>
        <w:numId w:val="3"/>
      </w:numPr>
    </w:pPr>
  </w:style>
  <w:style w:type="character" w:customStyle="1" w:styleId="seznamcislovanyChar">
    <w:name w:val="seznam cislovany Char"/>
    <w:basedOn w:val="StandartnitextChar"/>
    <w:link w:val="seznamcislovany"/>
    <w:rsid w:val="00CA6F42"/>
    <w:rPr>
      <w:rFonts w:ascii="Cambria" w:hAnsi="Cambria" w:cs="Arial"/>
      <w:sz w:val="24"/>
    </w:rPr>
  </w:style>
  <w:style w:type="paragraph" w:customStyle="1" w:styleId="Code">
    <w:name w:val="Code"/>
    <w:basedOn w:val="Standartnitext"/>
    <w:link w:val="CodeChar"/>
    <w:qFormat/>
    <w:rsid w:val="008756E0"/>
    <w:pPr>
      <w:keepLines/>
      <w:suppressAutoHyphens/>
      <w:spacing w:before="240" w:after="240"/>
      <w:ind w:firstLine="0"/>
      <w:contextualSpacing/>
    </w:pPr>
    <w:rPr>
      <w:rFonts w:ascii="Consolas" w:hAnsi="Consolas"/>
      <w:sz w:val="22"/>
    </w:rPr>
  </w:style>
  <w:style w:type="character" w:customStyle="1" w:styleId="CodeChar">
    <w:name w:val="Code Char"/>
    <w:basedOn w:val="StandartnitextChar"/>
    <w:link w:val="Code"/>
    <w:rsid w:val="008756E0"/>
    <w:rPr>
      <w:rFonts w:ascii="Consolas" w:hAnsi="Consolas" w:cs="Arial"/>
      <w:sz w:val="24"/>
    </w:rPr>
  </w:style>
  <w:style w:type="paragraph" w:customStyle="1" w:styleId="Rovnice">
    <w:name w:val="Rovnice"/>
    <w:basedOn w:val="Normal"/>
    <w:qFormat/>
    <w:rsid w:val="00530CB1"/>
    <w:pPr>
      <w:keepNext/>
      <w:keepLines/>
      <w:tabs>
        <w:tab w:val="left" w:pos="1701"/>
        <w:tab w:val="left" w:pos="7088"/>
      </w:tabs>
      <w:spacing w:before="240" w:after="240" w:line="360" w:lineRule="auto"/>
      <w:jc w:val="center"/>
    </w:pPr>
    <w:rPr>
      <w:rFonts w:ascii="Cambria" w:eastAsiaTheme="minorEastAsia" w:hAnsi="Cambria" w:cs="Arial"/>
      <w:sz w:val="24"/>
    </w:rPr>
  </w:style>
  <w:style w:type="paragraph" w:customStyle="1" w:styleId="Citace">
    <w:name w:val="Citace"/>
    <w:basedOn w:val="Standartnitext"/>
    <w:qFormat/>
    <w:rsid w:val="00683C01"/>
    <w:pPr>
      <w:keepNext/>
      <w:keepLines/>
      <w:suppressAutoHyphens/>
    </w:pPr>
    <w:rPr>
      <w:lang w:bidi="he-IL"/>
    </w:rPr>
  </w:style>
  <w:style w:type="paragraph" w:customStyle="1" w:styleId="CAPITION">
    <w:name w:val="CAPITION"/>
    <w:basedOn w:val="Standartnitext"/>
    <w:qFormat/>
    <w:rsid w:val="00C25769"/>
    <w:pPr>
      <w:keepLines/>
      <w:spacing w:after="400" w:line="240" w:lineRule="auto"/>
      <w:ind w:firstLine="0"/>
      <w:jc w:val="center"/>
    </w:pPr>
    <w:rPr>
      <w:sz w:val="20"/>
    </w:rPr>
  </w:style>
  <w:style w:type="paragraph" w:customStyle="1" w:styleId="Obrzek">
    <w:name w:val="Obrázek"/>
    <w:basedOn w:val="Standartnitext"/>
    <w:qFormat/>
    <w:rsid w:val="00C46A53"/>
    <w:pPr>
      <w:keepNext/>
      <w:keepLines/>
      <w:ind w:firstLine="0"/>
      <w:jc w:val="center"/>
    </w:pPr>
    <w:rPr>
      <w:noProof/>
      <w:lang w:eastAsia="cs-CZ"/>
    </w:rPr>
  </w:style>
  <w:style w:type="paragraph" w:customStyle="1" w:styleId="Captiontable">
    <w:name w:val="Caption table"/>
    <w:basedOn w:val="CAPITION"/>
    <w:qFormat/>
    <w:rsid w:val="008756E0"/>
    <w:pPr>
      <w:keepNext/>
      <w:keepLines w:val="0"/>
      <w:spacing w:before="400" w:after="200"/>
    </w:pPr>
  </w:style>
  <w:style w:type="paragraph" w:styleId="Bibliography">
    <w:name w:val="Bibliography"/>
    <w:basedOn w:val="Normal"/>
    <w:next w:val="Normal"/>
    <w:uiPriority w:val="37"/>
    <w:unhideWhenUsed/>
    <w:rsid w:val="0060006B"/>
    <w:pPr>
      <w:numPr>
        <w:numId w:val="7"/>
      </w:numPr>
      <w:spacing w:after="240" w:line="240" w:lineRule="auto"/>
      <w:ind w:left="709" w:hanging="709"/>
      <w:jc w:val="both"/>
    </w:pPr>
    <w:rPr>
      <w:rFonts w:ascii="Cambria" w:hAnsi="Cambria"/>
    </w:rPr>
  </w:style>
  <w:style w:type="paragraph" w:customStyle="1" w:styleId="Standartnitextbezodsazeni">
    <w:name w:val="Standartni text bez odsazeni"/>
    <w:basedOn w:val="Standartnitext"/>
    <w:qFormat/>
    <w:rsid w:val="00155E3A"/>
    <w:pPr>
      <w:ind w:firstLine="0"/>
    </w:pPr>
  </w:style>
  <w:style w:type="paragraph" w:styleId="Revision">
    <w:name w:val="Revision"/>
    <w:hidden/>
    <w:uiPriority w:val="99"/>
    <w:semiHidden/>
    <w:rsid w:val="009A0142"/>
    <w:pPr>
      <w:spacing w:after="0" w:line="240" w:lineRule="auto"/>
    </w:pPr>
  </w:style>
  <w:style w:type="character" w:customStyle="1" w:styleId="citacekurzvou">
    <w:name w:val="citace kurzívou"/>
    <w:basedOn w:val="DefaultParagraphFont"/>
    <w:uiPriority w:val="1"/>
    <w:qFormat/>
    <w:rsid w:val="00AB0C35"/>
    <w:rPr>
      <w:i/>
    </w:rPr>
  </w:style>
  <w:style w:type="character" w:styleId="FollowedHyperlink">
    <w:name w:val="FollowedHyperlink"/>
    <w:basedOn w:val="DefaultParagraphFont"/>
    <w:uiPriority w:val="99"/>
    <w:semiHidden/>
    <w:unhideWhenUsed/>
    <w:rsid w:val="004C003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834138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8.png"/><Relationship Id="rId11" Type="http://schemas.openxmlformats.org/officeDocument/2006/relationships/image" Target="media/image1.png"/><Relationship Id="rId24" Type="http://schemas.microsoft.com/office/2007/relationships/hdphoto" Target="media/hdphoto1.wdp"/><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footer" Target="footer2.xml"/><Relationship Id="rId5" Type="http://schemas.openxmlformats.org/officeDocument/2006/relationships/webSettings" Target="webSettings.xml"/><Relationship Id="rId19" Type="http://schemas.openxmlformats.org/officeDocument/2006/relationships/image" Target="media/image9.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glossaryDocument" Target="glossary/document.xml"/><Relationship Id="rId8" Type="http://schemas.openxmlformats.org/officeDocument/2006/relationships/comments" Target="comments.xml"/><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10.png"/><Relationship Id="rId41" Type="http://schemas.openxmlformats.org/officeDocument/2006/relationships/image" Target="media/image30.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theme" Target="theme/theme1.xml"/><Relationship Id="rId10" Type="http://schemas.openxmlformats.org/officeDocument/2006/relationships/footer" Target="footer1.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ComeniaSans-Bold">
    <w:altName w:val="Calibri"/>
    <w:panose1 w:val="00000000000000000000"/>
    <w:charset w:val="EE"/>
    <w:family w:val="auto"/>
    <w:notTrueType/>
    <w:pitch w:val="default"/>
    <w:sig w:usb0="00000005" w:usb1="00000000" w:usb2="00000000" w:usb3="00000000" w:csb0="00000002" w:csb1="00000000"/>
  </w:font>
  <w:font w:name="Cambria">
    <w:panose1 w:val="02040503050406030204"/>
    <w:charset w:val="00"/>
    <w:family w:val="roman"/>
    <w:pitch w:val="variable"/>
    <w:sig w:usb0="A00002EF" w:usb1="4000004B" w:usb2="00000000" w:usb3="00000000" w:csb0="0000009F" w:csb1="00000000"/>
  </w:font>
  <w:font w:name="Segoe UI">
    <w:panose1 w:val="020B0502040204020203"/>
    <w:charset w:val="EE"/>
    <w:family w:val="swiss"/>
    <w:pitch w:val="variable"/>
    <w:sig w:usb0="E4002EFF" w:usb1="C000E47F" w:usb2="00000009" w:usb3="00000000" w:csb0="000001FF" w:csb1="00000000"/>
  </w:font>
  <w:font w:name="Consolas">
    <w:panose1 w:val="020B0609020204030204"/>
    <w:charset w:val="EE"/>
    <w:family w:val="modern"/>
    <w:pitch w:val="fixed"/>
    <w:sig w:usb0="E00006FF" w:usb1="0000FCFF" w:usb2="00000001" w:usb3="00000000" w:csb0="0000019F" w:csb1="00000000"/>
  </w:font>
  <w:font w:name="Cambria Math">
    <w:panose1 w:val="02040503050406030204"/>
    <w:charset w:val="EE"/>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05688"/>
    <w:rsid w:val="00005688"/>
    <w:rsid w:val="00CE3A21"/>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cs-CZ" w:eastAsia="cs-CZ"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05688"/>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3D8213-235C-4215-95C6-DF64A4E13E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1406</TotalTime>
  <Pages>63</Pages>
  <Words>30215</Words>
  <Characters>178271</Characters>
  <Application>Microsoft Office Word</Application>
  <DocSecurity>0</DocSecurity>
  <Lines>1485</Lines>
  <Paragraphs>416</Paragraphs>
  <ScaleCrop>false</ScaleCrop>
  <HeadingPairs>
    <vt:vector size="4" baseType="variant">
      <vt:variant>
        <vt:lpstr>Title</vt:lpstr>
      </vt:variant>
      <vt:variant>
        <vt:i4>1</vt:i4>
      </vt:variant>
      <vt:variant>
        <vt:lpstr>Název</vt:lpstr>
      </vt:variant>
      <vt:variant>
        <vt:i4>1</vt:i4>
      </vt:variant>
    </vt:vector>
  </HeadingPairs>
  <TitlesOfParts>
    <vt:vector size="2" baseType="lpstr">
      <vt:lpstr/>
      <vt:lpstr/>
    </vt:vector>
  </TitlesOfParts>
  <Company/>
  <LinksUpToDate>false</LinksUpToDate>
  <CharactersWithSpaces>208070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Pepa Sládek</dc:creator>
  <cp:keywords/>
  <dc:description/>
  <cp:lastModifiedBy>Pepa Sládek</cp:lastModifiedBy>
  <cp:revision>11</cp:revision>
  <dcterms:created xsi:type="dcterms:W3CDTF">2019-04-15T08:32:00Z</dcterms:created>
  <dcterms:modified xsi:type="dcterms:W3CDTF">2019-04-16T12:37:00Z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zotero-version="5.0.65"&gt;&lt;session id="Bx7wmUm2"/&gt;&lt;style id="http://www.zotero.org/styles/iso690-author-date-cs" hasBibliography="1" bibliographyStyleHasBeenSet="1"/&gt;&lt;prefs&gt;&lt;pref name="fieldType" value="Field"/&gt;&lt;/prefs&gt;&lt;/data&gt;</vt:lpwstr>
  </property>
</Properties>
</file>